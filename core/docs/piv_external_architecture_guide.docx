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193B3C" w14:textId="567FF7F4" w:rsidR="00EE0CBB" w:rsidRPr="002C21FC" w:rsidRDefault="006E4784" w:rsidP="009D1954">
      <w:pPr>
        <w:pStyle w:val="HeadingTitle"/>
      </w:pPr>
      <w:r w:rsidRPr="002C21FC">
        <w:rPr>
          <w:noProof/>
          <w:lang w:eastAsia="zh-CN"/>
        </w:rPr>
        <w:drawing>
          <wp:inline distT="0" distB="0" distL="0" distR="0" wp14:anchorId="13E9F2F0" wp14:editId="1119AFF1">
            <wp:extent cx="631031" cy="403860"/>
            <wp:effectExtent l="19050" t="0" r="0" b="0"/>
            <wp:docPr id="1" name="Picture 1" descr="i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
                    <pic:cNvPicPr>
                      <a:picLocks noChangeAspect="1" noChangeArrowheads="1"/>
                    </pic:cNvPicPr>
                  </pic:nvPicPr>
                  <pic:blipFill>
                    <a:blip r:embed="rId11" cstate="print"/>
                    <a:stretch>
                      <a:fillRect/>
                    </a:stretch>
                  </pic:blipFill>
                  <pic:spPr bwMode="auto">
                    <a:xfrm>
                      <a:off x="0" y="0"/>
                      <a:ext cx="631031" cy="403860"/>
                    </a:xfrm>
                    <a:prstGeom prst="rect">
                      <a:avLst/>
                    </a:prstGeom>
                    <a:noFill/>
                    <a:ln w="9525">
                      <a:noFill/>
                      <a:miter lim="800000"/>
                      <a:headEnd/>
                      <a:tailEnd/>
                    </a:ln>
                  </pic:spPr>
                </pic:pic>
              </a:graphicData>
            </a:graphic>
          </wp:inline>
        </w:drawing>
      </w:r>
      <w:r w:rsidR="00EE0CBB" w:rsidRPr="002C21FC">
        <w:tab/>
      </w:r>
      <w:r w:rsidR="000B4318">
        <w:t>PI</w:t>
      </w:r>
      <w:r w:rsidR="00533987" w:rsidRPr="00DF6830">
        <w:t>V Automation</w:t>
      </w:r>
      <w:r w:rsidR="000F2E97">
        <w:t xml:space="preserve"> External</w:t>
      </w:r>
      <w:r w:rsidR="00533987" w:rsidRPr="00DF6830">
        <w:t xml:space="preserve"> Architecture </w:t>
      </w:r>
      <w:r w:rsidR="00A373AD">
        <w:t>Guide</w:t>
      </w:r>
    </w:p>
    <w:p w14:paraId="5EFF3BF6" w14:textId="0DB65EFD" w:rsidR="00721047" w:rsidRPr="002C21FC" w:rsidRDefault="00533987" w:rsidP="00DD2043">
      <w:pPr>
        <w:spacing w:before="60"/>
        <w:rPr>
          <w:rFonts w:asciiTheme="minorHAnsi" w:hAnsiTheme="minorHAnsi"/>
          <w:b/>
          <w:bCs/>
          <w:sz w:val="24"/>
        </w:rPr>
      </w:pPr>
      <w:r>
        <w:rPr>
          <w:rFonts w:asciiTheme="minorHAnsi" w:hAnsiTheme="minorHAnsi"/>
          <w:b/>
          <w:i/>
          <w:sz w:val="28"/>
        </w:rPr>
        <w:t xml:space="preserve">Platform </w:t>
      </w:r>
      <w:r w:rsidR="004026ED">
        <w:rPr>
          <w:rFonts w:asciiTheme="minorHAnsi" w:hAnsiTheme="minorHAnsi"/>
          <w:b/>
          <w:i/>
          <w:sz w:val="28"/>
        </w:rPr>
        <w:t>Integration</w:t>
      </w:r>
      <w:r>
        <w:rPr>
          <w:rFonts w:asciiTheme="minorHAnsi" w:hAnsiTheme="minorHAnsi"/>
          <w:b/>
          <w:i/>
          <w:sz w:val="28"/>
        </w:rPr>
        <w:t xml:space="preserve"> and Validation, Data Center Group</w:t>
      </w:r>
      <w:r w:rsidR="008E43C3">
        <w:rPr>
          <w:rFonts w:asciiTheme="minorHAnsi" w:hAnsiTheme="minorHAnsi"/>
          <w:b/>
          <w:i/>
          <w:sz w:val="28"/>
        </w:rPr>
        <w:t xml:space="preserve"> (DCG)</w:t>
      </w:r>
    </w:p>
    <w:p w14:paraId="00AC3B0A" w14:textId="6EF9AEFA" w:rsidR="00EE0CBB" w:rsidRPr="002C21FC" w:rsidRDefault="00EE0CBB">
      <w:pPr>
        <w:rPr>
          <w:rFonts w:asciiTheme="minorHAnsi" w:hAnsiTheme="minorHAnsi"/>
          <w:b/>
          <w:bCs/>
          <w:sz w:val="24"/>
        </w:rPr>
      </w:pPr>
      <w:r w:rsidRPr="002C21FC">
        <w:rPr>
          <w:rFonts w:asciiTheme="minorHAnsi" w:hAnsiTheme="minorHAnsi"/>
          <w:b/>
          <w:bCs/>
          <w:sz w:val="24"/>
        </w:rPr>
        <w:t xml:space="preserve">Revision </w:t>
      </w:r>
      <w:r w:rsidR="00533987">
        <w:rPr>
          <w:rFonts w:asciiTheme="minorHAnsi" w:hAnsiTheme="minorHAnsi"/>
          <w:b/>
          <w:bCs/>
          <w:sz w:val="24"/>
        </w:rPr>
        <w:t>0.</w:t>
      </w:r>
      <w:r w:rsidR="00DD2043">
        <w:rPr>
          <w:rFonts w:asciiTheme="minorHAnsi" w:hAnsiTheme="minorHAnsi"/>
          <w:b/>
          <w:bCs/>
          <w:sz w:val="24"/>
        </w:rPr>
        <w:t>3</w:t>
      </w:r>
    </w:p>
    <w:p w14:paraId="6A61ACF9" w14:textId="77777777" w:rsidR="005C0896" w:rsidRPr="002C21FC" w:rsidRDefault="005C0896">
      <w:pPr>
        <w:rPr>
          <w:rFonts w:asciiTheme="minorHAnsi" w:hAnsiTheme="minorHAnsi"/>
          <w:b/>
          <w:bCs/>
          <w:sz w:val="24"/>
        </w:rPr>
      </w:pPr>
    </w:p>
    <w:p w14:paraId="4035AB18" w14:textId="77777777" w:rsidR="00645B46" w:rsidRPr="002C21FC" w:rsidRDefault="00645B46">
      <w:pPr>
        <w:rPr>
          <w:rFonts w:asciiTheme="minorHAnsi" w:hAnsiTheme="minorHAnsi"/>
          <w:b/>
          <w:bCs/>
          <w:sz w:val="24"/>
        </w:rPr>
      </w:pPr>
    </w:p>
    <w:p w14:paraId="5BDFC9B1" w14:textId="77777777" w:rsidR="00DD2043" w:rsidRDefault="00DD2043" w:rsidP="005C0896">
      <w:pPr>
        <w:rPr>
          <w:rFonts w:asciiTheme="minorHAnsi" w:hAnsiTheme="minorHAnsi"/>
        </w:rPr>
      </w:pPr>
    </w:p>
    <w:p w14:paraId="33496E48" w14:textId="77777777" w:rsidR="00DD2043" w:rsidRDefault="00DD2043" w:rsidP="005C0896">
      <w:pPr>
        <w:rPr>
          <w:rFonts w:asciiTheme="minorHAnsi" w:hAnsiTheme="minorHAnsi"/>
        </w:rPr>
      </w:pPr>
    </w:p>
    <w:p w14:paraId="231897F9" w14:textId="77777777" w:rsidR="00DD2043" w:rsidRDefault="00DD2043" w:rsidP="005C0896">
      <w:pPr>
        <w:rPr>
          <w:rFonts w:asciiTheme="minorHAnsi" w:hAnsiTheme="minorHAnsi"/>
        </w:rPr>
      </w:pPr>
    </w:p>
    <w:p w14:paraId="018B00CE" w14:textId="77777777" w:rsidR="00DD2043" w:rsidRDefault="00DD2043" w:rsidP="005C0896">
      <w:pPr>
        <w:rPr>
          <w:rFonts w:asciiTheme="minorHAnsi" w:hAnsiTheme="minorHAnsi"/>
        </w:rPr>
      </w:pPr>
    </w:p>
    <w:p w14:paraId="4CAA8E0A" w14:textId="77777777" w:rsidR="00DD2043" w:rsidRDefault="00DD2043" w:rsidP="005C0896">
      <w:pPr>
        <w:rPr>
          <w:rFonts w:asciiTheme="minorHAnsi" w:hAnsiTheme="minorHAnsi"/>
        </w:rPr>
      </w:pPr>
    </w:p>
    <w:p w14:paraId="4618001B" w14:textId="77777777" w:rsidR="00DD2043" w:rsidRDefault="00DD2043" w:rsidP="005C0896">
      <w:pPr>
        <w:rPr>
          <w:rFonts w:asciiTheme="minorHAnsi" w:hAnsiTheme="minorHAnsi"/>
        </w:rPr>
      </w:pPr>
    </w:p>
    <w:p w14:paraId="21C8F562" w14:textId="77777777" w:rsidR="00DD2043" w:rsidRDefault="00DD2043" w:rsidP="005C0896">
      <w:pPr>
        <w:rPr>
          <w:rFonts w:asciiTheme="minorHAnsi" w:hAnsiTheme="minorHAnsi"/>
        </w:rPr>
      </w:pPr>
    </w:p>
    <w:p w14:paraId="5CF23155" w14:textId="77777777" w:rsidR="005C0896" w:rsidRPr="002C21FC" w:rsidRDefault="005C0896" w:rsidP="005C0896">
      <w:pPr>
        <w:rPr>
          <w:rFonts w:asciiTheme="minorHAnsi" w:hAnsiTheme="minorHAnsi"/>
        </w:rPr>
      </w:pPr>
    </w:p>
    <w:p w14:paraId="525B6D75" w14:textId="77777777" w:rsidR="005C0896" w:rsidRPr="002C21FC" w:rsidRDefault="005C0896" w:rsidP="005C0896">
      <w:pPr>
        <w:rPr>
          <w:rFonts w:asciiTheme="minorHAnsi" w:hAnsiTheme="minorHAnsi"/>
        </w:rPr>
      </w:pPr>
    </w:p>
    <w:p w14:paraId="18830AB5" w14:textId="77777777" w:rsidR="005C0896" w:rsidRDefault="005C0896" w:rsidP="005C0896">
      <w:pPr>
        <w:rPr>
          <w:rFonts w:asciiTheme="minorHAnsi" w:hAnsiTheme="minorHAnsi"/>
        </w:rPr>
      </w:pPr>
    </w:p>
    <w:p w14:paraId="401A2A73" w14:textId="77777777" w:rsidR="00DD2043" w:rsidRDefault="00DD2043" w:rsidP="005C0896">
      <w:pPr>
        <w:rPr>
          <w:rFonts w:asciiTheme="minorHAnsi" w:hAnsiTheme="minorHAnsi"/>
        </w:rPr>
      </w:pPr>
    </w:p>
    <w:p w14:paraId="46DB555E" w14:textId="77777777" w:rsidR="00DD2043" w:rsidRDefault="00DD2043" w:rsidP="005C0896">
      <w:pPr>
        <w:rPr>
          <w:rFonts w:asciiTheme="minorHAnsi" w:hAnsiTheme="minorHAnsi"/>
        </w:rPr>
      </w:pPr>
    </w:p>
    <w:p w14:paraId="6766DDF3" w14:textId="77777777" w:rsidR="00DD2043" w:rsidRDefault="00DD2043" w:rsidP="005C0896">
      <w:pPr>
        <w:rPr>
          <w:rFonts w:asciiTheme="minorHAnsi" w:hAnsiTheme="minorHAnsi"/>
        </w:rPr>
      </w:pPr>
    </w:p>
    <w:p w14:paraId="705D9535" w14:textId="77777777" w:rsidR="00DD2043" w:rsidRDefault="00DD2043" w:rsidP="005C0896">
      <w:pPr>
        <w:rPr>
          <w:rFonts w:asciiTheme="minorHAnsi" w:hAnsiTheme="minorHAnsi"/>
        </w:rPr>
      </w:pPr>
    </w:p>
    <w:p w14:paraId="5131FB9A" w14:textId="77777777" w:rsidR="00DD2043" w:rsidRDefault="00DD2043" w:rsidP="005C0896">
      <w:pPr>
        <w:rPr>
          <w:rFonts w:asciiTheme="minorHAnsi" w:hAnsiTheme="minorHAnsi"/>
        </w:rPr>
      </w:pPr>
    </w:p>
    <w:p w14:paraId="058E2BC6" w14:textId="77777777" w:rsidR="00DD2043" w:rsidRDefault="00DD2043" w:rsidP="005C0896">
      <w:pPr>
        <w:rPr>
          <w:rFonts w:asciiTheme="minorHAnsi" w:hAnsiTheme="minorHAnsi"/>
        </w:rPr>
      </w:pPr>
    </w:p>
    <w:p w14:paraId="3A3202D4" w14:textId="77777777" w:rsidR="00DD2043" w:rsidRDefault="00DD2043" w:rsidP="005C0896">
      <w:pPr>
        <w:rPr>
          <w:rFonts w:asciiTheme="minorHAnsi" w:hAnsiTheme="minorHAnsi"/>
        </w:rPr>
      </w:pPr>
    </w:p>
    <w:p w14:paraId="2BA345D3" w14:textId="77777777" w:rsidR="00DD2043" w:rsidRDefault="00DD2043" w:rsidP="005C0896">
      <w:pPr>
        <w:rPr>
          <w:rFonts w:asciiTheme="minorHAnsi" w:hAnsiTheme="minorHAnsi"/>
        </w:rPr>
      </w:pPr>
    </w:p>
    <w:p w14:paraId="5B57B12F" w14:textId="46A7A2CF" w:rsidR="00EE0CBB" w:rsidRPr="002C21FC" w:rsidRDefault="00EE0CBB" w:rsidP="009D1954">
      <w:pPr>
        <w:pStyle w:val="HeadingTOC"/>
      </w:pPr>
      <w:r w:rsidRPr="002C21FC">
        <w:br w:type="page"/>
      </w:r>
      <w:bookmarkStart w:id="1" w:name="_Toc165339364"/>
      <w:bookmarkStart w:id="2" w:name="_Toc168906550"/>
      <w:bookmarkStart w:id="3" w:name="_Toc16518013"/>
      <w:r w:rsidRPr="002C21FC">
        <w:rPr>
          <w:caps/>
        </w:rPr>
        <w:lastRenderedPageBreak/>
        <w:t>T</w:t>
      </w:r>
      <w:r w:rsidR="00B2478C">
        <w:t xml:space="preserve">able </w:t>
      </w:r>
      <w:proofErr w:type="gramStart"/>
      <w:r w:rsidR="00B2478C">
        <w:t>Of</w:t>
      </w:r>
      <w:proofErr w:type="gramEnd"/>
      <w:r w:rsidR="00B2478C">
        <w:t xml:space="preserve"> Contents</w:t>
      </w:r>
      <w:bookmarkEnd w:id="1"/>
      <w:bookmarkEnd w:id="2"/>
      <w:bookmarkEnd w:id="3"/>
    </w:p>
    <w:p w14:paraId="47BC5E95" w14:textId="77777777" w:rsidR="003B6B17" w:rsidRDefault="00D1572A">
      <w:pPr>
        <w:pStyle w:val="TOC1"/>
        <w:rPr>
          <w:rFonts w:asciiTheme="minorHAnsi" w:hAnsiTheme="minorHAnsi" w:cstheme="minorBidi"/>
          <w:b w:val="0"/>
          <w:noProof/>
          <w:sz w:val="22"/>
          <w:szCs w:val="22"/>
        </w:rPr>
      </w:pPr>
      <w:r w:rsidRPr="002C21FC">
        <w:rPr>
          <w:rFonts w:asciiTheme="minorHAnsi" w:hAnsiTheme="minorHAnsi"/>
        </w:rPr>
        <w:fldChar w:fldCharType="begin"/>
      </w:r>
      <w:r w:rsidR="00EE0CBB" w:rsidRPr="002C21FC">
        <w:rPr>
          <w:rFonts w:asciiTheme="minorHAnsi" w:hAnsiTheme="minorHAnsi"/>
        </w:rPr>
        <w:instrText xml:space="preserve"> TOC \o "1-5" \h \z </w:instrText>
      </w:r>
      <w:r w:rsidRPr="002C21FC">
        <w:rPr>
          <w:rFonts w:asciiTheme="minorHAnsi" w:hAnsiTheme="minorHAnsi"/>
        </w:rPr>
        <w:fldChar w:fldCharType="separate"/>
      </w:r>
      <w:hyperlink w:anchor="_Toc16518013" w:history="1">
        <w:r w:rsidR="003B6B17" w:rsidRPr="00155C49">
          <w:rPr>
            <w:rStyle w:val="Hyperlink"/>
            <w:caps/>
            <w:noProof/>
          </w:rPr>
          <w:t>T</w:t>
        </w:r>
        <w:r w:rsidR="003B6B17" w:rsidRPr="00155C49">
          <w:rPr>
            <w:rStyle w:val="Hyperlink"/>
            <w:noProof/>
          </w:rPr>
          <w:t>able Of Contents</w:t>
        </w:r>
        <w:r w:rsidR="003B6B17">
          <w:rPr>
            <w:noProof/>
            <w:webHidden/>
          </w:rPr>
          <w:tab/>
        </w:r>
        <w:r w:rsidR="003B6B17">
          <w:rPr>
            <w:noProof/>
            <w:webHidden/>
          </w:rPr>
          <w:fldChar w:fldCharType="begin"/>
        </w:r>
        <w:r w:rsidR="003B6B17">
          <w:rPr>
            <w:noProof/>
            <w:webHidden/>
          </w:rPr>
          <w:instrText xml:space="preserve"> PAGEREF _Toc16518013 \h </w:instrText>
        </w:r>
        <w:r w:rsidR="003B6B17">
          <w:rPr>
            <w:noProof/>
            <w:webHidden/>
          </w:rPr>
        </w:r>
        <w:r w:rsidR="003B6B17">
          <w:rPr>
            <w:noProof/>
            <w:webHidden/>
          </w:rPr>
          <w:fldChar w:fldCharType="separate"/>
        </w:r>
        <w:r w:rsidR="003B6B17">
          <w:rPr>
            <w:noProof/>
            <w:webHidden/>
          </w:rPr>
          <w:t>2</w:t>
        </w:r>
        <w:r w:rsidR="003B6B17">
          <w:rPr>
            <w:noProof/>
            <w:webHidden/>
          </w:rPr>
          <w:fldChar w:fldCharType="end"/>
        </w:r>
      </w:hyperlink>
    </w:p>
    <w:p w14:paraId="20855D43" w14:textId="77777777" w:rsidR="003B6B17" w:rsidRDefault="00E576C0">
      <w:pPr>
        <w:pStyle w:val="TOC1"/>
        <w:rPr>
          <w:rFonts w:asciiTheme="minorHAnsi" w:hAnsiTheme="minorHAnsi" w:cstheme="minorBidi"/>
          <w:b w:val="0"/>
          <w:noProof/>
          <w:sz w:val="22"/>
          <w:szCs w:val="22"/>
        </w:rPr>
      </w:pPr>
      <w:hyperlink w:anchor="_Toc16518014" w:history="1">
        <w:r w:rsidR="003B6B17" w:rsidRPr="00155C49">
          <w:rPr>
            <w:rStyle w:val="Hyperlink"/>
            <w:noProof/>
          </w:rPr>
          <w:t>Table Of Figures</w:t>
        </w:r>
        <w:r w:rsidR="003B6B17">
          <w:rPr>
            <w:noProof/>
            <w:webHidden/>
          </w:rPr>
          <w:tab/>
        </w:r>
        <w:r w:rsidR="003B6B17">
          <w:rPr>
            <w:noProof/>
            <w:webHidden/>
          </w:rPr>
          <w:fldChar w:fldCharType="begin"/>
        </w:r>
        <w:r w:rsidR="003B6B17">
          <w:rPr>
            <w:noProof/>
            <w:webHidden/>
          </w:rPr>
          <w:instrText xml:space="preserve"> PAGEREF _Toc16518014 \h </w:instrText>
        </w:r>
        <w:r w:rsidR="003B6B17">
          <w:rPr>
            <w:noProof/>
            <w:webHidden/>
          </w:rPr>
        </w:r>
        <w:r w:rsidR="003B6B17">
          <w:rPr>
            <w:noProof/>
            <w:webHidden/>
          </w:rPr>
          <w:fldChar w:fldCharType="separate"/>
        </w:r>
        <w:r w:rsidR="003B6B17">
          <w:rPr>
            <w:noProof/>
            <w:webHidden/>
          </w:rPr>
          <w:t>3</w:t>
        </w:r>
        <w:r w:rsidR="003B6B17">
          <w:rPr>
            <w:noProof/>
            <w:webHidden/>
          </w:rPr>
          <w:fldChar w:fldCharType="end"/>
        </w:r>
      </w:hyperlink>
    </w:p>
    <w:p w14:paraId="375792BB" w14:textId="77777777" w:rsidR="003B6B17" w:rsidRDefault="00E576C0">
      <w:pPr>
        <w:pStyle w:val="TOC1"/>
        <w:rPr>
          <w:rFonts w:asciiTheme="minorHAnsi" w:hAnsiTheme="minorHAnsi" w:cstheme="minorBidi"/>
          <w:b w:val="0"/>
          <w:noProof/>
          <w:sz w:val="22"/>
          <w:szCs w:val="22"/>
        </w:rPr>
      </w:pPr>
      <w:hyperlink w:anchor="_Toc16518015" w:history="1">
        <w:r w:rsidR="003B6B17" w:rsidRPr="00155C49">
          <w:rPr>
            <w:rStyle w:val="Hyperlink"/>
            <w:noProof/>
          </w:rPr>
          <w:t>Definition Of Terms</w:t>
        </w:r>
        <w:r w:rsidR="003B6B17">
          <w:rPr>
            <w:noProof/>
            <w:webHidden/>
          </w:rPr>
          <w:tab/>
        </w:r>
        <w:r w:rsidR="003B6B17">
          <w:rPr>
            <w:noProof/>
            <w:webHidden/>
          </w:rPr>
          <w:fldChar w:fldCharType="begin"/>
        </w:r>
        <w:r w:rsidR="003B6B17">
          <w:rPr>
            <w:noProof/>
            <w:webHidden/>
          </w:rPr>
          <w:instrText xml:space="preserve"> PAGEREF _Toc16518015 \h </w:instrText>
        </w:r>
        <w:r w:rsidR="003B6B17">
          <w:rPr>
            <w:noProof/>
            <w:webHidden/>
          </w:rPr>
        </w:r>
        <w:r w:rsidR="003B6B17">
          <w:rPr>
            <w:noProof/>
            <w:webHidden/>
          </w:rPr>
          <w:fldChar w:fldCharType="separate"/>
        </w:r>
        <w:r w:rsidR="003B6B17">
          <w:rPr>
            <w:noProof/>
            <w:webHidden/>
          </w:rPr>
          <w:t>4</w:t>
        </w:r>
        <w:r w:rsidR="003B6B17">
          <w:rPr>
            <w:noProof/>
            <w:webHidden/>
          </w:rPr>
          <w:fldChar w:fldCharType="end"/>
        </w:r>
      </w:hyperlink>
    </w:p>
    <w:p w14:paraId="35A4DD09" w14:textId="77777777" w:rsidR="003B6B17" w:rsidRDefault="00E576C0">
      <w:pPr>
        <w:pStyle w:val="TOC1"/>
        <w:rPr>
          <w:rFonts w:asciiTheme="minorHAnsi" w:hAnsiTheme="minorHAnsi" w:cstheme="minorBidi"/>
          <w:b w:val="0"/>
          <w:noProof/>
          <w:sz w:val="22"/>
          <w:szCs w:val="22"/>
        </w:rPr>
      </w:pPr>
      <w:hyperlink w:anchor="_Toc16518016" w:history="1">
        <w:r w:rsidR="003B6B17" w:rsidRPr="00155C49">
          <w:rPr>
            <w:rStyle w:val="Hyperlink"/>
            <w:noProof/>
          </w:rPr>
          <w:t>1. Introduction</w:t>
        </w:r>
        <w:r w:rsidR="003B6B17">
          <w:rPr>
            <w:noProof/>
            <w:webHidden/>
          </w:rPr>
          <w:tab/>
        </w:r>
        <w:r w:rsidR="003B6B17">
          <w:rPr>
            <w:noProof/>
            <w:webHidden/>
          </w:rPr>
          <w:fldChar w:fldCharType="begin"/>
        </w:r>
        <w:r w:rsidR="003B6B17">
          <w:rPr>
            <w:noProof/>
            <w:webHidden/>
          </w:rPr>
          <w:instrText xml:space="preserve"> PAGEREF _Toc16518016 \h </w:instrText>
        </w:r>
        <w:r w:rsidR="003B6B17">
          <w:rPr>
            <w:noProof/>
            <w:webHidden/>
          </w:rPr>
        </w:r>
        <w:r w:rsidR="003B6B17">
          <w:rPr>
            <w:noProof/>
            <w:webHidden/>
          </w:rPr>
          <w:fldChar w:fldCharType="separate"/>
        </w:r>
        <w:r w:rsidR="003B6B17">
          <w:rPr>
            <w:noProof/>
            <w:webHidden/>
          </w:rPr>
          <w:t>5</w:t>
        </w:r>
        <w:r w:rsidR="003B6B17">
          <w:rPr>
            <w:noProof/>
            <w:webHidden/>
          </w:rPr>
          <w:fldChar w:fldCharType="end"/>
        </w:r>
      </w:hyperlink>
    </w:p>
    <w:p w14:paraId="10C07897" w14:textId="77777777" w:rsidR="003B6B17" w:rsidRDefault="00E576C0">
      <w:pPr>
        <w:pStyle w:val="TOC2"/>
        <w:rPr>
          <w:rFonts w:asciiTheme="minorHAnsi" w:hAnsiTheme="minorHAnsi" w:cstheme="minorBidi"/>
          <w:noProof/>
          <w:sz w:val="22"/>
          <w:szCs w:val="22"/>
        </w:rPr>
      </w:pPr>
      <w:hyperlink w:anchor="_Toc16518017" w:history="1">
        <w:r w:rsidR="003B6B17" w:rsidRPr="00155C49">
          <w:rPr>
            <w:rStyle w:val="Hyperlink"/>
            <w:noProof/>
          </w:rPr>
          <w:t>Overview</w:t>
        </w:r>
        <w:r w:rsidR="003B6B17">
          <w:rPr>
            <w:noProof/>
            <w:webHidden/>
          </w:rPr>
          <w:tab/>
        </w:r>
        <w:r w:rsidR="003B6B17">
          <w:rPr>
            <w:noProof/>
            <w:webHidden/>
          </w:rPr>
          <w:fldChar w:fldCharType="begin"/>
        </w:r>
        <w:r w:rsidR="003B6B17">
          <w:rPr>
            <w:noProof/>
            <w:webHidden/>
          </w:rPr>
          <w:instrText xml:space="preserve"> PAGEREF _Toc16518017 \h </w:instrText>
        </w:r>
        <w:r w:rsidR="003B6B17">
          <w:rPr>
            <w:noProof/>
            <w:webHidden/>
          </w:rPr>
        </w:r>
        <w:r w:rsidR="003B6B17">
          <w:rPr>
            <w:noProof/>
            <w:webHidden/>
          </w:rPr>
          <w:fldChar w:fldCharType="separate"/>
        </w:r>
        <w:r w:rsidR="003B6B17">
          <w:rPr>
            <w:noProof/>
            <w:webHidden/>
          </w:rPr>
          <w:t>5</w:t>
        </w:r>
        <w:r w:rsidR="003B6B17">
          <w:rPr>
            <w:noProof/>
            <w:webHidden/>
          </w:rPr>
          <w:fldChar w:fldCharType="end"/>
        </w:r>
      </w:hyperlink>
    </w:p>
    <w:p w14:paraId="42DEF5EC" w14:textId="77777777" w:rsidR="003B6B17" w:rsidRDefault="00E576C0">
      <w:pPr>
        <w:pStyle w:val="TOC2"/>
        <w:rPr>
          <w:rFonts w:asciiTheme="minorHAnsi" w:hAnsiTheme="minorHAnsi" w:cstheme="minorBidi"/>
          <w:noProof/>
          <w:sz w:val="22"/>
          <w:szCs w:val="22"/>
        </w:rPr>
      </w:pPr>
      <w:hyperlink w:anchor="_Toc16518018" w:history="1">
        <w:r w:rsidR="003B6B17" w:rsidRPr="00155C49">
          <w:rPr>
            <w:rStyle w:val="Hyperlink"/>
            <w:noProof/>
          </w:rPr>
          <w:t>Intended Audience</w:t>
        </w:r>
        <w:r w:rsidR="003B6B17">
          <w:rPr>
            <w:noProof/>
            <w:webHidden/>
          </w:rPr>
          <w:tab/>
        </w:r>
        <w:r w:rsidR="003B6B17">
          <w:rPr>
            <w:noProof/>
            <w:webHidden/>
          </w:rPr>
          <w:fldChar w:fldCharType="begin"/>
        </w:r>
        <w:r w:rsidR="003B6B17">
          <w:rPr>
            <w:noProof/>
            <w:webHidden/>
          </w:rPr>
          <w:instrText xml:space="preserve"> PAGEREF _Toc16518018 \h </w:instrText>
        </w:r>
        <w:r w:rsidR="003B6B17">
          <w:rPr>
            <w:noProof/>
            <w:webHidden/>
          </w:rPr>
        </w:r>
        <w:r w:rsidR="003B6B17">
          <w:rPr>
            <w:noProof/>
            <w:webHidden/>
          </w:rPr>
          <w:fldChar w:fldCharType="separate"/>
        </w:r>
        <w:r w:rsidR="003B6B17">
          <w:rPr>
            <w:noProof/>
            <w:webHidden/>
          </w:rPr>
          <w:t>5</w:t>
        </w:r>
        <w:r w:rsidR="003B6B17">
          <w:rPr>
            <w:noProof/>
            <w:webHidden/>
          </w:rPr>
          <w:fldChar w:fldCharType="end"/>
        </w:r>
      </w:hyperlink>
    </w:p>
    <w:p w14:paraId="7E8D39FE" w14:textId="77777777" w:rsidR="003B6B17" w:rsidRDefault="00E576C0">
      <w:pPr>
        <w:pStyle w:val="TOC1"/>
        <w:rPr>
          <w:rFonts w:asciiTheme="minorHAnsi" w:hAnsiTheme="minorHAnsi" w:cstheme="minorBidi"/>
          <w:b w:val="0"/>
          <w:noProof/>
          <w:sz w:val="22"/>
          <w:szCs w:val="22"/>
        </w:rPr>
      </w:pPr>
      <w:hyperlink w:anchor="_Toc16518019" w:history="1">
        <w:r w:rsidR="003B6B17" w:rsidRPr="00155C49">
          <w:rPr>
            <w:rStyle w:val="Hyperlink"/>
            <w:noProof/>
          </w:rPr>
          <w:t>2. PIV Content Automation Methodology</w:t>
        </w:r>
        <w:r w:rsidR="003B6B17">
          <w:rPr>
            <w:noProof/>
            <w:webHidden/>
          </w:rPr>
          <w:tab/>
        </w:r>
        <w:r w:rsidR="003B6B17">
          <w:rPr>
            <w:noProof/>
            <w:webHidden/>
          </w:rPr>
          <w:fldChar w:fldCharType="begin"/>
        </w:r>
        <w:r w:rsidR="003B6B17">
          <w:rPr>
            <w:noProof/>
            <w:webHidden/>
          </w:rPr>
          <w:instrText xml:space="preserve"> PAGEREF _Toc16518019 \h </w:instrText>
        </w:r>
        <w:r w:rsidR="003B6B17">
          <w:rPr>
            <w:noProof/>
            <w:webHidden/>
          </w:rPr>
        </w:r>
        <w:r w:rsidR="003B6B17">
          <w:rPr>
            <w:noProof/>
            <w:webHidden/>
          </w:rPr>
          <w:fldChar w:fldCharType="separate"/>
        </w:r>
        <w:r w:rsidR="003B6B17">
          <w:rPr>
            <w:noProof/>
            <w:webHidden/>
          </w:rPr>
          <w:t>6</w:t>
        </w:r>
        <w:r w:rsidR="003B6B17">
          <w:rPr>
            <w:noProof/>
            <w:webHidden/>
          </w:rPr>
          <w:fldChar w:fldCharType="end"/>
        </w:r>
      </w:hyperlink>
    </w:p>
    <w:p w14:paraId="0AF6CE9F" w14:textId="77777777" w:rsidR="003B6B17" w:rsidRDefault="00E576C0">
      <w:pPr>
        <w:pStyle w:val="TOC2"/>
        <w:rPr>
          <w:rFonts w:asciiTheme="minorHAnsi" w:hAnsiTheme="minorHAnsi" w:cstheme="minorBidi"/>
          <w:noProof/>
          <w:sz w:val="22"/>
          <w:szCs w:val="22"/>
        </w:rPr>
      </w:pPr>
      <w:hyperlink w:anchor="_Toc16518020" w:history="1">
        <w:r w:rsidR="003B6B17" w:rsidRPr="00155C49">
          <w:rPr>
            <w:rStyle w:val="Hyperlink"/>
            <w:noProof/>
          </w:rPr>
          <w:t>Overview</w:t>
        </w:r>
        <w:r w:rsidR="003B6B17">
          <w:rPr>
            <w:noProof/>
            <w:webHidden/>
          </w:rPr>
          <w:tab/>
        </w:r>
        <w:r w:rsidR="003B6B17">
          <w:rPr>
            <w:noProof/>
            <w:webHidden/>
          </w:rPr>
          <w:fldChar w:fldCharType="begin"/>
        </w:r>
        <w:r w:rsidR="003B6B17">
          <w:rPr>
            <w:noProof/>
            <w:webHidden/>
          </w:rPr>
          <w:instrText xml:space="preserve"> PAGEREF _Toc16518020 \h </w:instrText>
        </w:r>
        <w:r w:rsidR="003B6B17">
          <w:rPr>
            <w:noProof/>
            <w:webHidden/>
          </w:rPr>
        </w:r>
        <w:r w:rsidR="003B6B17">
          <w:rPr>
            <w:noProof/>
            <w:webHidden/>
          </w:rPr>
          <w:fldChar w:fldCharType="separate"/>
        </w:r>
        <w:r w:rsidR="003B6B17">
          <w:rPr>
            <w:noProof/>
            <w:webHidden/>
          </w:rPr>
          <w:t>6</w:t>
        </w:r>
        <w:r w:rsidR="003B6B17">
          <w:rPr>
            <w:noProof/>
            <w:webHidden/>
          </w:rPr>
          <w:fldChar w:fldCharType="end"/>
        </w:r>
      </w:hyperlink>
    </w:p>
    <w:p w14:paraId="39615B4A" w14:textId="77777777" w:rsidR="003B6B17" w:rsidRDefault="00E576C0">
      <w:pPr>
        <w:pStyle w:val="TOC2"/>
        <w:rPr>
          <w:rFonts w:asciiTheme="minorHAnsi" w:hAnsiTheme="minorHAnsi" w:cstheme="minorBidi"/>
          <w:noProof/>
          <w:sz w:val="22"/>
          <w:szCs w:val="22"/>
        </w:rPr>
      </w:pPr>
      <w:hyperlink w:anchor="_Toc16518021" w:history="1">
        <w:r w:rsidR="003B6B17" w:rsidRPr="00155C49">
          <w:rPr>
            <w:rStyle w:val="Hyperlink"/>
            <w:noProof/>
          </w:rPr>
          <w:t>Fully automated test suite</w:t>
        </w:r>
        <w:r w:rsidR="003B6B17">
          <w:rPr>
            <w:noProof/>
            <w:webHidden/>
          </w:rPr>
          <w:tab/>
        </w:r>
        <w:r w:rsidR="003B6B17">
          <w:rPr>
            <w:noProof/>
            <w:webHidden/>
          </w:rPr>
          <w:fldChar w:fldCharType="begin"/>
        </w:r>
        <w:r w:rsidR="003B6B17">
          <w:rPr>
            <w:noProof/>
            <w:webHidden/>
          </w:rPr>
          <w:instrText xml:space="preserve"> PAGEREF _Toc16518021 \h </w:instrText>
        </w:r>
        <w:r w:rsidR="003B6B17">
          <w:rPr>
            <w:noProof/>
            <w:webHidden/>
          </w:rPr>
        </w:r>
        <w:r w:rsidR="003B6B17">
          <w:rPr>
            <w:noProof/>
            <w:webHidden/>
          </w:rPr>
          <w:fldChar w:fldCharType="separate"/>
        </w:r>
        <w:r w:rsidR="003B6B17">
          <w:rPr>
            <w:noProof/>
            <w:webHidden/>
          </w:rPr>
          <w:t>6</w:t>
        </w:r>
        <w:r w:rsidR="003B6B17">
          <w:rPr>
            <w:noProof/>
            <w:webHidden/>
          </w:rPr>
          <w:fldChar w:fldCharType="end"/>
        </w:r>
      </w:hyperlink>
    </w:p>
    <w:p w14:paraId="66F80231" w14:textId="77777777" w:rsidR="003B6B17" w:rsidRDefault="00E576C0">
      <w:pPr>
        <w:pStyle w:val="TOC2"/>
        <w:rPr>
          <w:rFonts w:asciiTheme="minorHAnsi" w:hAnsiTheme="minorHAnsi" w:cstheme="minorBidi"/>
          <w:noProof/>
          <w:sz w:val="22"/>
          <w:szCs w:val="22"/>
        </w:rPr>
      </w:pPr>
      <w:hyperlink w:anchor="_Toc16518022" w:history="1">
        <w:r w:rsidR="003B6B17" w:rsidRPr="00155C49">
          <w:rPr>
            <w:rStyle w:val="Hyperlink"/>
            <w:noProof/>
          </w:rPr>
          <w:t>Common test content and methodology</w:t>
        </w:r>
        <w:r w:rsidR="003B6B17">
          <w:rPr>
            <w:noProof/>
            <w:webHidden/>
          </w:rPr>
          <w:tab/>
        </w:r>
        <w:r w:rsidR="003B6B17">
          <w:rPr>
            <w:noProof/>
            <w:webHidden/>
          </w:rPr>
          <w:fldChar w:fldCharType="begin"/>
        </w:r>
        <w:r w:rsidR="003B6B17">
          <w:rPr>
            <w:noProof/>
            <w:webHidden/>
          </w:rPr>
          <w:instrText xml:space="preserve"> PAGEREF _Toc16518022 \h </w:instrText>
        </w:r>
        <w:r w:rsidR="003B6B17">
          <w:rPr>
            <w:noProof/>
            <w:webHidden/>
          </w:rPr>
        </w:r>
        <w:r w:rsidR="003B6B17">
          <w:rPr>
            <w:noProof/>
            <w:webHidden/>
          </w:rPr>
          <w:fldChar w:fldCharType="separate"/>
        </w:r>
        <w:r w:rsidR="003B6B17">
          <w:rPr>
            <w:noProof/>
            <w:webHidden/>
          </w:rPr>
          <w:t>6</w:t>
        </w:r>
        <w:r w:rsidR="003B6B17">
          <w:rPr>
            <w:noProof/>
            <w:webHidden/>
          </w:rPr>
          <w:fldChar w:fldCharType="end"/>
        </w:r>
      </w:hyperlink>
    </w:p>
    <w:p w14:paraId="5379099C" w14:textId="77777777" w:rsidR="003B6B17" w:rsidRDefault="00E576C0">
      <w:pPr>
        <w:pStyle w:val="TOC2"/>
        <w:rPr>
          <w:rFonts w:asciiTheme="minorHAnsi" w:hAnsiTheme="minorHAnsi" w:cstheme="minorBidi"/>
          <w:noProof/>
          <w:sz w:val="22"/>
          <w:szCs w:val="22"/>
        </w:rPr>
      </w:pPr>
      <w:hyperlink w:anchor="_Toc16518023" w:history="1">
        <w:r w:rsidR="003B6B17" w:rsidRPr="00155C49">
          <w:rPr>
            <w:rStyle w:val="Hyperlink"/>
            <w:noProof/>
          </w:rPr>
          <w:t>Auto-generation of recipe/documentation</w:t>
        </w:r>
        <w:r w:rsidR="003B6B17">
          <w:rPr>
            <w:noProof/>
            <w:webHidden/>
          </w:rPr>
          <w:tab/>
        </w:r>
        <w:r w:rsidR="003B6B17">
          <w:rPr>
            <w:noProof/>
            <w:webHidden/>
          </w:rPr>
          <w:fldChar w:fldCharType="begin"/>
        </w:r>
        <w:r w:rsidR="003B6B17">
          <w:rPr>
            <w:noProof/>
            <w:webHidden/>
          </w:rPr>
          <w:instrText xml:space="preserve"> PAGEREF _Toc16518023 \h </w:instrText>
        </w:r>
        <w:r w:rsidR="003B6B17">
          <w:rPr>
            <w:noProof/>
            <w:webHidden/>
          </w:rPr>
        </w:r>
        <w:r w:rsidR="003B6B17">
          <w:rPr>
            <w:noProof/>
            <w:webHidden/>
          </w:rPr>
          <w:fldChar w:fldCharType="separate"/>
        </w:r>
        <w:r w:rsidR="003B6B17">
          <w:rPr>
            <w:noProof/>
            <w:webHidden/>
          </w:rPr>
          <w:t>7</w:t>
        </w:r>
        <w:r w:rsidR="003B6B17">
          <w:rPr>
            <w:noProof/>
            <w:webHidden/>
          </w:rPr>
          <w:fldChar w:fldCharType="end"/>
        </w:r>
      </w:hyperlink>
    </w:p>
    <w:p w14:paraId="65729085" w14:textId="77777777" w:rsidR="003B6B17" w:rsidRDefault="00E576C0">
      <w:pPr>
        <w:pStyle w:val="TOC1"/>
        <w:rPr>
          <w:rFonts w:asciiTheme="minorHAnsi" w:hAnsiTheme="minorHAnsi" w:cstheme="minorBidi"/>
          <w:b w:val="0"/>
          <w:noProof/>
          <w:sz w:val="22"/>
          <w:szCs w:val="22"/>
        </w:rPr>
      </w:pPr>
      <w:hyperlink w:anchor="_Toc16518024" w:history="1">
        <w:r w:rsidR="003B6B17" w:rsidRPr="00155C49">
          <w:rPr>
            <w:rStyle w:val="Hyperlink"/>
            <w:noProof/>
          </w:rPr>
          <w:t>3. PIV Test Content Architecture</w:t>
        </w:r>
        <w:r w:rsidR="003B6B17">
          <w:rPr>
            <w:noProof/>
            <w:webHidden/>
          </w:rPr>
          <w:tab/>
        </w:r>
        <w:r w:rsidR="003B6B17">
          <w:rPr>
            <w:noProof/>
            <w:webHidden/>
          </w:rPr>
          <w:fldChar w:fldCharType="begin"/>
        </w:r>
        <w:r w:rsidR="003B6B17">
          <w:rPr>
            <w:noProof/>
            <w:webHidden/>
          </w:rPr>
          <w:instrText xml:space="preserve"> PAGEREF _Toc16518024 \h </w:instrText>
        </w:r>
        <w:r w:rsidR="003B6B17">
          <w:rPr>
            <w:noProof/>
            <w:webHidden/>
          </w:rPr>
        </w:r>
        <w:r w:rsidR="003B6B17">
          <w:rPr>
            <w:noProof/>
            <w:webHidden/>
          </w:rPr>
          <w:fldChar w:fldCharType="separate"/>
        </w:r>
        <w:r w:rsidR="003B6B17">
          <w:rPr>
            <w:noProof/>
            <w:webHidden/>
          </w:rPr>
          <w:t>8</w:t>
        </w:r>
        <w:r w:rsidR="003B6B17">
          <w:rPr>
            <w:noProof/>
            <w:webHidden/>
          </w:rPr>
          <w:fldChar w:fldCharType="end"/>
        </w:r>
      </w:hyperlink>
    </w:p>
    <w:p w14:paraId="771F18E7" w14:textId="77777777" w:rsidR="003B6B17" w:rsidRDefault="00E576C0">
      <w:pPr>
        <w:pStyle w:val="TOC2"/>
        <w:rPr>
          <w:rFonts w:asciiTheme="minorHAnsi" w:hAnsiTheme="minorHAnsi" w:cstheme="minorBidi"/>
          <w:noProof/>
          <w:sz w:val="22"/>
          <w:szCs w:val="22"/>
        </w:rPr>
      </w:pPr>
      <w:hyperlink w:anchor="_Toc16518025" w:history="1">
        <w:r w:rsidR="003B6B17" w:rsidRPr="00155C49">
          <w:rPr>
            <w:rStyle w:val="Hyperlink"/>
            <w:noProof/>
          </w:rPr>
          <w:t>Overview</w:t>
        </w:r>
        <w:r w:rsidR="003B6B17">
          <w:rPr>
            <w:noProof/>
            <w:webHidden/>
          </w:rPr>
          <w:tab/>
        </w:r>
        <w:r w:rsidR="003B6B17">
          <w:rPr>
            <w:noProof/>
            <w:webHidden/>
          </w:rPr>
          <w:fldChar w:fldCharType="begin"/>
        </w:r>
        <w:r w:rsidR="003B6B17">
          <w:rPr>
            <w:noProof/>
            <w:webHidden/>
          </w:rPr>
          <w:instrText xml:space="preserve"> PAGEREF _Toc16518025 \h </w:instrText>
        </w:r>
        <w:r w:rsidR="003B6B17">
          <w:rPr>
            <w:noProof/>
            <w:webHidden/>
          </w:rPr>
        </w:r>
        <w:r w:rsidR="003B6B17">
          <w:rPr>
            <w:noProof/>
            <w:webHidden/>
          </w:rPr>
          <w:fldChar w:fldCharType="separate"/>
        </w:r>
        <w:r w:rsidR="003B6B17">
          <w:rPr>
            <w:noProof/>
            <w:webHidden/>
          </w:rPr>
          <w:t>8</w:t>
        </w:r>
        <w:r w:rsidR="003B6B17">
          <w:rPr>
            <w:noProof/>
            <w:webHidden/>
          </w:rPr>
          <w:fldChar w:fldCharType="end"/>
        </w:r>
      </w:hyperlink>
    </w:p>
    <w:p w14:paraId="7F0B46E8" w14:textId="77777777" w:rsidR="003B6B17" w:rsidRDefault="00E576C0">
      <w:pPr>
        <w:pStyle w:val="TOC2"/>
        <w:rPr>
          <w:rFonts w:asciiTheme="minorHAnsi" w:hAnsiTheme="minorHAnsi" w:cstheme="minorBidi"/>
          <w:noProof/>
          <w:sz w:val="22"/>
          <w:szCs w:val="22"/>
        </w:rPr>
      </w:pPr>
      <w:hyperlink w:anchor="_Toc16518026" w:history="1">
        <w:r w:rsidR="003B6B17" w:rsidRPr="00155C49">
          <w:rPr>
            <w:rStyle w:val="Hyperlink"/>
            <w:noProof/>
          </w:rPr>
          <w:t>Test Automation Infrastructure</w:t>
        </w:r>
        <w:r w:rsidR="003B6B17">
          <w:rPr>
            <w:noProof/>
            <w:webHidden/>
          </w:rPr>
          <w:tab/>
        </w:r>
        <w:r w:rsidR="003B6B17">
          <w:rPr>
            <w:noProof/>
            <w:webHidden/>
          </w:rPr>
          <w:fldChar w:fldCharType="begin"/>
        </w:r>
        <w:r w:rsidR="003B6B17">
          <w:rPr>
            <w:noProof/>
            <w:webHidden/>
          </w:rPr>
          <w:instrText xml:space="preserve"> PAGEREF _Toc16518026 \h </w:instrText>
        </w:r>
        <w:r w:rsidR="003B6B17">
          <w:rPr>
            <w:noProof/>
            <w:webHidden/>
          </w:rPr>
        </w:r>
        <w:r w:rsidR="003B6B17">
          <w:rPr>
            <w:noProof/>
            <w:webHidden/>
          </w:rPr>
          <w:fldChar w:fldCharType="separate"/>
        </w:r>
        <w:r w:rsidR="003B6B17">
          <w:rPr>
            <w:noProof/>
            <w:webHidden/>
          </w:rPr>
          <w:t>8</w:t>
        </w:r>
        <w:r w:rsidR="003B6B17">
          <w:rPr>
            <w:noProof/>
            <w:webHidden/>
          </w:rPr>
          <w:fldChar w:fldCharType="end"/>
        </w:r>
      </w:hyperlink>
    </w:p>
    <w:p w14:paraId="6EAC2F2F" w14:textId="77777777" w:rsidR="003B6B17" w:rsidRDefault="00E576C0">
      <w:pPr>
        <w:pStyle w:val="TOC2"/>
        <w:rPr>
          <w:rFonts w:asciiTheme="minorHAnsi" w:hAnsiTheme="minorHAnsi" w:cstheme="minorBidi"/>
          <w:noProof/>
          <w:sz w:val="22"/>
          <w:szCs w:val="22"/>
        </w:rPr>
      </w:pPr>
      <w:hyperlink w:anchor="_Toc16518027" w:history="1">
        <w:r w:rsidR="003B6B17" w:rsidRPr="00155C49">
          <w:rPr>
            <w:rStyle w:val="Hyperlink"/>
            <w:noProof/>
          </w:rPr>
          <w:t>Source code – directory structure</w:t>
        </w:r>
        <w:r w:rsidR="003B6B17">
          <w:rPr>
            <w:noProof/>
            <w:webHidden/>
          </w:rPr>
          <w:tab/>
        </w:r>
        <w:r w:rsidR="003B6B17">
          <w:rPr>
            <w:noProof/>
            <w:webHidden/>
          </w:rPr>
          <w:fldChar w:fldCharType="begin"/>
        </w:r>
        <w:r w:rsidR="003B6B17">
          <w:rPr>
            <w:noProof/>
            <w:webHidden/>
          </w:rPr>
          <w:instrText xml:space="preserve"> PAGEREF _Toc16518027 \h </w:instrText>
        </w:r>
        <w:r w:rsidR="003B6B17">
          <w:rPr>
            <w:noProof/>
            <w:webHidden/>
          </w:rPr>
        </w:r>
        <w:r w:rsidR="003B6B17">
          <w:rPr>
            <w:noProof/>
            <w:webHidden/>
          </w:rPr>
          <w:fldChar w:fldCharType="separate"/>
        </w:r>
        <w:r w:rsidR="003B6B17">
          <w:rPr>
            <w:noProof/>
            <w:webHidden/>
          </w:rPr>
          <w:t>9</w:t>
        </w:r>
        <w:r w:rsidR="003B6B17">
          <w:rPr>
            <w:noProof/>
            <w:webHidden/>
          </w:rPr>
          <w:fldChar w:fldCharType="end"/>
        </w:r>
      </w:hyperlink>
    </w:p>
    <w:p w14:paraId="5E9B167C" w14:textId="77777777" w:rsidR="003B6B17" w:rsidRDefault="00E576C0">
      <w:pPr>
        <w:pStyle w:val="TOC3"/>
        <w:rPr>
          <w:rFonts w:asciiTheme="minorHAnsi" w:hAnsiTheme="minorHAnsi" w:cstheme="minorBidi"/>
          <w:noProof/>
          <w:sz w:val="22"/>
          <w:szCs w:val="22"/>
        </w:rPr>
      </w:pPr>
      <w:hyperlink w:anchor="_Toc16518028" w:history="1">
        <w:r w:rsidR="003B6B17" w:rsidRPr="00155C49">
          <w:rPr>
            <w:rStyle w:val="Hyperlink"/>
            <w:noProof/>
          </w:rPr>
          <w:t>PIV-Core Repository</w:t>
        </w:r>
        <w:r w:rsidR="003B6B17">
          <w:rPr>
            <w:noProof/>
            <w:webHidden/>
          </w:rPr>
          <w:tab/>
        </w:r>
        <w:r w:rsidR="003B6B17">
          <w:rPr>
            <w:noProof/>
            <w:webHidden/>
          </w:rPr>
          <w:fldChar w:fldCharType="begin"/>
        </w:r>
        <w:r w:rsidR="003B6B17">
          <w:rPr>
            <w:noProof/>
            <w:webHidden/>
          </w:rPr>
          <w:instrText xml:space="preserve"> PAGEREF _Toc16518028 \h </w:instrText>
        </w:r>
        <w:r w:rsidR="003B6B17">
          <w:rPr>
            <w:noProof/>
            <w:webHidden/>
          </w:rPr>
        </w:r>
        <w:r w:rsidR="003B6B17">
          <w:rPr>
            <w:noProof/>
            <w:webHidden/>
          </w:rPr>
          <w:fldChar w:fldCharType="separate"/>
        </w:r>
        <w:r w:rsidR="003B6B17">
          <w:rPr>
            <w:noProof/>
            <w:webHidden/>
          </w:rPr>
          <w:t>9</w:t>
        </w:r>
        <w:r w:rsidR="003B6B17">
          <w:rPr>
            <w:noProof/>
            <w:webHidden/>
          </w:rPr>
          <w:fldChar w:fldCharType="end"/>
        </w:r>
      </w:hyperlink>
    </w:p>
    <w:p w14:paraId="7EBA68FC" w14:textId="77777777" w:rsidR="003B6B17" w:rsidRDefault="00E576C0">
      <w:pPr>
        <w:pStyle w:val="TOC3"/>
        <w:rPr>
          <w:rFonts w:asciiTheme="minorHAnsi" w:hAnsiTheme="minorHAnsi" w:cstheme="minorBidi"/>
          <w:noProof/>
          <w:sz w:val="22"/>
          <w:szCs w:val="22"/>
        </w:rPr>
      </w:pPr>
      <w:hyperlink w:anchor="_Toc16518029" w:history="1">
        <w:r w:rsidR="003B6B17" w:rsidRPr="00155C49">
          <w:rPr>
            <w:rStyle w:val="Hyperlink"/>
            <w:noProof/>
          </w:rPr>
          <w:t>PIV-Content Repository</w:t>
        </w:r>
        <w:r w:rsidR="003B6B17">
          <w:rPr>
            <w:noProof/>
            <w:webHidden/>
          </w:rPr>
          <w:tab/>
        </w:r>
        <w:r w:rsidR="003B6B17">
          <w:rPr>
            <w:noProof/>
            <w:webHidden/>
          </w:rPr>
          <w:fldChar w:fldCharType="begin"/>
        </w:r>
        <w:r w:rsidR="003B6B17">
          <w:rPr>
            <w:noProof/>
            <w:webHidden/>
          </w:rPr>
          <w:instrText xml:space="preserve"> PAGEREF _Toc16518029 \h </w:instrText>
        </w:r>
        <w:r w:rsidR="003B6B17">
          <w:rPr>
            <w:noProof/>
            <w:webHidden/>
          </w:rPr>
        </w:r>
        <w:r w:rsidR="003B6B17">
          <w:rPr>
            <w:noProof/>
            <w:webHidden/>
          </w:rPr>
          <w:fldChar w:fldCharType="separate"/>
        </w:r>
        <w:r w:rsidR="003B6B17">
          <w:rPr>
            <w:noProof/>
            <w:webHidden/>
          </w:rPr>
          <w:t>9</w:t>
        </w:r>
        <w:r w:rsidR="003B6B17">
          <w:rPr>
            <w:noProof/>
            <w:webHidden/>
          </w:rPr>
          <w:fldChar w:fldCharType="end"/>
        </w:r>
      </w:hyperlink>
    </w:p>
    <w:p w14:paraId="505A98DC" w14:textId="77777777" w:rsidR="003B6B17" w:rsidRDefault="00E576C0">
      <w:pPr>
        <w:pStyle w:val="TOC3"/>
        <w:rPr>
          <w:rFonts w:asciiTheme="minorHAnsi" w:hAnsiTheme="minorHAnsi" w:cstheme="minorBidi"/>
          <w:noProof/>
          <w:sz w:val="22"/>
          <w:szCs w:val="22"/>
        </w:rPr>
      </w:pPr>
      <w:hyperlink w:anchor="_Toc16518030" w:history="1">
        <w:r w:rsidR="003B6B17" w:rsidRPr="00155C49">
          <w:rPr>
            <w:rStyle w:val="Hyperlink"/>
            <w:noProof/>
          </w:rPr>
          <w:t>Top-Level Python Package Structure</w:t>
        </w:r>
        <w:r w:rsidR="003B6B17">
          <w:rPr>
            <w:noProof/>
            <w:webHidden/>
          </w:rPr>
          <w:tab/>
        </w:r>
        <w:r w:rsidR="003B6B17">
          <w:rPr>
            <w:noProof/>
            <w:webHidden/>
          </w:rPr>
          <w:fldChar w:fldCharType="begin"/>
        </w:r>
        <w:r w:rsidR="003B6B17">
          <w:rPr>
            <w:noProof/>
            <w:webHidden/>
          </w:rPr>
          <w:instrText xml:space="preserve"> PAGEREF _Toc16518030 \h </w:instrText>
        </w:r>
        <w:r w:rsidR="003B6B17">
          <w:rPr>
            <w:noProof/>
            <w:webHidden/>
          </w:rPr>
        </w:r>
        <w:r w:rsidR="003B6B17">
          <w:rPr>
            <w:noProof/>
            <w:webHidden/>
          </w:rPr>
          <w:fldChar w:fldCharType="separate"/>
        </w:r>
        <w:r w:rsidR="003B6B17">
          <w:rPr>
            <w:noProof/>
            <w:webHidden/>
          </w:rPr>
          <w:t>10</w:t>
        </w:r>
        <w:r w:rsidR="003B6B17">
          <w:rPr>
            <w:noProof/>
            <w:webHidden/>
          </w:rPr>
          <w:fldChar w:fldCharType="end"/>
        </w:r>
      </w:hyperlink>
    </w:p>
    <w:p w14:paraId="3EA71FF1" w14:textId="77777777" w:rsidR="003B6B17" w:rsidRDefault="00E576C0">
      <w:pPr>
        <w:pStyle w:val="TOC3"/>
        <w:rPr>
          <w:rFonts w:asciiTheme="minorHAnsi" w:hAnsiTheme="minorHAnsi" w:cstheme="minorBidi"/>
          <w:noProof/>
          <w:sz w:val="22"/>
          <w:szCs w:val="22"/>
        </w:rPr>
      </w:pPr>
      <w:hyperlink w:anchor="_Toc16518031" w:history="1">
        <w:r w:rsidR="003B6B17" w:rsidRPr="00155C49">
          <w:rPr>
            <w:rStyle w:val="Hyperlink"/>
            <w:noProof/>
          </w:rPr>
          <w:t>Team-Specific “tests” Package</w:t>
        </w:r>
        <w:r w:rsidR="003B6B17">
          <w:rPr>
            <w:noProof/>
            <w:webHidden/>
          </w:rPr>
          <w:tab/>
        </w:r>
        <w:r w:rsidR="003B6B17">
          <w:rPr>
            <w:noProof/>
            <w:webHidden/>
          </w:rPr>
          <w:fldChar w:fldCharType="begin"/>
        </w:r>
        <w:r w:rsidR="003B6B17">
          <w:rPr>
            <w:noProof/>
            <w:webHidden/>
          </w:rPr>
          <w:instrText xml:space="preserve"> PAGEREF _Toc16518031 \h </w:instrText>
        </w:r>
        <w:r w:rsidR="003B6B17">
          <w:rPr>
            <w:noProof/>
            <w:webHidden/>
          </w:rPr>
        </w:r>
        <w:r w:rsidR="003B6B17">
          <w:rPr>
            <w:noProof/>
            <w:webHidden/>
          </w:rPr>
          <w:fldChar w:fldCharType="separate"/>
        </w:r>
        <w:r w:rsidR="003B6B17">
          <w:rPr>
            <w:noProof/>
            <w:webHidden/>
          </w:rPr>
          <w:t>10</w:t>
        </w:r>
        <w:r w:rsidR="003B6B17">
          <w:rPr>
            <w:noProof/>
            <w:webHidden/>
          </w:rPr>
          <w:fldChar w:fldCharType="end"/>
        </w:r>
      </w:hyperlink>
    </w:p>
    <w:p w14:paraId="2C81293C" w14:textId="77777777" w:rsidR="003B6B17" w:rsidRDefault="00E576C0">
      <w:pPr>
        <w:pStyle w:val="TOC2"/>
        <w:rPr>
          <w:rFonts w:asciiTheme="minorHAnsi" w:hAnsiTheme="minorHAnsi" w:cstheme="minorBidi"/>
          <w:noProof/>
          <w:sz w:val="22"/>
          <w:szCs w:val="22"/>
        </w:rPr>
      </w:pPr>
      <w:hyperlink w:anchor="_Toc16518032" w:history="1">
        <w:r w:rsidR="003B6B17" w:rsidRPr="00155C49">
          <w:rPr>
            <w:rStyle w:val="Hyperlink"/>
            <w:noProof/>
            <w:highlight w:val="yellow"/>
          </w:rPr>
          <w:t>Configuration file management</w:t>
        </w:r>
        <w:r w:rsidR="003B6B17">
          <w:rPr>
            <w:noProof/>
            <w:webHidden/>
          </w:rPr>
          <w:tab/>
        </w:r>
        <w:r w:rsidR="003B6B17">
          <w:rPr>
            <w:noProof/>
            <w:webHidden/>
          </w:rPr>
          <w:fldChar w:fldCharType="begin"/>
        </w:r>
        <w:r w:rsidR="003B6B17">
          <w:rPr>
            <w:noProof/>
            <w:webHidden/>
          </w:rPr>
          <w:instrText xml:space="preserve"> PAGEREF _Toc16518032 \h </w:instrText>
        </w:r>
        <w:r w:rsidR="003B6B17">
          <w:rPr>
            <w:noProof/>
            <w:webHidden/>
          </w:rPr>
        </w:r>
        <w:r w:rsidR="003B6B17">
          <w:rPr>
            <w:noProof/>
            <w:webHidden/>
          </w:rPr>
          <w:fldChar w:fldCharType="separate"/>
        </w:r>
        <w:r w:rsidR="003B6B17">
          <w:rPr>
            <w:noProof/>
            <w:webHidden/>
          </w:rPr>
          <w:t>11</w:t>
        </w:r>
        <w:r w:rsidR="003B6B17">
          <w:rPr>
            <w:noProof/>
            <w:webHidden/>
          </w:rPr>
          <w:fldChar w:fldCharType="end"/>
        </w:r>
      </w:hyperlink>
    </w:p>
    <w:p w14:paraId="72179D9D" w14:textId="77777777" w:rsidR="003B6B17" w:rsidRDefault="00E576C0">
      <w:pPr>
        <w:pStyle w:val="TOC3"/>
        <w:rPr>
          <w:rFonts w:asciiTheme="minorHAnsi" w:hAnsiTheme="minorHAnsi" w:cstheme="minorBidi"/>
          <w:noProof/>
          <w:sz w:val="22"/>
          <w:szCs w:val="22"/>
        </w:rPr>
      </w:pPr>
      <w:hyperlink w:anchor="_Toc16518033" w:history="1">
        <w:r w:rsidR="003B6B17" w:rsidRPr="00155C49">
          <w:rPr>
            <w:rStyle w:val="Hyperlink"/>
            <w:noProof/>
          </w:rPr>
          <w:t>Sample configuration file option and usage</w:t>
        </w:r>
        <w:r w:rsidR="003B6B17">
          <w:rPr>
            <w:noProof/>
            <w:webHidden/>
          </w:rPr>
          <w:tab/>
        </w:r>
        <w:r w:rsidR="003B6B17">
          <w:rPr>
            <w:noProof/>
            <w:webHidden/>
          </w:rPr>
          <w:fldChar w:fldCharType="begin"/>
        </w:r>
        <w:r w:rsidR="003B6B17">
          <w:rPr>
            <w:noProof/>
            <w:webHidden/>
          </w:rPr>
          <w:instrText xml:space="preserve"> PAGEREF _Toc16518033 \h </w:instrText>
        </w:r>
        <w:r w:rsidR="003B6B17">
          <w:rPr>
            <w:noProof/>
            <w:webHidden/>
          </w:rPr>
        </w:r>
        <w:r w:rsidR="003B6B17">
          <w:rPr>
            <w:noProof/>
            <w:webHidden/>
          </w:rPr>
          <w:fldChar w:fldCharType="separate"/>
        </w:r>
        <w:r w:rsidR="003B6B17">
          <w:rPr>
            <w:noProof/>
            <w:webHidden/>
          </w:rPr>
          <w:t>12</w:t>
        </w:r>
        <w:r w:rsidR="003B6B17">
          <w:rPr>
            <w:noProof/>
            <w:webHidden/>
          </w:rPr>
          <w:fldChar w:fldCharType="end"/>
        </w:r>
      </w:hyperlink>
    </w:p>
    <w:p w14:paraId="0F06806E" w14:textId="77777777" w:rsidR="003B6B17" w:rsidRDefault="00E576C0">
      <w:pPr>
        <w:pStyle w:val="TOC2"/>
        <w:rPr>
          <w:rFonts w:asciiTheme="minorHAnsi" w:hAnsiTheme="minorHAnsi" w:cstheme="minorBidi"/>
          <w:noProof/>
          <w:sz w:val="22"/>
          <w:szCs w:val="22"/>
        </w:rPr>
      </w:pPr>
      <w:hyperlink w:anchor="_Toc16518034" w:history="1">
        <w:r w:rsidR="003B6B17" w:rsidRPr="00155C49">
          <w:rPr>
            <w:rStyle w:val="Hyperlink"/>
            <w:noProof/>
          </w:rPr>
          <w:t>Implementation structure of test</w:t>
        </w:r>
        <w:r w:rsidR="003B6B17">
          <w:rPr>
            <w:noProof/>
            <w:webHidden/>
          </w:rPr>
          <w:tab/>
        </w:r>
        <w:r w:rsidR="003B6B17">
          <w:rPr>
            <w:noProof/>
            <w:webHidden/>
          </w:rPr>
          <w:fldChar w:fldCharType="begin"/>
        </w:r>
        <w:r w:rsidR="003B6B17">
          <w:rPr>
            <w:noProof/>
            <w:webHidden/>
          </w:rPr>
          <w:instrText xml:space="preserve"> PAGEREF _Toc16518034 \h </w:instrText>
        </w:r>
        <w:r w:rsidR="003B6B17">
          <w:rPr>
            <w:noProof/>
            <w:webHidden/>
          </w:rPr>
        </w:r>
        <w:r w:rsidR="003B6B17">
          <w:rPr>
            <w:noProof/>
            <w:webHidden/>
          </w:rPr>
          <w:fldChar w:fldCharType="separate"/>
        </w:r>
        <w:r w:rsidR="003B6B17">
          <w:rPr>
            <w:noProof/>
            <w:webHidden/>
          </w:rPr>
          <w:t>13</w:t>
        </w:r>
        <w:r w:rsidR="003B6B17">
          <w:rPr>
            <w:noProof/>
            <w:webHidden/>
          </w:rPr>
          <w:fldChar w:fldCharType="end"/>
        </w:r>
      </w:hyperlink>
    </w:p>
    <w:p w14:paraId="0779C120" w14:textId="77777777" w:rsidR="003B6B17" w:rsidRDefault="00E576C0">
      <w:pPr>
        <w:pStyle w:val="TOC3"/>
        <w:rPr>
          <w:rFonts w:asciiTheme="minorHAnsi" w:hAnsiTheme="minorHAnsi" w:cstheme="minorBidi"/>
          <w:noProof/>
          <w:sz w:val="22"/>
          <w:szCs w:val="22"/>
        </w:rPr>
      </w:pPr>
      <w:hyperlink w:anchor="_Toc16518035" w:history="1">
        <w:r w:rsidR="003B6B17" w:rsidRPr="00155C49">
          <w:rPr>
            <w:rStyle w:val="Hyperlink"/>
            <w:noProof/>
            <w:highlight w:val="yellow"/>
          </w:rPr>
          <w:t>Base Test Execution Flow</w:t>
        </w:r>
        <w:r w:rsidR="003B6B17">
          <w:rPr>
            <w:noProof/>
            <w:webHidden/>
          </w:rPr>
          <w:tab/>
        </w:r>
        <w:r w:rsidR="003B6B17">
          <w:rPr>
            <w:noProof/>
            <w:webHidden/>
          </w:rPr>
          <w:fldChar w:fldCharType="begin"/>
        </w:r>
        <w:r w:rsidR="003B6B17">
          <w:rPr>
            <w:noProof/>
            <w:webHidden/>
          </w:rPr>
          <w:instrText xml:space="preserve"> PAGEREF _Toc16518035 \h </w:instrText>
        </w:r>
        <w:r w:rsidR="003B6B17">
          <w:rPr>
            <w:noProof/>
            <w:webHidden/>
          </w:rPr>
        </w:r>
        <w:r w:rsidR="003B6B17">
          <w:rPr>
            <w:noProof/>
            <w:webHidden/>
          </w:rPr>
          <w:fldChar w:fldCharType="separate"/>
        </w:r>
        <w:r w:rsidR="003B6B17">
          <w:rPr>
            <w:noProof/>
            <w:webHidden/>
          </w:rPr>
          <w:t>13</w:t>
        </w:r>
        <w:r w:rsidR="003B6B17">
          <w:rPr>
            <w:noProof/>
            <w:webHidden/>
          </w:rPr>
          <w:fldChar w:fldCharType="end"/>
        </w:r>
      </w:hyperlink>
    </w:p>
    <w:p w14:paraId="64F28ED6" w14:textId="77777777" w:rsidR="003B6B17" w:rsidRDefault="00E576C0">
      <w:pPr>
        <w:pStyle w:val="TOC3"/>
        <w:rPr>
          <w:rFonts w:asciiTheme="minorHAnsi" w:hAnsiTheme="minorHAnsi" w:cstheme="minorBidi"/>
          <w:noProof/>
          <w:sz w:val="22"/>
          <w:szCs w:val="22"/>
        </w:rPr>
      </w:pPr>
      <w:hyperlink w:anchor="_Toc16518036" w:history="1">
        <w:r w:rsidR="003B6B17" w:rsidRPr="00155C49">
          <w:rPr>
            <w:rStyle w:val="Hyperlink"/>
            <w:noProof/>
            <w:highlight w:val="yellow"/>
          </w:rPr>
          <w:t>Sample test flow</w:t>
        </w:r>
        <w:r w:rsidR="003B6B17">
          <w:rPr>
            <w:noProof/>
            <w:webHidden/>
          </w:rPr>
          <w:tab/>
        </w:r>
        <w:r w:rsidR="003B6B17">
          <w:rPr>
            <w:noProof/>
            <w:webHidden/>
          </w:rPr>
          <w:fldChar w:fldCharType="begin"/>
        </w:r>
        <w:r w:rsidR="003B6B17">
          <w:rPr>
            <w:noProof/>
            <w:webHidden/>
          </w:rPr>
          <w:instrText xml:space="preserve"> PAGEREF _Toc16518036 \h </w:instrText>
        </w:r>
        <w:r w:rsidR="003B6B17">
          <w:rPr>
            <w:noProof/>
            <w:webHidden/>
          </w:rPr>
        </w:r>
        <w:r w:rsidR="003B6B17">
          <w:rPr>
            <w:noProof/>
            <w:webHidden/>
          </w:rPr>
          <w:fldChar w:fldCharType="separate"/>
        </w:r>
        <w:r w:rsidR="003B6B17">
          <w:rPr>
            <w:noProof/>
            <w:webHidden/>
          </w:rPr>
          <w:t>14</w:t>
        </w:r>
        <w:r w:rsidR="003B6B17">
          <w:rPr>
            <w:noProof/>
            <w:webHidden/>
          </w:rPr>
          <w:fldChar w:fldCharType="end"/>
        </w:r>
      </w:hyperlink>
    </w:p>
    <w:p w14:paraId="485E9A02" w14:textId="77777777" w:rsidR="003B6B17" w:rsidRDefault="00E576C0">
      <w:pPr>
        <w:pStyle w:val="TOC2"/>
        <w:rPr>
          <w:rFonts w:asciiTheme="minorHAnsi" w:hAnsiTheme="minorHAnsi" w:cstheme="minorBidi"/>
          <w:noProof/>
          <w:sz w:val="22"/>
          <w:szCs w:val="22"/>
        </w:rPr>
      </w:pPr>
      <w:hyperlink w:anchor="_Toc16518037" w:history="1">
        <w:r w:rsidR="003B6B17" w:rsidRPr="00155C49">
          <w:rPr>
            <w:rStyle w:val="Hyperlink"/>
            <w:noProof/>
            <w:highlight w:val="yellow"/>
          </w:rPr>
          <w:t>Logging and log severity control</w:t>
        </w:r>
        <w:r w:rsidR="003B6B17">
          <w:rPr>
            <w:noProof/>
            <w:webHidden/>
          </w:rPr>
          <w:tab/>
        </w:r>
        <w:r w:rsidR="003B6B17">
          <w:rPr>
            <w:noProof/>
            <w:webHidden/>
          </w:rPr>
          <w:fldChar w:fldCharType="begin"/>
        </w:r>
        <w:r w:rsidR="003B6B17">
          <w:rPr>
            <w:noProof/>
            <w:webHidden/>
          </w:rPr>
          <w:instrText xml:space="preserve"> PAGEREF _Toc16518037 \h </w:instrText>
        </w:r>
        <w:r w:rsidR="003B6B17">
          <w:rPr>
            <w:noProof/>
            <w:webHidden/>
          </w:rPr>
        </w:r>
        <w:r w:rsidR="003B6B17">
          <w:rPr>
            <w:noProof/>
            <w:webHidden/>
          </w:rPr>
          <w:fldChar w:fldCharType="separate"/>
        </w:r>
        <w:r w:rsidR="003B6B17">
          <w:rPr>
            <w:noProof/>
            <w:webHidden/>
          </w:rPr>
          <w:t>14</w:t>
        </w:r>
        <w:r w:rsidR="003B6B17">
          <w:rPr>
            <w:noProof/>
            <w:webHidden/>
          </w:rPr>
          <w:fldChar w:fldCharType="end"/>
        </w:r>
      </w:hyperlink>
    </w:p>
    <w:p w14:paraId="704718A3" w14:textId="77777777" w:rsidR="003B6B17" w:rsidRDefault="00E576C0">
      <w:pPr>
        <w:pStyle w:val="TOC2"/>
        <w:rPr>
          <w:rFonts w:asciiTheme="minorHAnsi" w:hAnsiTheme="minorHAnsi" w:cstheme="minorBidi"/>
          <w:noProof/>
          <w:sz w:val="22"/>
          <w:szCs w:val="22"/>
        </w:rPr>
      </w:pPr>
      <w:hyperlink w:anchor="_Toc16518038" w:history="1">
        <w:r w:rsidR="003B6B17" w:rsidRPr="00155C49">
          <w:rPr>
            <w:rStyle w:val="Hyperlink"/>
            <w:noProof/>
            <w:highlight w:val="yellow"/>
          </w:rPr>
          <w:t>Log file generation</w:t>
        </w:r>
        <w:r w:rsidR="003B6B17">
          <w:rPr>
            <w:noProof/>
            <w:webHidden/>
          </w:rPr>
          <w:tab/>
        </w:r>
        <w:r w:rsidR="003B6B17">
          <w:rPr>
            <w:noProof/>
            <w:webHidden/>
          </w:rPr>
          <w:fldChar w:fldCharType="begin"/>
        </w:r>
        <w:r w:rsidR="003B6B17">
          <w:rPr>
            <w:noProof/>
            <w:webHidden/>
          </w:rPr>
          <w:instrText xml:space="preserve"> PAGEREF _Toc16518038 \h </w:instrText>
        </w:r>
        <w:r w:rsidR="003B6B17">
          <w:rPr>
            <w:noProof/>
            <w:webHidden/>
          </w:rPr>
        </w:r>
        <w:r w:rsidR="003B6B17">
          <w:rPr>
            <w:noProof/>
            <w:webHidden/>
          </w:rPr>
          <w:fldChar w:fldCharType="separate"/>
        </w:r>
        <w:r w:rsidR="003B6B17">
          <w:rPr>
            <w:noProof/>
            <w:webHidden/>
          </w:rPr>
          <w:t>14</w:t>
        </w:r>
        <w:r w:rsidR="003B6B17">
          <w:rPr>
            <w:noProof/>
            <w:webHidden/>
          </w:rPr>
          <w:fldChar w:fldCharType="end"/>
        </w:r>
      </w:hyperlink>
    </w:p>
    <w:p w14:paraId="72892437" w14:textId="77777777" w:rsidR="003B6B17" w:rsidRDefault="00E576C0">
      <w:pPr>
        <w:pStyle w:val="TOC2"/>
        <w:rPr>
          <w:rFonts w:asciiTheme="minorHAnsi" w:hAnsiTheme="minorHAnsi" w:cstheme="minorBidi"/>
          <w:noProof/>
          <w:sz w:val="22"/>
          <w:szCs w:val="22"/>
        </w:rPr>
      </w:pPr>
      <w:hyperlink w:anchor="_Toc16518039" w:history="1">
        <w:r w:rsidR="003B6B17" w:rsidRPr="00155C49">
          <w:rPr>
            <w:rStyle w:val="Hyperlink"/>
            <w:noProof/>
          </w:rPr>
          <w:t>Exception and Error Handling</w:t>
        </w:r>
        <w:r w:rsidR="003B6B17">
          <w:rPr>
            <w:noProof/>
            <w:webHidden/>
          </w:rPr>
          <w:tab/>
        </w:r>
        <w:r w:rsidR="003B6B17">
          <w:rPr>
            <w:noProof/>
            <w:webHidden/>
          </w:rPr>
          <w:fldChar w:fldCharType="begin"/>
        </w:r>
        <w:r w:rsidR="003B6B17">
          <w:rPr>
            <w:noProof/>
            <w:webHidden/>
          </w:rPr>
          <w:instrText xml:space="preserve"> PAGEREF _Toc16518039 \h </w:instrText>
        </w:r>
        <w:r w:rsidR="003B6B17">
          <w:rPr>
            <w:noProof/>
            <w:webHidden/>
          </w:rPr>
        </w:r>
        <w:r w:rsidR="003B6B17">
          <w:rPr>
            <w:noProof/>
            <w:webHidden/>
          </w:rPr>
          <w:fldChar w:fldCharType="separate"/>
        </w:r>
        <w:r w:rsidR="003B6B17">
          <w:rPr>
            <w:noProof/>
            <w:webHidden/>
          </w:rPr>
          <w:t>14</w:t>
        </w:r>
        <w:r w:rsidR="003B6B17">
          <w:rPr>
            <w:noProof/>
            <w:webHidden/>
          </w:rPr>
          <w:fldChar w:fldCharType="end"/>
        </w:r>
      </w:hyperlink>
    </w:p>
    <w:p w14:paraId="123F4DB1" w14:textId="77777777" w:rsidR="003B6B17" w:rsidRDefault="00E576C0">
      <w:pPr>
        <w:pStyle w:val="TOC1"/>
        <w:rPr>
          <w:rFonts w:asciiTheme="minorHAnsi" w:hAnsiTheme="minorHAnsi" w:cstheme="minorBidi"/>
          <w:b w:val="0"/>
          <w:noProof/>
          <w:sz w:val="22"/>
          <w:szCs w:val="22"/>
        </w:rPr>
      </w:pPr>
      <w:hyperlink w:anchor="_Toc16518040" w:history="1">
        <w:r w:rsidR="003B6B17" w:rsidRPr="00155C49">
          <w:rPr>
            <w:rStyle w:val="Hyperlink"/>
            <w:noProof/>
          </w:rPr>
          <w:t>4. Providers and Utilities</w:t>
        </w:r>
        <w:r w:rsidR="003B6B17">
          <w:rPr>
            <w:noProof/>
            <w:webHidden/>
          </w:rPr>
          <w:tab/>
        </w:r>
        <w:r w:rsidR="003B6B17">
          <w:rPr>
            <w:noProof/>
            <w:webHidden/>
          </w:rPr>
          <w:fldChar w:fldCharType="begin"/>
        </w:r>
        <w:r w:rsidR="003B6B17">
          <w:rPr>
            <w:noProof/>
            <w:webHidden/>
          </w:rPr>
          <w:instrText xml:space="preserve"> PAGEREF _Toc16518040 \h </w:instrText>
        </w:r>
        <w:r w:rsidR="003B6B17">
          <w:rPr>
            <w:noProof/>
            <w:webHidden/>
          </w:rPr>
        </w:r>
        <w:r w:rsidR="003B6B17">
          <w:rPr>
            <w:noProof/>
            <w:webHidden/>
          </w:rPr>
          <w:fldChar w:fldCharType="separate"/>
        </w:r>
        <w:r w:rsidR="003B6B17">
          <w:rPr>
            <w:noProof/>
            <w:webHidden/>
          </w:rPr>
          <w:t>16</w:t>
        </w:r>
        <w:r w:rsidR="003B6B17">
          <w:rPr>
            <w:noProof/>
            <w:webHidden/>
          </w:rPr>
          <w:fldChar w:fldCharType="end"/>
        </w:r>
      </w:hyperlink>
    </w:p>
    <w:p w14:paraId="21942E95" w14:textId="77777777" w:rsidR="003B6B17" w:rsidRDefault="00E576C0">
      <w:pPr>
        <w:pStyle w:val="TOC2"/>
        <w:rPr>
          <w:rFonts w:asciiTheme="minorHAnsi" w:hAnsiTheme="minorHAnsi" w:cstheme="minorBidi"/>
          <w:noProof/>
          <w:sz w:val="22"/>
          <w:szCs w:val="22"/>
        </w:rPr>
      </w:pPr>
      <w:hyperlink w:anchor="_Toc16518041" w:history="1">
        <w:r w:rsidR="003B6B17" w:rsidRPr="00155C49">
          <w:rPr>
            <w:rStyle w:val="Hyperlink"/>
            <w:noProof/>
          </w:rPr>
          <w:t>Overview</w:t>
        </w:r>
        <w:r w:rsidR="003B6B17">
          <w:rPr>
            <w:noProof/>
            <w:webHidden/>
          </w:rPr>
          <w:tab/>
        </w:r>
        <w:r w:rsidR="003B6B17">
          <w:rPr>
            <w:noProof/>
            <w:webHidden/>
          </w:rPr>
          <w:fldChar w:fldCharType="begin"/>
        </w:r>
        <w:r w:rsidR="003B6B17">
          <w:rPr>
            <w:noProof/>
            <w:webHidden/>
          </w:rPr>
          <w:instrText xml:space="preserve"> PAGEREF _Toc16518041 \h </w:instrText>
        </w:r>
        <w:r w:rsidR="003B6B17">
          <w:rPr>
            <w:noProof/>
            <w:webHidden/>
          </w:rPr>
        </w:r>
        <w:r w:rsidR="003B6B17">
          <w:rPr>
            <w:noProof/>
            <w:webHidden/>
          </w:rPr>
          <w:fldChar w:fldCharType="separate"/>
        </w:r>
        <w:r w:rsidR="003B6B17">
          <w:rPr>
            <w:noProof/>
            <w:webHidden/>
          </w:rPr>
          <w:t>16</w:t>
        </w:r>
        <w:r w:rsidR="003B6B17">
          <w:rPr>
            <w:noProof/>
            <w:webHidden/>
          </w:rPr>
          <w:fldChar w:fldCharType="end"/>
        </w:r>
      </w:hyperlink>
    </w:p>
    <w:p w14:paraId="4CCBD535" w14:textId="77777777" w:rsidR="003B6B17" w:rsidRDefault="00E576C0">
      <w:pPr>
        <w:pStyle w:val="TOC2"/>
        <w:rPr>
          <w:rFonts w:asciiTheme="minorHAnsi" w:hAnsiTheme="minorHAnsi" w:cstheme="minorBidi"/>
          <w:noProof/>
          <w:sz w:val="22"/>
          <w:szCs w:val="22"/>
        </w:rPr>
      </w:pPr>
      <w:hyperlink w:anchor="_Toc16518042" w:history="1">
        <w:r w:rsidR="003B6B17" w:rsidRPr="00155C49">
          <w:rPr>
            <w:rStyle w:val="Hyperlink"/>
            <w:noProof/>
          </w:rPr>
          <w:t>Providers vs Utilities</w:t>
        </w:r>
        <w:r w:rsidR="003B6B17">
          <w:rPr>
            <w:noProof/>
            <w:webHidden/>
          </w:rPr>
          <w:tab/>
        </w:r>
        <w:r w:rsidR="003B6B17">
          <w:rPr>
            <w:noProof/>
            <w:webHidden/>
          </w:rPr>
          <w:fldChar w:fldCharType="begin"/>
        </w:r>
        <w:r w:rsidR="003B6B17">
          <w:rPr>
            <w:noProof/>
            <w:webHidden/>
          </w:rPr>
          <w:instrText xml:space="preserve"> PAGEREF _Toc16518042 \h </w:instrText>
        </w:r>
        <w:r w:rsidR="003B6B17">
          <w:rPr>
            <w:noProof/>
            <w:webHidden/>
          </w:rPr>
        </w:r>
        <w:r w:rsidR="003B6B17">
          <w:rPr>
            <w:noProof/>
            <w:webHidden/>
          </w:rPr>
          <w:fldChar w:fldCharType="separate"/>
        </w:r>
        <w:r w:rsidR="003B6B17">
          <w:rPr>
            <w:noProof/>
            <w:webHidden/>
          </w:rPr>
          <w:t>16</w:t>
        </w:r>
        <w:r w:rsidR="003B6B17">
          <w:rPr>
            <w:noProof/>
            <w:webHidden/>
          </w:rPr>
          <w:fldChar w:fldCharType="end"/>
        </w:r>
      </w:hyperlink>
    </w:p>
    <w:p w14:paraId="42BF2C3E" w14:textId="77777777" w:rsidR="003B6B17" w:rsidRDefault="00E576C0">
      <w:pPr>
        <w:pStyle w:val="TOC2"/>
        <w:rPr>
          <w:rFonts w:asciiTheme="minorHAnsi" w:hAnsiTheme="minorHAnsi" w:cstheme="minorBidi"/>
          <w:noProof/>
          <w:sz w:val="22"/>
          <w:szCs w:val="22"/>
        </w:rPr>
      </w:pPr>
      <w:hyperlink w:anchor="_Toc16518043" w:history="1">
        <w:r w:rsidR="003B6B17" w:rsidRPr="00155C49">
          <w:rPr>
            <w:rStyle w:val="Hyperlink"/>
            <w:noProof/>
            <w:highlight w:val="yellow"/>
          </w:rPr>
          <w:t>Provider Implementation Details</w:t>
        </w:r>
        <w:r w:rsidR="003B6B17">
          <w:rPr>
            <w:noProof/>
            <w:webHidden/>
          </w:rPr>
          <w:tab/>
        </w:r>
        <w:r w:rsidR="003B6B17">
          <w:rPr>
            <w:noProof/>
            <w:webHidden/>
          </w:rPr>
          <w:fldChar w:fldCharType="begin"/>
        </w:r>
        <w:r w:rsidR="003B6B17">
          <w:rPr>
            <w:noProof/>
            <w:webHidden/>
          </w:rPr>
          <w:instrText xml:space="preserve"> PAGEREF _Toc16518043 \h </w:instrText>
        </w:r>
        <w:r w:rsidR="003B6B17">
          <w:rPr>
            <w:noProof/>
            <w:webHidden/>
          </w:rPr>
        </w:r>
        <w:r w:rsidR="003B6B17">
          <w:rPr>
            <w:noProof/>
            <w:webHidden/>
          </w:rPr>
          <w:fldChar w:fldCharType="separate"/>
        </w:r>
        <w:r w:rsidR="003B6B17">
          <w:rPr>
            <w:noProof/>
            <w:webHidden/>
          </w:rPr>
          <w:t>17</w:t>
        </w:r>
        <w:r w:rsidR="003B6B17">
          <w:rPr>
            <w:noProof/>
            <w:webHidden/>
          </w:rPr>
          <w:fldChar w:fldCharType="end"/>
        </w:r>
      </w:hyperlink>
    </w:p>
    <w:p w14:paraId="3B112622" w14:textId="77777777" w:rsidR="003B6B17" w:rsidRDefault="00E576C0">
      <w:pPr>
        <w:pStyle w:val="TOC2"/>
        <w:rPr>
          <w:rFonts w:asciiTheme="minorHAnsi" w:hAnsiTheme="minorHAnsi" w:cstheme="minorBidi"/>
          <w:noProof/>
          <w:sz w:val="22"/>
          <w:szCs w:val="22"/>
        </w:rPr>
      </w:pPr>
      <w:hyperlink w:anchor="_Toc16518044" w:history="1">
        <w:r w:rsidR="003B6B17" w:rsidRPr="00155C49">
          <w:rPr>
            <w:rStyle w:val="Hyperlink"/>
            <w:noProof/>
          </w:rPr>
          <w:t>Core Providers</w:t>
        </w:r>
        <w:r w:rsidR="003B6B17">
          <w:rPr>
            <w:noProof/>
            <w:webHidden/>
          </w:rPr>
          <w:tab/>
        </w:r>
        <w:r w:rsidR="003B6B17">
          <w:rPr>
            <w:noProof/>
            <w:webHidden/>
          </w:rPr>
          <w:fldChar w:fldCharType="begin"/>
        </w:r>
        <w:r w:rsidR="003B6B17">
          <w:rPr>
            <w:noProof/>
            <w:webHidden/>
          </w:rPr>
          <w:instrText xml:space="preserve"> PAGEREF _Toc16518044 \h </w:instrText>
        </w:r>
        <w:r w:rsidR="003B6B17">
          <w:rPr>
            <w:noProof/>
            <w:webHidden/>
          </w:rPr>
        </w:r>
        <w:r w:rsidR="003B6B17">
          <w:rPr>
            <w:noProof/>
            <w:webHidden/>
          </w:rPr>
          <w:fldChar w:fldCharType="separate"/>
        </w:r>
        <w:r w:rsidR="003B6B17">
          <w:rPr>
            <w:noProof/>
            <w:webHidden/>
          </w:rPr>
          <w:t>18</w:t>
        </w:r>
        <w:r w:rsidR="003B6B17">
          <w:rPr>
            <w:noProof/>
            <w:webHidden/>
          </w:rPr>
          <w:fldChar w:fldCharType="end"/>
        </w:r>
      </w:hyperlink>
    </w:p>
    <w:p w14:paraId="1BF0B780" w14:textId="77777777" w:rsidR="003B6B17" w:rsidRDefault="00E576C0">
      <w:pPr>
        <w:pStyle w:val="TOC1"/>
        <w:rPr>
          <w:rFonts w:asciiTheme="minorHAnsi" w:hAnsiTheme="minorHAnsi" w:cstheme="minorBidi"/>
          <w:b w:val="0"/>
          <w:noProof/>
          <w:sz w:val="22"/>
          <w:szCs w:val="22"/>
        </w:rPr>
      </w:pPr>
      <w:hyperlink w:anchor="_Toc16518045" w:history="1">
        <w:r w:rsidR="003B6B17" w:rsidRPr="00155C49">
          <w:rPr>
            <w:rStyle w:val="Hyperlink"/>
            <w:noProof/>
          </w:rPr>
          <w:t>5. Test Automation Framework Integration</w:t>
        </w:r>
        <w:r w:rsidR="003B6B17">
          <w:rPr>
            <w:noProof/>
            <w:webHidden/>
          </w:rPr>
          <w:tab/>
        </w:r>
        <w:r w:rsidR="003B6B17">
          <w:rPr>
            <w:noProof/>
            <w:webHidden/>
          </w:rPr>
          <w:fldChar w:fldCharType="begin"/>
        </w:r>
        <w:r w:rsidR="003B6B17">
          <w:rPr>
            <w:noProof/>
            <w:webHidden/>
          </w:rPr>
          <w:instrText xml:space="preserve"> PAGEREF _Toc16518045 \h </w:instrText>
        </w:r>
        <w:r w:rsidR="003B6B17">
          <w:rPr>
            <w:noProof/>
            <w:webHidden/>
          </w:rPr>
        </w:r>
        <w:r w:rsidR="003B6B17">
          <w:rPr>
            <w:noProof/>
            <w:webHidden/>
          </w:rPr>
          <w:fldChar w:fldCharType="separate"/>
        </w:r>
        <w:r w:rsidR="003B6B17">
          <w:rPr>
            <w:noProof/>
            <w:webHidden/>
          </w:rPr>
          <w:t>20</w:t>
        </w:r>
        <w:r w:rsidR="003B6B17">
          <w:rPr>
            <w:noProof/>
            <w:webHidden/>
          </w:rPr>
          <w:fldChar w:fldCharType="end"/>
        </w:r>
      </w:hyperlink>
    </w:p>
    <w:p w14:paraId="7CBC7879" w14:textId="77777777" w:rsidR="003B6B17" w:rsidRDefault="00E576C0">
      <w:pPr>
        <w:pStyle w:val="TOC2"/>
        <w:rPr>
          <w:rFonts w:asciiTheme="minorHAnsi" w:hAnsiTheme="minorHAnsi" w:cstheme="minorBidi"/>
          <w:noProof/>
          <w:sz w:val="22"/>
          <w:szCs w:val="22"/>
        </w:rPr>
      </w:pPr>
      <w:hyperlink w:anchor="_Toc16518046" w:history="1">
        <w:r w:rsidR="003B6B17" w:rsidRPr="00155C49">
          <w:rPr>
            <w:rStyle w:val="Hyperlink"/>
            <w:noProof/>
          </w:rPr>
          <w:t>Overview</w:t>
        </w:r>
        <w:r w:rsidR="003B6B17">
          <w:rPr>
            <w:noProof/>
            <w:webHidden/>
          </w:rPr>
          <w:tab/>
        </w:r>
        <w:r w:rsidR="003B6B17">
          <w:rPr>
            <w:noProof/>
            <w:webHidden/>
          </w:rPr>
          <w:fldChar w:fldCharType="begin"/>
        </w:r>
        <w:r w:rsidR="003B6B17">
          <w:rPr>
            <w:noProof/>
            <w:webHidden/>
          </w:rPr>
          <w:instrText xml:space="preserve"> PAGEREF _Toc16518046 \h </w:instrText>
        </w:r>
        <w:r w:rsidR="003B6B17">
          <w:rPr>
            <w:noProof/>
            <w:webHidden/>
          </w:rPr>
        </w:r>
        <w:r w:rsidR="003B6B17">
          <w:rPr>
            <w:noProof/>
            <w:webHidden/>
          </w:rPr>
          <w:fldChar w:fldCharType="separate"/>
        </w:r>
        <w:r w:rsidR="003B6B17">
          <w:rPr>
            <w:noProof/>
            <w:webHidden/>
          </w:rPr>
          <w:t>20</w:t>
        </w:r>
        <w:r w:rsidR="003B6B17">
          <w:rPr>
            <w:noProof/>
            <w:webHidden/>
          </w:rPr>
          <w:fldChar w:fldCharType="end"/>
        </w:r>
      </w:hyperlink>
    </w:p>
    <w:p w14:paraId="6566A507" w14:textId="77777777" w:rsidR="003B6B17" w:rsidRDefault="00E576C0">
      <w:pPr>
        <w:pStyle w:val="TOC2"/>
        <w:rPr>
          <w:rFonts w:asciiTheme="minorHAnsi" w:hAnsiTheme="minorHAnsi" w:cstheme="minorBidi"/>
          <w:noProof/>
          <w:sz w:val="22"/>
          <w:szCs w:val="22"/>
        </w:rPr>
      </w:pPr>
      <w:hyperlink w:anchor="_Toc16518047" w:history="1">
        <w:r w:rsidR="003B6B17" w:rsidRPr="00155C49">
          <w:rPr>
            <w:rStyle w:val="Hyperlink"/>
            <w:noProof/>
          </w:rPr>
          <w:t>Test automation framework</w:t>
        </w:r>
        <w:r w:rsidR="003B6B17">
          <w:rPr>
            <w:noProof/>
            <w:webHidden/>
          </w:rPr>
          <w:tab/>
        </w:r>
        <w:r w:rsidR="003B6B17">
          <w:rPr>
            <w:noProof/>
            <w:webHidden/>
          </w:rPr>
          <w:fldChar w:fldCharType="begin"/>
        </w:r>
        <w:r w:rsidR="003B6B17">
          <w:rPr>
            <w:noProof/>
            <w:webHidden/>
          </w:rPr>
          <w:instrText xml:space="preserve"> PAGEREF _Toc16518047 \h </w:instrText>
        </w:r>
        <w:r w:rsidR="003B6B17">
          <w:rPr>
            <w:noProof/>
            <w:webHidden/>
          </w:rPr>
        </w:r>
        <w:r w:rsidR="003B6B17">
          <w:rPr>
            <w:noProof/>
            <w:webHidden/>
          </w:rPr>
          <w:fldChar w:fldCharType="separate"/>
        </w:r>
        <w:r w:rsidR="003B6B17">
          <w:rPr>
            <w:noProof/>
            <w:webHidden/>
          </w:rPr>
          <w:t>20</w:t>
        </w:r>
        <w:r w:rsidR="003B6B17">
          <w:rPr>
            <w:noProof/>
            <w:webHidden/>
          </w:rPr>
          <w:fldChar w:fldCharType="end"/>
        </w:r>
      </w:hyperlink>
    </w:p>
    <w:p w14:paraId="14C28797" w14:textId="7EC688F8" w:rsidR="00A77B9D" w:rsidRDefault="00D1572A" w:rsidP="00FB1676">
      <w:pPr>
        <w:pStyle w:val="Style1"/>
      </w:pPr>
      <w:r w:rsidRPr="002C21FC">
        <w:fldChar w:fldCharType="end"/>
      </w:r>
    </w:p>
    <w:p w14:paraId="218191C6" w14:textId="77777777" w:rsidR="00A77B9D" w:rsidRDefault="00A77B9D">
      <w:pPr>
        <w:spacing w:before="0"/>
        <w:ind w:left="0"/>
      </w:pPr>
      <w:r>
        <w:br w:type="page"/>
      </w:r>
    </w:p>
    <w:p w14:paraId="327CF4C2" w14:textId="77777777" w:rsidR="007429B6" w:rsidRDefault="007429B6" w:rsidP="00FB1676">
      <w:pPr>
        <w:pStyle w:val="Style1"/>
      </w:pPr>
    </w:p>
    <w:p w14:paraId="698E3152" w14:textId="39E0D6C7" w:rsidR="00A77B9D" w:rsidRPr="002C21FC" w:rsidRDefault="00A77B9D" w:rsidP="00A77B9D">
      <w:pPr>
        <w:pStyle w:val="HeadingTOC"/>
      </w:pPr>
      <w:bookmarkStart w:id="4" w:name="_Toc16518014"/>
      <w:r>
        <w:t xml:space="preserve">Table </w:t>
      </w:r>
      <w:proofErr w:type="gramStart"/>
      <w:r>
        <w:t>Of</w:t>
      </w:r>
      <w:proofErr w:type="gramEnd"/>
      <w:r>
        <w:t xml:space="preserve"> Figures</w:t>
      </w:r>
      <w:bookmarkEnd w:id="4"/>
    </w:p>
    <w:p w14:paraId="70A8E861" w14:textId="77777777" w:rsidR="003B6B17" w:rsidRDefault="00A77B9D">
      <w:pPr>
        <w:pStyle w:val="TableofFigures"/>
        <w:tabs>
          <w:tab w:val="right" w:leader="dot" w:pos="10502"/>
        </w:tabs>
        <w:rPr>
          <w:rFonts w:asciiTheme="minorHAnsi" w:hAnsiTheme="minorHAnsi" w:cstheme="minorBidi"/>
          <w:noProof/>
          <w:sz w:val="22"/>
          <w:szCs w:val="22"/>
        </w:rPr>
      </w:pPr>
      <w:r w:rsidRPr="00A77B9D">
        <w:rPr>
          <w:rFonts w:asciiTheme="minorHAnsi" w:hAnsiTheme="minorHAnsi" w:cstheme="minorHAnsi"/>
        </w:rPr>
        <w:fldChar w:fldCharType="begin"/>
      </w:r>
      <w:r w:rsidRPr="00A77B9D">
        <w:rPr>
          <w:rFonts w:asciiTheme="minorHAnsi" w:hAnsiTheme="minorHAnsi" w:cstheme="minorHAnsi"/>
        </w:rPr>
        <w:instrText xml:space="preserve"> TOC \h \z \c "Figure" </w:instrText>
      </w:r>
      <w:r w:rsidRPr="00A77B9D">
        <w:rPr>
          <w:rFonts w:asciiTheme="minorHAnsi" w:hAnsiTheme="minorHAnsi" w:cstheme="minorHAnsi"/>
        </w:rPr>
        <w:fldChar w:fldCharType="separate"/>
      </w:r>
      <w:hyperlink w:anchor="_Toc16518002" w:history="1">
        <w:r w:rsidR="003B6B17" w:rsidRPr="0018038D">
          <w:rPr>
            <w:rStyle w:val="Hyperlink"/>
            <w:noProof/>
          </w:rPr>
          <w:t>Figure 2</w:t>
        </w:r>
        <w:r w:rsidR="003B6B17" w:rsidRPr="0018038D">
          <w:rPr>
            <w:rStyle w:val="Hyperlink"/>
            <w:noProof/>
          </w:rPr>
          <w:noBreakHyphen/>
          <w:t>1 Architectural Layer Block Diagram</w:t>
        </w:r>
        <w:r w:rsidR="003B6B17">
          <w:rPr>
            <w:noProof/>
            <w:webHidden/>
          </w:rPr>
          <w:tab/>
        </w:r>
        <w:r w:rsidR="003B6B17">
          <w:rPr>
            <w:noProof/>
            <w:webHidden/>
          </w:rPr>
          <w:fldChar w:fldCharType="begin"/>
        </w:r>
        <w:r w:rsidR="003B6B17">
          <w:rPr>
            <w:noProof/>
            <w:webHidden/>
          </w:rPr>
          <w:instrText xml:space="preserve"> PAGEREF _Toc16518002 \h </w:instrText>
        </w:r>
        <w:r w:rsidR="003B6B17">
          <w:rPr>
            <w:noProof/>
            <w:webHidden/>
          </w:rPr>
        </w:r>
        <w:r w:rsidR="003B6B17">
          <w:rPr>
            <w:noProof/>
            <w:webHidden/>
          </w:rPr>
          <w:fldChar w:fldCharType="separate"/>
        </w:r>
        <w:r w:rsidR="003B6B17">
          <w:rPr>
            <w:noProof/>
            <w:webHidden/>
          </w:rPr>
          <w:t>7</w:t>
        </w:r>
        <w:r w:rsidR="003B6B17">
          <w:rPr>
            <w:noProof/>
            <w:webHidden/>
          </w:rPr>
          <w:fldChar w:fldCharType="end"/>
        </w:r>
      </w:hyperlink>
    </w:p>
    <w:p w14:paraId="1AE7D0B2" w14:textId="77777777" w:rsidR="003B6B17" w:rsidRDefault="00E576C0">
      <w:pPr>
        <w:pStyle w:val="TableofFigures"/>
        <w:tabs>
          <w:tab w:val="right" w:leader="dot" w:pos="10502"/>
        </w:tabs>
        <w:rPr>
          <w:rFonts w:asciiTheme="minorHAnsi" w:hAnsiTheme="minorHAnsi" w:cstheme="minorBidi"/>
          <w:noProof/>
          <w:sz w:val="22"/>
          <w:szCs w:val="22"/>
        </w:rPr>
      </w:pPr>
      <w:hyperlink w:anchor="_Toc16518003" w:history="1">
        <w:r w:rsidR="003B6B17" w:rsidRPr="0018038D">
          <w:rPr>
            <w:rStyle w:val="Hyperlink"/>
            <w:rFonts w:ascii="Intel Clear" w:hAnsi="Intel Clear" w:cs="Intel Clear"/>
            <w:noProof/>
          </w:rPr>
          <w:t>Figure 3</w:t>
        </w:r>
        <w:r w:rsidR="003B6B17" w:rsidRPr="0018038D">
          <w:rPr>
            <w:rStyle w:val="Hyperlink"/>
            <w:rFonts w:ascii="Intel Clear" w:hAnsi="Intel Clear" w:cs="Intel Clear"/>
            <w:noProof/>
          </w:rPr>
          <w:noBreakHyphen/>
          <w:t>1 Test Automation Infrastructure</w:t>
        </w:r>
        <w:r w:rsidR="003B6B17">
          <w:rPr>
            <w:noProof/>
            <w:webHidden/>
          </w:rPr>
          <w:tab/>
        </w:r>
        <w:r w:rsidR="003B6B17">
          <w:rPr>
            <w:noProof/>
            <w:webHidden/>
          </w:rPr>
          <w:fldChar w:fldCharType="begin"/>
        </w:r>
        <w:r w:rsidR="003B6B17">
          <w:rPr>
            <w:noProof/>
            <w:webHidden/>
          </w:rPr>
          <w:instrText xml:space="preserve"> PAGEREF _Toc16518003 \h </w:instrText>
        </w:r>
        <w:r w:rsidR="003B6B17">
          <w:rPr>
            <w:noProof/>
            <w:webHidden/>
          </w:rPr>
        </w:r>
        <w:r w:rsidR="003B6B17">
          <w:rPr>
            <w:noProof/>
            <w:webHidden/>
          </w:rPr>
          <w:fldChar w:fldCharType="separate"/>
        </w:r>
        <w:r w:rsidR="003B6B17">
          <w:rPr>
            <w:noProof/>
            <w:webHidden/>
          </w:rPr>
          <w:t>8</w:t>
        </w:r>
        <w:r w:rsidR="003B6B17">
          <w:rPr>
            <w:noProof/>
            <w:webHidden/>
          </w:rPr>
          <w:fldChar w:fldCharType="end"/>
        </w:r>
      </w:hyperlink>
    </w:p>
    <w:p w14:paraId="4A3DEF17" w14:textId="77777777" w:rsidR="003B6B17" w:rsidRDefault="00E576C0">
      <w:pPr>
        <w:pStyle w:val="TableofFigures"/>
        <w:tabs>
          <w:tab w:val="right" w:leader="dot" w:pos="10502"/>
        </w:tabs>
        <w:rPr>
          <w:rFonts w:asciiTheme="minorHAnsi" w:hAnsiTheme="minorHAnsi" w:cstheme="minorBidi"/>
          <w:noProof/>
          <w:sz w:val="22"/>
          <w:szCs w:val="22"/>
        </w:rPr>
      </w:pPr>
      <w:hyperlink w:anchor="_Toc16518004" w:history="1">
        <w:r w:rsidR="003B6B17" w:rsidRPr="0018038D">
          <w:rPr>
            <w:rStyle w:val="Hyperlink"/>
            <w:rFonts w:ascii="Intel Clear" w:hAnsi="Intel Clear" w:cs="Intel Clear"/>
            <w:noProof/>
          </w:rPr>
          <w:t>Figure 3</w:t>
        </w:r>
        <w:r w:rsidR="003B6B17" w:rsidRPr="0018038D">
          <w:rPr>
            <w:rStyle w:val="Hyperlink"/>
            <w:rFonts w:ascii="Intel Clear" w:hAnsi="Intel Clear" w:cs="Intel Clear"/>
            <w:noProof/>
          </w:rPr>
          <w:noBreakHyphen/>
          <w:t>1 Repository Breakdown</w:t>
        </w:r>
        <w:r w:rsidR="003B6B17">
          <w:rPr>
            <w:noProof/>
            <w:webHidden/>
          </w:rPr>
          <w:tab/>
        </w:r>
        <w:r w:rsidR="003B6B17">
          <w:rPr>
            <w:noProof/>
            <w:webHidden/>
          </w:rPr>
          <w:fldChar w:fldCharType="begin"/>
        </w:r>
        <w:r w:rsidR="003B6B17">
          <w:rPr>
            <w:noProof/>
            <w:webHidden/>
          </w:rPr>
          <w:instrText xml:space="preserve"> PAGEREF _Toc16518004 \h </w:instrText>
        </w:r>
        <w:r w:rsidR="003B6B17">
          <w:rPr>
            <w:noProof/>
            <w:webHidden/>
          </w:rPr>
        </w:r>
        <w:r w:rsidR="003B6B17">
          <w:rPr>
            <w:noProof/>
            <w:webHidden/>
          </w:rPr>
          <w:fldChar w:fldCharType="separate"/>
        </w:r>
        <w:r w:rsidR="003B6B17">
          <w:rPr>
            <w:noProof/>
            <w:webHidden/>
          </w:rPr>
          <w:t>9</w:t>
        </w:r>
        <w:r w:rsidR="003B6B17">
          <w:rPr>
            <w:noProof/>
            <w:webHidden/>
          </w:rPr>
          <w:fldChar w:fldCharType="end"/>
        </w:r>
      </w:hyperlink>
    </w:p>
    <w:p w14:paraId="450A288F" w14:textId="77777777" w:rsidR="003B6B17" w:rsidRDefault="00E576C0">
      <w:pPr>
        <w:pStyle w:val="TableofFigures"/>
        <w:tabs>
          <w:tab w:val="right" w:leader="dot" w:pos="10502"/>
        </w:tabs>
        <w:rPr>
          <w:rFonts w:asciiTheme="minorHAnsi" w:hAnsiTheme="minorHAnsi" w:cstheme="minorBidi"/>
          <w:noProof/>
          <w:sz w:val="22"/>
          <w:szCs w:val="22"/>
        </w:rPr>
      </w:pPr>
      <w:hyperlink w:anchor="_Toc16518005" w:history="1">
        <w:r w:rsidR="003B6B17" w:rsidRPr="0018038D">
          <w:rPr>
            <w:rStyle w:val="Hyperlink"/>
            <w:noProof/>
          </w:rPr>
          <w:t>Figure 3</w:t>
        </w:r>
        <w:r w:rsidR="003B6B17" w:rsidRPr="0018038D">
          <w:rPr>
            <w:rStyle w:val="Hyperlink"/>
            <w:noProof/>
          </w:rPr>
          <w:noBreakHyphen/>
          <w:t>2 Example "tests" package layout</w:t>
        </w:r>
        <w:r w:rsidR="003B6B17">
          <w:rPr>
            <w:noProof/>
            <w:webHidden/>
          </w:rPr>
          <w:tab/>
        </w:r>
        <w:r w:rsidR="003B6B17">
          <w:rPr>
            <w:noProof/>
            <w:webHidden/>
          </w:rPr>
          <w:fldChar w:fldCharType="begin"/>
        </w:r>
        <w:r w:rsidR="003B6B17">
          <w:rPr>
            <w:noProof/>
            <w:webHidden/>
          </w:rPr>
          <w:instrText xml:space="preserve"> PAGEREF _Toc16518005 \h </w:instrText>
        </w:r>
        <w:r w:rsidR="003B6B17">
          <w:rPr>
            <w:noProof/>
            <w:webHidden/>
          </w:rPr>
        </w:r>
        <w:r w:rsidR="003B6B17">
          <w:rPr>
            <w:noProof/>
            <w:webHidden/>
          </w:rPr>
          <w:fldChar w:fldCharType="separate"/>
        </w:r>
        <w:r w:rsidR="003B6B17">
          <w:rPr>
            <w:noProof/>
            <w:webHidden/>
          </w:rPr>
          <w:t>10</w:t>
        </w:r>
        <w:r w:rsidR="003B6B17">
          <w:rPr>
            <w:noProof/>
            <w:webHidden/>
          </w:rPr>
          <w:fldChar w:fldCharType="end"/>
        </w:r>
      </w:hyperlink>
    </w:p>
    <w:p w14:paraId="31C2E2AC" w14:textId="77777777" w:rsidR="003B6B17" w:rsidRDefault="00E576C0">
      <w:pPr>
        <w:pStyle w:val="TableofFigures"/>
        <w:tabs>
          <w:tab w:val="right" w:leader="dot" w:pos="10502"/>
        </w:tabs>
        <w:rPr>
          <w:rFonts w:asciiTheme="minorHAnsi" w:hAnsiTheme="minorHAnsi" w:cstheme="minorBidi"/>
          <w:noProof/>
          <w:sz w:val="22"/>
          <w:szCs w:val="22"/>
        </w:rPr>
      </w:pPr>
      <w:hyperlink w:anchor="_Toc16518006" w:history="1">
        <w:r w:rsidR="003B6B17" w:rsidRPr="0018038D">
          <w:rPr>
            <w:rStyle w:val="Hyperlink"/>
            <w:noProof/>
          </w:rPr>
          <w:t>Figure 3</w:t>
        </w:r>
        <w:r w:rsidR="003B6B17" w:rsidRPr="0018038D">
          <w:rPr>
            <w:rStyle w:val="Hyperlink"/>
            <w:noProof/>
          </w:rPr>
          <w:noBreakHyphen/>
          <w:t>3 Detailed examples of feature-specific test packages</w:t>
        </w:r>
        <w:r w:rsidR="003B6B17">
          <w:rPr>
            <w:noProof/>
            <w:webHidden/>
          </w:rPr>
          <w:tab/>
        </w:r>
        <w:r w:rsidR="003B6B17">
          <w:rPr>
            <w:noProof/>
            <w:webHidden/>
          </w:rPr>
          <w:fldChar w:fldCharType="begin"/>
        </w:r>
        <w:r w:rsidR="003B6B17">
          <w:rPr>
            <w:noProof/>
            <w:webHidden/>
          </w:rPr>
          <w:instrText xml:space="preserve"> PAGEREF _Toc16518006 \h </w:instrText>
        </w:r>
        <w:r w:rsidR="003B6B17">
          <w:rPr>
            <w:noProof/>
            <w:webHidden/>
          </w:rPr>
        </w:r>
        <w:r w:rsidR="003B6B17">
          <w:rPr>
            <w:noProof/>
            <w:webHidden/>
          </w:rPr>
          <w:fldChar w:fldCharType="separate"/>
        </w:r>
        <w:r w:rsidR="003B6B17">
          <w:rPr>
            <w:noProof/>
            <w:webHidden/>
          </w:rPr>
          <w:t>11</w:t>
        </w:r>
        <w:r w:rsidR="003B6B17">
          <w:rPr>
            <w:noProof/>
            <w:webHidden/>
          </w:rPr>
          <w:fldChar w:fldCharType="end"/>
        </w:r>
      </w:hyperlink>
    </w:p>
    <w:p w14:paraId="1C7EA978" w14:textId="77777777" w:rsidR="003B6B17" w:rsidRDefault="00E576C0">
      <w:pPr>
        <w:pStyle w:val="TableofFigures"/>
        <w:tabs>
          <w:tab w:val="right" w:leader="dot" w:pos="10502"/>
        </w:tabs>
        <w:rPr>
          <w:rFonts w:asciiTheme="minorHAnsi" w:hAnsiTheme="minorHAnsi" w:cstheme="minorBidi"/>
          <w:noProof/>
          <w:sz w:val="22"/>
          <w:szCs w:val="22"/>
        </w:rPr>
      </w:pPr>
      <w:hyperlink w:anchor="_Toc16518007" w:history="1">
        <w:r w:rsidR="003B6B17" w:rsidRPr="0018038D">
          <w:rPr>
            <w:rStyle w:val="Hyperlink"/>
            <w:noProof/>
          </w:rPr>
          <w:t>Figure 3</w:t>
        </w:r>
        <w:r w:rsidR="003B6B17" w:rsidRPr="0018038D">
          <w:rPr>
            <w:rStyle w:val="Hyperlink"/>
            <w:noProof/>
          </w:rPr>
          <w:noBreakHyphen/>
          <w:t>4 Example configuration file</w:t>
        </w:r>
        <w:r w:rsidR="003B6B17">
          <w:rPr>
            <w:noProof/>
            <w:webHidden/>
          </w:rPr>
          <w:tab/>
        </w:r>
        <w:r w:rsidR="003B6B17">
          <w:rPr>
            <w:noProof/>
            <w:webHidden/>
          </w:rPr>
          <w:fldChar w:fldCharType="begin"/>
        </w:r>
        <w:r w:rsidR="003B6B17">
          <w:rPr>
            <w:noProof/>
            <w:webHidden/>
          </w:rPr>
          <w:instrText xml:space="preserve"> PAGEREF _Toc16518007 \h </w:instrText>
        </w:r>
        <w:r w:rsidR="003B6B17">
          <w:rPr>
            <w:noProof/>
            <w:webHidden/>
          </w:rPr>
        </w:r>
        <w:r w:rsidR="003B6B17">
          <w:rPr>
            <w:noProof/>
            <w:webHidden/>
          </w:rPr>
          <w:fldChar w:fldCharType="separate"/>
        </w:r>
        <w:r w:rsidR="003B6B17">
          <w:rPr>
            <w:noProof/>
            <w:webHidden/>
          </w:rPr>
          <w:t>12</w:t>
        </w:r>
        <w:r w:rsidR="003B6B17">
          <w:rPr>
            <w:noProof/>
            <w:webHidden/>
          </w:rPr>
          <w:fldChar w:fldCharType="end"/>
        </w:r>
      </w:hyperlink>
    </w:p>
    <w:p w14:paraId="423810EC" w14:textId="77777777" w:rsidR="003B6B17" w:rsidRDefault="00E576C0">
      <w:pPr>
        <w:pStyle w:val="TableofFigures"/>
        <w:tabs>
          <w:tab w:val="right" w:leader="dot" w:pos="10502"/>
        </w:tabs>
        <w:rPr>
          <w:rFonts w:asciiTheme="minorHAnsi" w:hAnsiTheme="minorHAnsi" w:cstheme="minorBidi"/>
          <w:noProof/>
          <w:sz w:val="22"/>
          <w:szCs w:val="22"/>
        </w:rPr>
      </w:pPr>
      <w:hyperlink w:anchor="_Toc16518008" w:history="1">
        <w:r w:rsidR="003B6B17" w:rsidRPr="0018038D">
          <w:rPr>
            <w:rStyle w:val="Hyperlink"/>
            <w:noProof/>
          </w:rPr>
          <w:t>Figure 3</w:t>
        </w:r>
        <w:r w:rsidR="003B6B17" w:rsidRPr="0018038D">
          <w:rPr>
            <w:rStyle w:val="Hyperlink"/>
            <w:noProof/>
          </w:rPr>
          <w:noBreakHyphen/>
          <w:t>5 Example configuration file usage</w:t>
        </w:r>
        <w:r w:rsidR="003B6B17">
          <w:rPr>
            <w:noProof/>
            <w:webHidden/>
          </w:rPr>
          <w:tab/>
        </w:r>
        <w:r w:rsidR="003B6B17">
          <w:rPr>
            <w:noProof/>
            <w:webHidden/>
          </w:rPr>
          <w:fldChar w:fldCharType="begin"/>
        </w:r>
        <w:r w:rsidR="003B6B17">
          <w:rPr>
            <w:noProof/>
            <w:webHidden/>
          </w:rPr>
          <w:instrText xml:space="preserve"> PAGEREF _Toc16518008 \h </w:instrText>
        </w:r>
        <w:r w:rsidR="003B6B17">
          <w:rPr>
            <w:noProof/>
            <w:webHidden/>
          </w:rPr>
        </w:r>
        <w:r w:rsidR="003B6B17">
          <w:rPr>
            <w:noProof/>
            <w:webHidden/>
          </w:rPr>
          <w:fldChar w:fldCharType="separate"/>
        </w:r>
        <w:r w:rsidR="003B6B17">
          <w:rPr>
            <w:noProof/>
            <w:webHidden/>
          </w:rPr>
          <w:t>12</w:t>
        </w:r>
        <w:r w:rsidR="003B6B17">
          <w:rPr>
            <w:noProof/>
            <w:webHidden/>
          </w:rPr>
          <w:fldChar w:fldCharType="end"/>
        </w:r>
      </w:hyperlink>
    </w:p>
    <w:p w14:paraId="7BEE0DA4" w14:textId="77777777" w:rsidR="003B6B17" w:rsidRDefault="00E576C0">
      <w:pPr>
        <w:pStyle w:val="TableofFigures"/>
        <w:tabs>
          <w:tab w:val="right" w:leader="dot" w:pos="10502"/>
        </w:tabs>
        <w:rPr>
          <w:rFonts w:asciiTheme="minorHAnsi" w:hAnsiTheme="minorHAnsi" w:cstheme="minorBidi"/>
          <w:noProof/>
          <w:sz w:val="22"/>
          <w:szCs w:val="22"/>
        </w:rPr>
      </w:pPr>
      <w:hyperlink w:anchor="_Toc16518009" w:history="1">
        <w:r w:rsidR="003B6B17" w:rsidRPr="0018038D">
          <w:rPr>
            <w:rStyle w:val="Hyperlink"/>
            <w:noProof/>
          </w:rPr>
          <w:t>Figure 3</w:t>
        </w:r>
        <w:r w:rsidR="003B6B17" w:rsidRPr="0018038D">
          <w:rPr>
            <w:rStyle w:val="Hyperlink"/>
            <w:noProof/>
          </w:rPr>
          <w:noBreakHyphen/>
          <w:t>6 Test Case Architecture Block Diagram</w:t>
        </w:r>
        <w:r w:rsidR="003B6B17">
          <w:rPr>
            <w:noProof/>
            <w:webHidden/>
          </w:rPr>
          <w:tab/>
        </w:r>
        <w:r w:rsidR="003B6B17">
          <w:rPr>
            <w:noProof/>
            <w:webHidden/>
          </w:rPr>
          <w:fldChar w:fldCharType="begin"/>
        </w:r>
        <w:r w:rsidR="003B6B17">
          <w:rPr>
            <w:noProof/>
            <w:webHidden/>
          </w:rPr>
          <w:instrText xml:space="preserve"> PAGEREF _Toc16518009 \h </w:instrText>
        </w:r>
        <w:r w:rsidR="003B6B17">
          <w:rPr>
            <w:noProof/>
            <w:webHidden/>
          </w:rPr>
        </w:r>
        <w:r w:rsidR="003B6B17">
          <w:rPr>
            <w:noProof/>
            <w:webHidden/>
          </w:rPr>
          <w:fldChar w:fldCharType="separate"/>
        </w:r>
        <w:r w:rsidR="003B6B17">
          <w:rPr>
            <w:noProof/>
            <w:webHidden/>
          </w:rPr>
          <w:t>13</w:t>
        </w:r>
        <w:r w:rsidR="003B6B17">
          <w:rPr>
            <w:noProof/>
            <w:webHidden/>
          </w:rPr>
          <w:fldChar w:fldCharType="end"/>
        </w:r>
      </w:hyperlink>
    </w:p>
    <w:p w14:paraId="768E3999" w14:textId="77777777" w:rsidR="003B6B17" w:rsidRDefault="00E576C0">
      <w:pPr>
        <w:pStyle w:val="TableofFigures"/>
        <w:tabs>
          <w:tab w:val="right" w:leader="dot" w:pos="10502"/>
        </w:tabs>
        <w:rPr>
          <w:rFonts w:asciiTheme="minorHAnsi" w:hAnsiTheme="minorHAnsi" w:cstheme="minorBidi"/>
          <w:noProof/>
          <w:sz w:val="22"/>
          <w:szCs w:val="22"/>
        </w:rPr>
      </w:pPr>
      <w:hyperlink w:anchor="_Toc16518010" w:history="1">
        <w:r w:rsidR="003B6B17" w:rsidRPr="0018038D">
          <w:rPr>
            <w:rStyle w:val="Hyperlink"/>
            <w:noProof/>
          </w:rPr>
          <w:t>Figure 3</w:t>
        </w:r>
        <w:r w:rsidR="003B6B17" w:rsidRPr="0018038D">
          <w:rPr>
            <w:rStyle w:val="Hyperlink"/>
            <w:noProof/>
          </w:rPr>
          <w:noBreakHyphen/>
          <w:t>7 Example log file clipping</w:t>
        </w:r>
        <w:r w:rsidR="003B6B17">
          <w:rPr>
            <w:noProof/>
            <w:webHidden/>
          </w:rPr>
          <w:tab/>
        </w:r>
        <w:r w:rsidR="003B6B17">
          <w:rPr>
            <w:noProof/>
            <w:webHidden/>
          </w:rPr>
          <w:fldChar w:fldCharType="begin"/>
        </w:r>
        <w:r w:rsidR="003B6B17">
          <w:rPr>
            <w:noProof/>
            <w:webHidden/>
          </w:rPr>
          <w:instrText xml:space="preserve"> PAGEREF _Toc16518010 \h </w:instrText>
        </w:r>
        <w:r w:rsidR="003B6B17">
          <w:rPr>
            <w:noProof/>
            <w:webHidden/>
          </w:rPr>
        </w:r>
        <w:r w:rsidR="003B6B17">
          <w:rPr>
            <w:noProof/>
            <w:webHidden/>
          </w:rPr>
          <w:fldChar w:fldCharType="separate"/>
        </w:r>
        <w:r w:rsidR="003B6B17">
          <w:rPr>
            <w:noProof/>
            <w:webHidden/>
          </w:rPr>
          <w:t>14</w:t>
        </w:r>
        <w:r w:rsidR="003B6B17">
          <w:rPr>
            <w:noProof/>
            <w:webHidden/>
          </w:rPr>
          <w:fldChar w:fldCharType="end"/>
        </w:r>
      </w:hyperlink>
    </w:p>
    <w:p w14:paraId="49448783" w14:textId="77777777" w:rsidR="003B6B17" w:rsidRDefault="00E576C0">
      <w:pPr>
        <w:pStyle w:val="TableofFigures"/>
        <w:tabs>
          <w:tab w:val="right" w:leader="dot" w:pos="10502"/>
        </w:tabs>
        <w:rPr>
          <w:rFonts w:asciiTheme="minorHAnsi" w:hAnsiTheme="minorHAnsi" w:cstheme="minorBidi"/>
          <w:noProof/>
          <w:sz w:val="22"/>
          <w:szCs w:val="22"/>
        </w:rPr>
      </w:pPr>
      <w:hyperlink w:anchor="_Toc16518011" w:history="1">
        <w:r w:rsidR="003B6B17" w:rsidRPr="0018038D">
          <w:rPr>
            <w:rStyle w:val="Hyperlink"/>
            <w:noProof/>
          </w:rPr>
          <w:t>Figure 4</w:t>
        </w:r>
        <w:r w:rsidR="003B6B17" w:rsidRPr="0018038D">
          <w:rPr>
            <w:rStyle w:val="Hyperlink"/>
            <w:noProof/>
          </w:rPr>
          <w:noBreakHyphen/>
          <w:t>1 Architectural Layer Block Diagram</w:t>
        </w:r>
        <w:r w:rsidR="003B6B17">
          <w:rPr>
            <w:noProof/>
            <w:webHidden/>
          </w:rPr>
          <w:tab/>
        </w:r>
        <w:r w:rsidR="003B6B17">
          <w:rPr>
            <w:noProof/>
            <w:webHidden/>
          </w:rPr>
          <w:fldChar w:fldCharType="begin"/>
        </w:r>
        <w:r w:rsidR="003B6B17">
          <w:rPr>
            <w:noProof/>
            <w:webHidden/>
          </w:rPr>
          <w:instrText xml:space="preserve"> PAGEREF _Toc16518011 \h </w:instrText>
        </w:r>
        <w:r w:rsidR="003B6B17">
          <w:rPr>
            <w:noProof/>
            <w:webHidden/>
          </w:rPr>
        </w:r>
        <w:r w:rsidR="003B6B17">
          <w:rPr>
            <w:noProof/>
            <w:webHidden/>
          </w:rPr>
          <w:fldChar w:fldCharType="separate"/>
        </w:r>
        <w:r w:rsidR="003B6B17">
          <w:rPr>
            <w:noProof/>
            <w:webHidden/>
          </w:rPr>
          <w:t>17</w:t>
        </w:r>
        <w:r w:rsidR="003B6B17">
          <w:rPr>
            <w:noProof/>
            <w:webHidden/>
          </w:rPr>
          <w:fldChar w:fldCharType="end"/>
        </w:r>
      </w:hyperlink>
    </w:p>
    <w:p w14:paraId="650F79D7" w14:textId="77777777" w:rsidR="003B6B17" w:rsidRDefault="00E576C0">
      <w:pPr>
        <w:pStyle w:val="TableofFigures"/>
        <w:tabs>
          <w:tab w:val="right" w:leader="dot" w:pos="10502"/>
        </w:tabs>
        <w:rPr>
          <w:rFonts w:asciiTheme="minorHAnsi" w:hAnsiTheme="minorHAnsi" w:cstheme="minorBidi"/>
          <w:noProof/>
          <w:sz w:val="22"/>
          <w:szCs w:val="22"/>
        </w:rPr>
      </w:pPr>
      <w:hyperlink w:anchor="_Toc16518012" w:history="1">
        <w:r w:rsidR="003B6B17" w:rsidRPr="0018038D">
          <w:rPr>
            <w:rStyle w:val="Hyperlink"/>
            <w:noProof/>
          </w:rPr>
          <w:t>Figure 4</w:t>
        </w:r>
        <w:r w:rsidR="003B6B17" w:rsidRPr="0018038D">
          <w:rPr>
            <w:rStyle w:val="Hyperlink"/>
            <w:noProof/>
          </w:rPr>
          <w:noBreakHyphen/>
          <w:t>2 BaseProvider class</w:t>
        </w:r>
        <w:r w:rsidR="003B6B17">
          <w:rPr>
            <w:noProof/>
            <w:webHidden/>
          </w:rPr>
          <w:tab/>
        </w:r>
        <w:r w:rsidR="003B6B17">
          <w:rPr>
            <w:noProof/>
            <w:webHidden/>
          </w:rPr>
          <w:fldChar w:fldCharType="begin"/>
        </w:r>
        <w:r w:rsidR="003B6B17">
          <w:rPr>
            <w:noProof/>
            <w:webHidden/>
          </w:rPr>
          <w:instrText xml:space="preserve"> PAGEREF _Toc16518012 \h </w:instrText>
        </w:r>
        <w:r w:rsidR="003B6B17">
          <w:rPr>
            <w:noProof/>
            <w:webHidden/>
          </w:rPr>
        </w:r>
        <w:r w:rsidR="003B6B17">
          <w:rPr>
            <w:noProof/>
            <w:webHidden/>
          </w:rPr>
          <w:fldChar w:fldCharType="separate"/>
        </w:r>
        <w:r w:rsidR="003B6B17">
          <w:rPr>
            <w:noProof/>
            <w:webHidden/>
          </w:rPr>
          <w:t>18</w:t>
        </w:r>
        <w:r w:rsidR="003B6B17">
          <w:rPr>
            <w:noProof/>
            <w:webHidden/>
          </w:rPr>
          <w:fldChar w:fldCharType="end"/>
        </w:r>
      </w:hyperlink>
    </w:p>
    <w:p w14:paraId="2175A348" w14:textId="77777777" w:rsidR="007429B6" w:rsidRDefault="00A77B9D">
      <w:pPr>
        <w:spacing w:before="0"/>
        <w:ind w:left="0"/>
      </w:pPr>
      <w:r w:rsidRPr="00A77B9D">
        <w:rPr>
          <w:rFonts w:asciiTheme="minorHAnsi" w:hAnsiTheme="minorHAnsi" w:cstheme="minorHAnsi"/>
        </w:rPr>
        <w:fldChar w:fldCharType="end"/>
      </w:r>
      <w:r w:rsidR="007429B6">
        <w:br w:type="page"/>
      </w:r>
    </w:p>
    <w:p w14:paraId="45A2B44C" w14:textId="77777777" w:rsidR="00F04C23" w:rsidRPr="00FB1676" w:rsidRDefault="00F04C23" w:rsidP="00FB1676">
      <w:pPr>
        <w:pStyle w:val="Style1"/>
      </w:pPr>
    </w:p>
    <w:p w14:paraId="2AF47F1C" w14:textId="491CDC9E" w:rsidR="006046C9" w:rsidRPr="002C21FC" w:rsidRDefault="006046C9" w:rsidP="009D1954">
      <w:pPr>
        <w:pStyle w:val="HeadingTOC"/>
      </w:pPr>
      <w:bookmarkStart w:id="5" w:name="_Toc16518015"/>
      <w:r>
        <w:t xml:space="preserve">Definition </w:t>
      </w:r>
      <w:proofErr w:type="gramStart"/>
      <w:r>
        <w:t>Of</w:t>
      </w:r>
      <w:proofErr w:type="gramEnd"/>
      <w:r>
        <w:t xml:space="preserve"> Terms</w:t>
      </w:r>
      <w:bookmarkEnd w:id="5"/>
    </w:p>
    <w:tbl>
      <w:tblPr>
        <w:tblStyle w:val="TableGrid"/>
        <w:tblW w:w="0" w:type="auto"/>
        <w:tblLook w:val="04A0" w:firstRow="1" w:lastRow="0" w:firstColumn="1" w:lastColumn="0" w:noHBand="0" w:noVBand="1"/>
      </w:tblPr>
      <w:tblGrid>
        <w:gridCol w:w="5251"/>
        <w:gridCol w:w="5251"/>
      </w:tblGrid>
      <w:tr w:rsidR="006046C9" w14:paraId="50DDFE5B" w14:textId="77777777" w:rsidTr="006046C9">
        <w:tc>
          <w:tcPr>
            <w:tcW w:w="5251" w:type="dxa"/>
          </w:tcPr>
          <w:p w14:paraId="31D8925A" w14:textId="2C391811" w:rsidR="006046C9" w:rsidRPr="006672AE" w:rsidRDefault="006046C9" w:rsidP="00D2409A">
            <w:pPr>
              <w:pStyle w:val="TOC1"/>
              <w:rPr>
                <w:rFonts w:asciiTheme="minorHAnsi" w:hAnsiTheme="minorHAnsi"/>
                <w:b w:val="0"/>
              </w:rPr>
            </w:pPr>
            <w:r w:rsidRPr="006672AE">
              <w:rPr>
                <w:rFonts w:asciiTheme="minorHAnsi" w:hAnsiTheme="minorHAnsi"/>
                <w:b w:val="0"/>
              </w:rPr>
              <w:t>Term</w:t>
            </w:r>
          </w:p>
        </w:tc>
        <w:tc>
          <w:tcPr>
            <w:tcW w:w="5251" w:type="dxa"/>
          </w:tcPr>
          <w:p w14:paraId="5C735DB0" w14:textId="3FA07DDB" w:rsidR="006046C9" w:rsidRPr="006672AE" w:rsidRDefault="006046C9" w:rsidP="00D2409A">
            <w:pPr>
              <w:pStyle w:val="TOC1"/>
              <w:rPr>
                <w:rFonts w:asciiTheme="minorHAnsi" w:hAnsiTheme="minorHAnsi"/>
                <w:b w:val="0"/>
              </w:rPr>
            </w:pPr>
            <w:r w:rsidRPr="006672AE">
              <w:rPr>
                <w:rFonts w:asciiTheme="minorHAnsi" w:hAnsiTheme="minorHAnsi"/>
                <w:b w:val="0"/>
              </w:rPr>
              <w:t>Definition</w:t>
            </w:r>
          </w:p>
        </w:tc>
      </w:tr>
      <w:tr w:rsidR="006046C9" w14:paraId="381D45AD" w14:textId="77777777" w:rsidTr="006046C9">
        <w:tc>
          <w:tcPr>
            <w:tcW w:w="5251" w:type="dxa"/>
          </w:tcPr>
          <w:p w14:paraId="6F73C598" w14:textId="0CB6E09B" w:rsidR="006046C9" w:rsidRPr="006672AE" w:rsidRDefault="006046C9" w:rsidP="00D2409A">
            <w:pPr>
              <w:pStyle w:val="TOC1"/>
              <w:rPr>
                <w:rFonts w:asciiTheme="minorHAnsi" w:hAnsiTheme="minorHAnsi"/>
                <w:b w:val="0"/>
              </w:rPr>
            </w:pPr>
            <w:r w:rsidRPr="006672AE">
              <w:rPr>
                <w:rFonts w:asciiTheme="minorHAnsi" w:hAnsiTheme="minorHAnsi"/>
                <w:b w:val="0"/>
              </w:rPr>
              <w:t>API</w:t>
            </w:r>
          </w:p>
        </w:tc>
        <w:tc>
          <w:tcPr>
            <w:tcW w:w="5251" w:type="dxa"/>
          </w:tcPr>
          <w:p w14:paraId="47703E92" w14:textId="5E6F128A" w:rsidR="006046C9" w:rsidRPr="006672AE" w:rsidRDefault="006046C9" w:rsidP="00D2409A">
            <w:pPr>
              <w:pStyle w:val="TOC1"/>
              <w:rPr>
                <w:rFonts w:asciiTheme="minorHAnsi" w:hAnsiTheme="minorHAnsi"/>
                <w:b w:val="0"/>
              </w:rPr>
            </w:pPr>
            <w:r w:rsidRPr="006672AE">
              <w:rPr>
                <w:rFonts w:asciiTheme="minorHAnsi" w:hAnsiTheme="minorHAnsi"/>
                <w:b w:val="0"/>
              </w:rPr>
              <w:t>Application Programming Interface</w:t>
            </w:r>
          </w:p>
        </w:tc>
      </w:tr>
      <w:tr w:rsidR="006046C9" w14:paraId="21F654F9" w14:textId="77777777" w:rsidTr="006046C9">
        <w:tc>
          <w:tcPr>
            <w:tcW w:w="5251" w:type="dxa"/>
          </w:tcPr>
          <w:p w14:paraId="5606C122" w14:textId="28235107" w:rsidR="006046C9" w:rsidRPr="006672AE" w:rsidRDefault="006046C9" w:rsidP="00D2409A">
            <w:pPr>
              <w:pStyle w:val="TOC1"/>
              <w:rPr>
                <w:rFonts w:asciiTheme="minorHAnsi" w:hAnsiTheme="minorHAnsi"/>
                <w:b w:val="0"/>
              </w:rPr>
            </w:pPr>
            <w:r w:rsidRPr="006672AE">
              <w:rPr>
                <w:rFonts w:asciiTheme="minorHAnsi" w:hAnsiTheme="minorHAnsi"/>
                <w:b w:val="0"/>
              </w:rPr>
              <w:t>BKC</w:t>
            </w:r>
          </w:p>
        </w:tc>
        <w:tc>
          <w:tcPr>
            <w:tcW w:w="5251" w:type="dxa"/>
          </w:tcPr>
          <w:p w14:paraId="5C2C1389" w14:textId="7612BE77" w:rsidR="006046C9" w:rsidRPr="006672AE" w:rsidRDefault="006046C9" w:rsidP="00D2409A">
            <w:pPr>
              <w:pStyle w:val="TOC1"/>
              <w:rPr>
                <w:rFonts w:asciiTheme="minorHAnsi" w:hAnsiTheme="minorHAnsi"/>
                <w:b w:val="0"/>
              </w:rPr>
            </w:pPr>
            <w:r w:rsidRPr="006672AE">
              <w:rPr>
                <w:rFonts w:asciiTheme="minorHAnsi" w:hAnsiTheme="minorHAnsi"/>
                <w:b w:val="0"/>
              </w:rPr>
              <w:t>Best Known Configuration</w:t>
            </w:r>
          </w:p>
        </w:tc>
      </w:tr>
      <w:tr w:rsidR="006046C9" w14:paraId="317A381B" w14:textId="77777777" w:rsidTr="006046C9">
        <w:tc>
          <w:tcPr>
            <w:tcW w:w="5251" w:type="dxa"/>
          </w:tcPr>
          <w:p w14:paraId="0226A502" w14:textId="06B2561F" w:rsidR="006046C9" w:rsidRPr="006672AE" w:rsidRDefault="006046C9" w:rsidP="00D2409A">
            <w:pPr>
              <w:pStyle w:val="TOC1"/>
              <w:rPr>
                <w:rFonts w:asciiTheme="minorHAnsi" w:hAnsiTheme="minorHAnsi"/>
                <w:b w:val="0"/>
              </w:rPr>
            </w:pPr>
            <w:r w:rsidRPr="006672AE">
              <w:rPr>
                <w:rFonts w:asciiTheme="minorHAnsi" w:hAnsiTheme="minorHAnsi"/>
                <w:b w:val="0"/>
              </w:rPr>
              <w:t>CPU</w:t>
            </w:r>
          </w:p>
        </w:tc>
        <w:tc>
          <w:tcPr>
            <w:tcW w:w="5251" w:type="dxa"/>
          </w:tcPr>
          <w:p w14:paraId="1F94FB52" w14:textId="0C4D8245" w:rsidR="006046C9" w:rsidRPr="006672AE" w:rsidRDefault="006046C9" w:rsidP="00D2409A">
            <w:pPr>
              <w:pStyle w:val="TOC1"/>
              <w:rPr>
                <w:rFonts w:asciiTheme="minorHAnsi" w:hAnsiTheme="minorHAnsi"/>
                <w:b w:val="0"/>
              </w:rPr>
            </w:pPr>
            <w:r w:rsidRPr="006672AE">
              <w:rPr>
                <w:rFonts w:asciiTheme="minorHAnsi" w:hAnsiTheme="minorHAnsi"/>
                <w:b w:val="0"/>
              </w:rPr>
              <w:t>Central Processing Unit</w:t>
            </w:r>
          </w:p>
        </w:tc>
      </w:tr>
      <w:tr w:rsidR="006046C9" w14:paraId="33BBB566" w14:textId="77777777" w:rsidTr="006046C9">
        <w:tc>
          <w:tcPr>
            <w:tcW w:w="5251" w:type="dxa"/>
          </w:tcPr>
          <w:p w14:paraId="38C740F2" w14:textId="062AC12B" w:rsidR="006046C9" w:rsidRPr="006672AE" w:rsidRDefault="006046C9" w:rsidP="00D2409A">
            <w:pPr>
              <w:pStyle w:val="TOC1"/>
              <w:rPr>
                <w:rFonts w:asciiTheme="minorHAnsi" w:hAnsiTheme="minorHAnsi"/>
                <w:b w:val="0"/>
              </w:rPr>
            </w:pPr>
            <w:r w:rsidRPr="006672AE">
              <w:rPr>
                <w:rFonts w:asciiTheme="minorHAnsi" w:hAnsiTheme="minorHAnsi"/>
                <w:b w:val="0"/>
              </w:rPr>
              <w:t>CR</w:t>
            </w:r>
          </w:p>
        </w:tc>
        <w:tc>
          <w:tcPr>
            <w:tcW w:w="5251" w:type="dxa"/>
          </w:tcPr>
          <w:p w14:paraId="4F135549" w14:textId="759B4E9E" w:rsidR="006046C9" w:rsidRPr="006672AE" w:rsidRDefault="006046C9" w:rsidP="00D2409A">
            <w:pPr>
              <w:pStyle w:val="TOC1"/>
              <w:rPr>
                <w:rFonts w:asciiTheme="minorHAnsi" w:hAnsiTheme="minorHAnsi"/>
                <w:b w:val="0"/>
              </w:rPr>
            </w:pPr>
            <w:r w:rsidRPr="006672AE">
              <w:rPr>
                <w:rFonts w:asciiTheme="minorHAnsi" w:hAnsiTheme="minorHAnsi"/>
                <w:b w:val="0"/>
              </w:rPr>
              <w:t>Intel Optane DC DIMMs, also known as Crystal Ridge technology. Provides memory expansion and persistent memory capabilities.</w:t>
            </w:r>
          </w:p>
        </w:tc>
      </w:tr>
      <w:tr w:rsidR="006046C9" w14:paraId="3D7D6F91" w14:textId="77777777" w:rsidTr="006046C9">
        <w:tc>
          <w:tcPr>
            <w:tcW w:w="5251" w:type="dxa"/>
          </w:tcPr>
          <w:p w14:paraId="432AE8C4" w14:textId="5CE3CE9C" w:rsidR="006046C9" w:rsidRPr="006672AE" w:rsidRDefault="006046C9" w:rsidP="00D2409A">
            <w:pPr>
              <w:pStyle w:val="TOC1"/>
              <w:rPr>
                <w:rFonts w:asciiTheme="minorHAnsi" w:hAnsiTheme="minorHAnsi"/>
                <w:b w:val="0"/>
              </w:rPr>
            </w:pPr>
            <w:r w:rsidRPr="006672AE">
              <w:rPr>
                <w:rFonts w:asciiTheme="minorHAnsi" w:hAnsiTheme="minorHAnsi"/>
                <w:b w:val="0"/>
              </w:rPr>
              <w:t>DCG</w:t>
            </w:r>
          </w:p>
        </w:tc>
        <w:tc>
          <w:tcPr>
            <w:tcW w:w="5251" w:type="dxa"/>
          </w:tcPr>
          <w:p w14:paraId="60307175" w14:textId="6E715B4B" w:rsidR="006046C9" w:rsidRPr="006672AE" w:rsidRDefault="006046C9" w:rsidP="00D2409A">
            <w:pPr>
              <w:pStyle w:val="TOC1"/>
              <w:rPr>
                <w:rFonts w:asciiTheme="minorHAnsi" w:hAnsiTheme="minorHAnsi"/>
                <w:b w:val="0"/>
              </w:rPr>
            </w:pPr>
            <w:r w:rsidRPr="006672AE">
              <w:rPr>
                <w:rFonts w:asciiTheme="minorHAnsi" w:hAnsiTheme="minorHAnsi"/>
                <w:b w:val="0"/>
              </w:rPr>
              <w:t>Data Center Group</w:t>
            </w:r>
          </w:p>
        </w:tc>
      </w:tr>
      <w:tr w:rsidR="006046C9" w14:paraId="780A18ED" w14:textId="77777777" w:rsidTr="006046C9">
        <w:tc>
          <w:tcPr>
            <w:tcW w:w="5251" w:type="dxa"/>
          </w:tcPr>
          <w:p w14:paraId="102DF441" w14:textId="10E6D6F3" w:rsidR="006046C9" w:rsidRPr="006672AE" w:rsidRDefault="006046C9" w:rsidP="00D2409A">
            <w:pPr>
              <w:pStyle w:val="TOC1"/>
              <w:rPr>
                <w:rFonts w:asciiTheme="minorHAnsi" w:hAnsiTheme="minorHAnsi"/>
                <w:b w:val="0"/>
              </w:rPr>
            </w:pPr>
            <w:r w:rsidRPr="006672AE">
              <w:rPr>
                <w:rFonts w:asciiTheme="minorHAnsi" w:hAnsiTheme="minorHAnsi"/>
                <w:b w:val="0"/>
              </w:rPr>
              <w:t>DPV</w:t>
            </w:r>
          </w:p>
        </w:tc>
        <w:tc>
          <w:tcPr>
            <w:tcW w:w="5251" w:type="dxa"/>
          </w:tcPr>
          <w:p w14:paraId="4E002EA4" w14:textId="542A9F8F" w:rsidR="006046C9" w:rsidRPr="006672AE" w:rsidRDefault="006046C9" w:rsidP="00D2409A">
            <w:pPr>
              <w:pStyle w:val="TOC1"/>
              <w:rPr>
                <w:rFonts w:asciiTheme="minorHAnsi" w:hAnsiTheme="minorHAnsi"/>
                <w:b w:val="0"/>
              </w:rPr>
            </w:pPr>
            <w:r w:rsidRPr="006672AE">
              <w:rPr>
                <w:rFonts w:asciiTheme="minorHAnsi" w:hAnsiTheme="minorHAnsi"/>
                <w:b w:val="0"/>
              </w:rPr>
              <w:t>Data Center Platform Validation</w:t>
            </w:r>
          </w:p>
        </w:tc>
      </w:tr>
      <w:tr w:rsidR="006046C9" w14:paraId="0186680C" w14:textId="77777777" w:rsidTr="006046C9">
        <w:tc>
          <w:tcPr>
            <w:tcW w:w="5251" w:type="dxa"/>
          </w:tcPr>
          <w:p w14:paraId="366B23A6" w14:textId="5C2500E0" w:rsidR="006046C9" w:rsidRPr="006672AE" w:rsidRDefault="006046C9" w:rsidP="00D2409A">
            <w:pPr>
              <w:pStyle w:val="TOC1"/>
              <w:rPr>
                <w:rFonts w:asciiTheme="minorHAnsi" w:hAnsiTheme="minorHAnsi"/>
                <w:b w:val="0"/>
              </w:rPr>
            </w:pPr>
            <w:r w:rsidRPr="006672AE">
              <w:rPr>
                <w:rFonts w:asciiTheme="minorHAnsi" w:hAnsiTheme="minorHAnsi"/>
                <w:b w:val="0"/>
              </w:rPr>
              <w:t>Host</w:t>
            </w:r>
          </w:p>
        </w:tc>
        <w:tc>
          <w:tcPr>
            <w:tcW w:w="5251" w:type="dxa"/>
          </w:tcPr>
          <w:p w14:paraId="47437258" w14:textId="48E3FD2E" w:rsidR="006046C9" w:rsidRPr="006672AE" w:rsidRDefault="006046C9" w:rsidP="00D2409A">
            <w:pPr>
              <w:pStyle w:val="TOC1"/>
              <w:rPr>
                <w:rFonts w:asciiTheme="minorHAnsi" w:hAnsiTheme="minorHAnsi"/>
                <w:b w:val="0"/>
              </w:rPr>
            </w:pPr>
            <w:r w:rsidRPr="006672AE">
              <w:rPr>
                <w:rFonts w:asciiTheme="minorHAnsi" w:hAnsiTheme="minorHAnsi"/>
                <w:b w:val="0"/>
              </w:rPr>
              <w:t>Computer attached to the target system under test used for coordinating test activities and running out-of-band commands.</w:t>
            </w:r>
          </w:p>
        </w:tc>
      </w:tr>
      <w:tr w:rsidR="006046C9" w14:paraId="1CCB5501" w14:textId="77777777" w:rsidTr="006046C9">
        <w:tc>
          <w:tcPr>
            <w:tcW w:w="5251" w:type="dxa"/>
          </w:tcPr>
          <w:p w14:paraId="39537AA1" w14:textId="575BC048" w:rsidR="006046C9" w:rsidRPr="006672AE" w:rsidRDefault="006672AE" w:rsidP="00D2409A">
            <w:pPr>
              <w:pStyle w:val="TOC1"/>
              <w:rPr>
                <w:rFonts w:asciiTheme="minorHAnsi" w:hAnsiTheme="minorHAnsi"/>
                <w:b w:val="0"/>
              </w:rPr>
            </w:pPr>
            <w:r w:rsidRPr="006672AE">
              <w:rPr>
                <w:rFonts w:asciiTheme="minorHAnsi" w:hAnsiTheme="minorHAnsi"/>
                <w:b w:val="0"/>
              </w:rPr>
              <w:t>ITP</w:t>
            </w:r>
          </w:p>
        </w:tc>
        <w:tc>
          <w:tcPr>
            <w:tcW w:w="5251" w:type="dxa"/>
          </w:tcPr>
          <w:p w14:paraId="52944296" w14:textId="1BC99A68" w:rsidR="006046C9" w:rsidRPr="006672AE" w:rsidRDefault="006672AE" w:rsidP="00D2409A">
            <w:pPr>
              <w:pStyle w:val="TOC1"/>
              <w:rPr>
                <w:rFonts w:asciiTheme="minorHAnsi" w:hAnsiTheme="minorHAnsi"/>
                <w:b w:val="0"/>
              </w:rPr>
            </w:pPr>
            <w:r w:rsidRPr="006672AE">
              <w:rPr>
                <w:rFonts w:asciiTheme="minorHAnsi" w:hAnsiTheme="minorHAnsi"/>
                <w:b w:val="0"/>
              </w:rPr>
              <w:t>In-Target Probe</w:t>
            </w:r>
          </w:p>
        </w:tc>
      </w:tr>
      <w:tr w:rsidR="006046C9" w14:paraId="13038E73" w14:textId="77777777" w:rsidTr="006046C9">
        <w:tc>
          <w:tcPr>
            <w:tcW w:w="5251" w:type="dxa"/>
          </w:tcPr>
          <w:p w14:paraId="069A8AF6" w14:textId="69302AC6" w:rsidR="006046C9" w:rsidRPr="006672AE" w:rsidRDefault="006672AE" w:rsidP="00D2409A">
            <w:pPr>
              <w:pStyle w:val="TOC1"/>
              <w:rPr>
                <w:rFonts w:asciiTheme="minorHAnsi" w:hAnsiTheme="minorHAnsi"/>
                <w:b w:val="0"/>
              </w:rPr>
            </w:pPr>
            <w:r w:rsidRPr="006672AE">
              <w:rPr>
                <w:rFonts w:asciiTheme="minorHAnsi" w:hAnsiTheme="minorHAnsi"/>
                <w:b w:val="0"/>
              </w:rPr>
              <w:t>OS</w:t>
            </w:r>
          </w:p>
        </w:tc>
        <w:tc>
          <w:tcPr>
            <w:tcW w:w="5251" w:type="dxa"/>
          </w:tcPr>
          <w:p w14:paraId="71D1A714" w14:textId="3487E5FF" w:rsidR="006046C9" w:rsidRPr="006672AE" w:rsidRDefault="006672AE" w:rsidP="00D2409A">
            <w:pPr>
              <w:pStyle w:val="TOC1"/>
              <w:rPr>
                <w:rFonts w:asciiTheme="minorHAnsi" w:hAnsiTheme="minorHAnsi"/>
                <w:b w:val="0"/>
              </w:rPr>
            </w:pPr>
            <w:r w:rsidRPr="006672AE">
              <w:rPr>
                <w:rFonts w:asciiTheme="minorHAnsi" w:hAnsiTheme="minorHAnsi"/>
                <w:b w:val="0"/>
              </w:rPr>
              <w:t>Operating System</w:t>
            </w:r>
          </w:p>
        </w:tc>
      </w:tr>
      <w:tr w:rsidR="006046C9" w14:paraId="313EC3D6" w14:textId="77777777" w:rsidTr="006046C9">
        <w:tc>
          <w:tcPr>
            <w:tcW w:w="5251" w:type="dxa"/>
          </w:tcPr>
          <w:p w14:paraId="4EE987D4" w14:textId="55E3C511" w:rsidR="006046C9" w:rsidRPr="006672AE" w:rsidRDefault="006672AE" w:rsidP="00D2409A">
            <w:pPr>
              <w:pStyle w:val="TOC1"/>
              <w:rPr>
                <w:rFonts w:asciiTheme="minorHAnsi" w:hAnsiTheme="minorHAnsi"/>
                <w:b w:val="0"/>
              </w:rPr>
            </w:pPr>
            <w:r w:rsidRPr="006672AE">
              <w:rPr>
                <w:rFonts w:asciiTheme="minorHAnsi" w:hAnsiTheme="minorHAnsi"/>
                <w:b w:val="0"/>
              </w:rPr>
              <w:t>P</w:t>
            </w:r>
            <w:r w:rsidR="000B4318">
              <w:rPr>
                <w:rFonts w:asciiTheme="minorHAnsi" w:hAnsiTheme="minorHAnsi"/>
                <w:b w:val="0"/>
              </w:rPr>
              <w:t>I</w:t>
            </w:r>
            <w:r w:rsidRPr="006672AE">
              <w:rPr>
                <w:rFonts w:asciiTheme="minorHAnsi" w:hAnsiTheme="minorHAnsi"/>
                <w:b w:val="0"/>
              </w:rPr>
              <w:t>V</w:t>
            </w:r>
          </w:p>
        </w:tc>
        <w:tc>
          <w:tcPr>
            <w:tcW w:w="5251" w:type="dxa"/>
          </w:tcPr>
          <w:p w14:paraId="700CAC66" w14:textId="1E0BF718" w:rsidR="006046C9" w:rsidRPr="006672AE" w:rsidRDefault="006672AE">
            <w:pPr>
              <w:pStyle w:val="TOC1"/>
              <w:rPr>
                <w:rFonts w:asciiTheme="minorHAnsi" w:hAnsiTheme="minorHAnsi"/>
                <w:b w:val="0"/>
              </w:rPr>
            </w:pPr>
            <w:r w:rsidRPr="006672AE">
              <w:rPr>
                <w:rFonts w:asciiTheme="minorHAnsi" w:hAnsiTheme="minorHAnsi"/>
                <w:b w:val="0"/>
              </w:rPr>
              <w:t xml:space="preserve">Platform </w:t>
            </w:r>
            <w:r w:rsidR="000B4318">
              <w:rPr>
                <w:rFonts w:asciiTheme="minorHAnsi" w:hAnsiTheme="minorHAnsi"/>
                <w:b w:val="0"/>
              </w:rPr>
              <w:t>Integration</w:t>
            </w:r>
            <w:r w:rsidR="000B4318" w:rsidRPr="006672AE">
              <w:rPr>
                <w:rFonts w:asciiTheme="minorHAnsi" w:hAnsiTheme="minorHAnsi"/>
                <w:b w:val="0"/>
              </w:rPr>
              <w:t xml:space="preserve"> </w:t>
            </w:r>
            <w:r w:rsidRPr="006672AE">
              <w:rPr>
                <w:rFonts w:asciiTheme="minorHAnsi" w:hAnsiTheme="minorHAnsi"/>
                <w:b w:val="0"/>
              </w:rPr>
              <w:t>and Validation</w:t>
            </w:r>
          </w:p>
        </w:tc>
      </w:tr>
      <w:tr w:rsidR="006672AE" w14:paraId="4B66DA23" w14:textId="77777777" w:rsidTr="006046C9">
        <w:tc>
          <w:tcPr>
            <w:tcW w:w="5251" w:type="dxa"/>
          </w:tcPr>
          <w:p w14:paraId="73044A0B" w14:textId="560105AE" w:rsidR="006672AE" w:rsidRPr="006672AE" w:rsidRDefault="006672AE" w:rsidP="00D2409A">
            <w:pPr>
              <w:pStyle w:val="TOC1"/>
              <w:rPr>
                <w:rFonts w:asciiTheme="minorHAnsi" w:hAnsiTheme="minorHAnsi"/>
                <w:b w:val="0"/>
              </w:rPr>
            </w:pPr>
            <w:r w:rsidRPr="006672AE">
              <w:rPr>
                <w:rFonts w:asciiTheme="minorHAnsi" w:hAnsiTheme="minorHAnsi"/>
                <w:b w:val="0"/>
              </w:rPr>
              <w:t>PI</w:t>
            </w:r>
          </w:p>
        </w:tc>
        <w:tc>
          <w:tcPr>
            <w:tcW w:w="5251" w:type="dxa"/>
          </w:tcPr>
          <w:p w14:paraId="06998A9A" w14:textId="431F0B87" w:rsidR="006672AE" w:rsidRPr="006672AE" w:rsidRDefault="006672AE" w:rsidP="00D2409A">
            <w:pPr>
              <w:pStyle w:val="TOC1"/>
              <w:rPr>
                <w:rFonts w:asciiTheme="minorHAnsi" w:hAnsiTheme="minorHAnsi"/>
                <w:b w:val="0"/>
              </w:rPr>
            </w:pPr>
            <w:r w:rsidRPr="006672AE">
              <w:rPr>
                <w:rFonts w:asciiTheme="minorHAnsi" w:hAnsiTheme="minorHAnsi"/>
                <w:b w:val="0"/>
              </w:rPr>
              <w:t>Platform Integration</w:t>
            </w:r>
          </w:p>
        </w:tc>
      </w:tr>
      <w:tr w:rsidR="006672AE" w14:paraId="73452D3C" w14:textId="77777777" w:rsidTr="006046C9">
        <w:tc>
          <w:tcPr>
            <w:tcW w:w="5251" w:type="dxa"/>
          </w:tcPr>
          <w:p w14:paraId="4691A946" w14:textId="2470648D" w:rsidR="006672AE" w:rsidRPr="006672AE" w:rsidRDefault="006672AE" w:rsidP="00D2409A">
            <w:pPr>
              <w:pStyle w:val="TOC1"/>
              <w:rPr>
                <w:rFonts w:asciiTheme="minorHAnsi" w:hAnsiTheme="minorHAnsi"/>
                <w:b w:val="0"/>
              </w:rPr>
            </w:pPr>
            <w:r w:rsidRPr="006672AE">
              <w:rPr>
                <w:rFonts w:asciiTheme="minorHAnsi" w:hAnsiTheme="minorHAnsi"/>
                <w:b w:val="0"/>
              </w:rPr>
              <w:t>RAS</w:t>
            </w:r>
          </w:p>
        </w:tc>
        <w:tc>
          <w:tcPr>
            <w:tcW w:w="5251" w:type="dxa"/>
          </w:tcPr>
          <w:p w14:paraId="5D17C09D" w14:textId="48EACD9A" w:rsidR="006672AE" w:rsidRPr="006672AE" w:rsidRDefault="006672AE" w:rsidP="00813768">
            <w:pPr>
              <w:pStyle w:val="TOC1"/>
              <w:rPr>
                <w:rFonts w:asciiTheme="minorHAnsi" w:hAnsiTheme="minorHAnsi"/>
                <w:b w:val="0"/>
              </w:rPr>
            </w:pPr>
            <w:r w:rsidRPr="006672AE">
              <w:rPr>
                <w:rFonts w:asciiTheme="minorHAnsi" w:hAnsiTheme="minorHAnsi"/>
                <w:b w:val="0"/>
              </w:rPr>
              <w:t xml:space="preserve">Reliability, </w:t>
            </w:r>
            <w:proofErr w:type="spellStart"/>
            <w:r w:rsidR="00813768">
              <w:rPr>
                <w:rFonts w:asciiTheme="minorHAnsi" w:hAnsiTheme="minorHAnsi"/>
                <w:b w:val="0"/>
              </w:rPr>
              <w:t>Avaliability</w:t>
            </w:r>
            <w:proofErr w:type="spellEnd"/>
            <w:r w:rsidRPr="006672AE">
              <w:rPr>
                <w:rFonts w:asciiTheme="minorHAnsi" w:hAnsiTheme="minorHAnsi"/>
                <w:b w:val="0"/>
              </w:rPr>
              <w:t>, and Serviceability</w:t>
            </w:r>
          </w:p>
        </w:tc>
      </w:tr>
      <w:tr w:rsidR="006672AE" w14:paraId="19BE587E" w14:textId="77777777" w:rsidTr="006046C9">
        <w:tc>
          <w:tcPr>
            <w:tcW w:w="5251" w:type="dxa"/>
          </w:tcPr>
          <w:p w14:paraId="76B4A224" w14:textId="2FE21214" w:rsidR="006672AE" w:rsidRPr="006672AE" w:rsidRDefault="006672AE" w:rsidP="00D2409A">
            <w:pPr>
              <w:pStyle w:val="TOC1"/>
              <w:rPr>
                <w:rFonts w:asciiTheme="minorHAnsi" w:hAnsiTheme="minorHAnsi"/>
                <w:b w:val="0"/>
              </w:rPr>
            </w:pPr>
            <w:r w:rsidRPr="006672AE">
              <w:rPr>
                <w:rFonts w:asciiTheme="minorHAnsi" w:hAnsiTheme="minorHAnsi"/>
                <w:b w:val="0"/>
              </w:rPr>
              <w:t>SUT</w:t>
            </w:r>
          </w:p>
        </w:tc>
        <w:tc>
          <w:tcPr>
            <w:tcW w:w="5251" w:type="dxa"/>
          </w:tcPr>
          <w:p w14:paraId="0ABD42F5" w14:textId="6B49F04C" w:rsidR="006672AE" w:rsidRPr="006672AE" w:rsidRDefault="006672AE" w:rsidP="00D2409A">
            <w:pPr>
              <w:pStyle w:val="TOC1"/>
              <w:rPr>
                <w:rFonts w:asciiTheme="minorHAnsi" w:hAnsiTheme="minorHAnsi"/>
                <w:b w:val="0"/>
              </w:rPr>
            </w:pPr>
            <w:r w:rsidRPr="006672AE">
              <w:rPr>
                <w:rFonts w:asciiTheme="minorHAnsi" w:hAnsiTheme="minorHAnsi"/>
                <w:b w:val="0"/>
              </w:rPr>
              <w:t>System Under Test</w:t>
            </w:r>
          </w:p>
        </w:tc>
      </w:tr>
    </w:tbl>
    <w:p w14:paraId="35129672" w14:textId="77777777" w:rsidR="00EE0CBB" w:rsidRPr="002C21FC" w:rsidRDefault="00EE0CBB" w:rsidP="00D2409A">
      <w:pPr>
        <w:pStyle w:val="TOC1"/>
        <w:rPr>
          <w:rFonts w:asciiTheme="minorHAnsi" w:hAnsiTheme="minorHAnsi"/>
        </w:rPr>
      </w:pPr>
    </w:p>
    <w:p w14:paraId="1858FBC4" w14:textId="77777777" w:rsidR="00EE0CBB" w:rsidRPr="002C21FC" w:rsidRDefault="00EE0CBB" w:rsidP="009D1954">
      <w:pPr>
        <w:pStyle w:val="Heading1"/>
      </w:pPr>
      <w:bookmarkStart w:id="6" w:name="_Toc165339368"/>
      <w:bookmarkStart w:id="7" w:name="_Toc168906554"/>
      <w:bookmarkStart w:id="8" w:name="_Toc16518016"/>
      <w:r w:rsidRPr="002C21FC">
        <w:lastRenderedPageBreak/>
        <w:t>Introduction</w:t>
      </w:r>
      <w:bookmarkEnd w:id="6"/>
      <w:bookmarkEnd w:id="7"/>
      <w:bookmarkEnd w:id="8"/>
    </w:p>
    <w:p w14:paraId="28BF3E4F" w14:textId="77777777" w:rsidR="00EE0CBB" w:rsidRDefault="00A00412" w:rsidP="0021408C">
      <w:pPr>
        <w:pStyle w:val="Heading2"/>
      </w:pPr>
      <w:bookmarkStart w:id="9" w:name="_Toc16518017"/>
      <w:r w:rsidRPr="002C21FC">
        <w:t>Overview</w:t>
      </w:r>
      <w:bookmarkEnd w:id="9"/>
    </w:p>
    <w:p w14:paraId="4BC627B4" w14:textId="7911C826" w:rsidR="004C443E" w:rsidRDefault="00DC69A6" w:rsidP="00DC69A6">
      <w:pPr>
        <w:jc w:val="both"/>
        <w:rPr>
          <w:rFonts w:asciiTheme="minorHAnsi" w:hAnsiTheme="minorHAnsi"/>
        </w:rPr>
      </w:pPr>
      <w:r>
        <w:rPr>
          <w:rFonts w:asciiTheme="minorHAnsi" w:hAnsiTheme="minorHAnsi"/>
        </w:rPr>
        <w:t xml:space="preserve">The purpose of this document is to </w:t>
      </w:r>
      <w:r w:rsidR="004F00E3">
        <w:rPr>
          <w:rFonts w:asciiTheme="minorHAnsi" w:hAnsiTheme="minorHAnsi"/>
        </w:rPr>
        <w:t>describe</w:t>
      </w:r>
      <w:r>
        <w:rPr>
          <w:rFonts w:asciiTheme="minorHAnsi" w:hAnsiTheme="minorHAnsi"/>
        </w:rPr>
        <w:t xml:space="preserve"> the architectural and implementation details about </w:t>
      </w:r>
      <w:r w:rsidR="00A373AD">
        <w:rPr>
          <w:rFonts w:asciiTheme="minorHAnsi" w:hAnsiTheme="minorHAnsi"/>
        </w:rPr>
        <w:t xml:space="preserve">the Platform </w:t>
      </w:r>
      <w:r w:rsidR="000B4318">
        <w:rPr>
          <w:rFonts w:asciiTheme="minorHAnsi" w:hAnsiTheme="minorHAnsi"/>
        </w:rPr>
        <w:t xml:space="preserve">Integration </w:t>
      </w:r>
      <w:r w:rsidR="00A373AD">
        <w:rPr>
          <w:rFonts w:asciiTheme="minorHAnsi" w:hAnsiTheme="minorHAnsi"/>
        </w:rPr>
        <w:t>and Validation (P</w:t>
      </w:r>
      <w:r w:rsidR="000B4318">
        <w:rPr>
          <w:rFonts w:asciiTheme="minorHAnsi" w:hAnsiTheme="minorHAnsi"/>
        </w:rPr>
        <w:t>I</w:t>
      </w:r>
      <w:r w:rsidR="00A373AD">
        <w:rPr>
          <w:rFonts w:asciiTheme="minorHAnsi" w:hAnsiTheme="minorHAnsi"/>
        </w:rPr>
        <w:t>V) team</w:t>
      </w:r>
      <w:r w:rsidR="00DD2043">
        <w:rPr>
          <w:rFonts w:asciiTheme="minorHAnsi" w:hAnsiTheme="minorHAnsi"/>
        </w:rPr>
        <w:t xml:space="preserve"> </w:t>
      </w:r>
      <w:r w:rsidR="007234C5">
        <w:rPr>
          <w:rFonts w:asciiTheme="minorHAnsi" w:hAnsiTheme="minorHAnsi"/>
        </w:rPr>
        <w:t>t</w:t>
      </w:r>
      <w:r>
        <w:rPr>
          <w:rFonts w:asciiTheme="minorHAnsi" w:hAnsiTheme="minorHAnsi"/>
        </w:rPr>
        <w:t xml:space="preserve">est </w:t>
      </w:r>
      <w:r w:rsidR="007234C5">
        <w:rPr>
          <w:rFonts w:asciiTheme="minorHAnsi" w:hAnsiTheme="minorHAnsi"/>
        </w:rPr>
        <w:t>c</w:t>
      </w:r>
      <w:r>
        <w:rPr>
          <w:rFonts w:asciiTheme="minorHAnsi" w:hAnsiTheme="minorHAnsi"/>
        </w:rPr>
        <w:t xml:space="preserve">ontent </w:t>
      </w:r>
      <w:r w:rsidR="007234C5">
        <w:rPr>
          <w:rFonts w:asciiTheme="minorHAnsi" w:hAnsiTheme="minorHAnsi"/>
        </w:rPr>
        <w:t>a</w:t>
      </w:r>
      <w:r>
        <w:rPr>
          <w:rFonts w:asciiTheme="minorHAnsi" w:hAnsiTheme="minorHAnsi"/>
        </w:rPr>
        <w:t>utomation infrastructure. This architecture is aligned across P</w:t>
      </w:r>
      <w:r w:rsidR="000B4318">
        <w:rPr>
          <w:rFonts w:asciiTheme="minorHAnsi" w:hAnsiTheme="minorHAnsi"/>
        </w:rPr>
        <w:t>I</w:t>
      </w:r>
      <w:r>
        <w:rPr>
          <w:rFonts w:asciiTheme="minorHAnsi" w:hAnsiTheme="minorHAnsi"/>
        </w:rPr>
        <w:t>V for generating fully automated test content for Platform Integration</w:t>
      </w:r>
      <w:r w:rsidR="009A12E9">
        <w:rPr>
          <w:rFonts w:asciiTheme="minorHAnsi" w:hAnsiTheme="minorHAnsi"/>
        </w:rPr>
        <w:t xml:space="preserve"> teams</w:t>
      </w:r>
      <w:r w:rsidR="00402B0D">
        <w:rPr>
          <w:rFonts w:asciiTheme="minorHAnsi" w:hAnsiTheme="minorHAnsi"/>
        </w:rPr>
        <w:t>,</w:t>
      </w:r>
      <w:r w:rsidR="00A71FE1">
        <w:rPr>
          <w:rFonts w:asciiTheme="minorHAnsi" w:hAnsiTheme="minorHAnsi"/>
        </w:rPr>
        <w:t xml:space="preserve"> </w:t>
      </w:r>
      <w:r>
        <w:rPr>
          <w:rFonts w:asciiTheme="minorHAnsi" w:hAnsiTheme="minorHAnsi"/>
        </w:rPr>
        <w:t>Platform Validation</w:t>
      </w:r>
      <w:r w:rsidR="009A12E9">
        <w:rPr>
          <w:rFonts w:asciiTheme="minorHAnsi" w:hAnsiTheme="minorHAnsi"/>
        </w:rPr>
        <w:t xml:space="preserve"> teams</w:t>
      </w:r>
      <w:r w:rsidR="00402B0D">
        <w:rPr>
          <w:rFonts w:asciiTheme="minorHAnsi" w:hAnsiTheme="minorHAnsi"/>
        </w:rPr>
        <w:t xml:space="preserve">, </w:t>
      </w:r>
      <w:r w:rsidR="00A71FE1">
        <w:rPr>
          <w:rFonts w:asciiTheme="minorHAnsi" w:hAnsiTheme="minorHAnsi"/>
        </w:rPr>
        <w:t>a</w:t>
      </w:r>
      <w:r w:rsidR="00402B0D">
        <w:rPr>
          <w:rFonts w:asciiTheme="minorHAnsi" w:hAnsiTheme="minorHAnsi"/>
        </w:rPr>
        <w:t xml:space="preserve">nd </w:t>
      </w:r>
      <w:r w:rsidR="009A12E9">
        <w:rPr>
          <w:rFonts w:asciiTheme="minorHAnsi" w:hAnsiTheme="minorHAnsi"/>
        </w:rPr>
        <w:t>e</w:t>
      </w:r>
      <w:r w:rsidR="00402B0D">
        <w:rPr>
          <w:rFonts w:asciiTheme="minorHAnsi" w:hAnsiTheme="minorHAnsi"/>
        </w:rPr>
        <w:t>xternal customers</w:t>
      </w:r>
      <w:r>
        <w:rPr>
          <w:rFonts w:asciiTheme="minorHAnsi" w:hAnsiTheme="minorHAnsi"/>
        </w:rPr>
        <w:t>.</w:t>
      </w:r>
    </w:p>
    <w:p w14:paraId="0BEDF76A" w14:textId="1BC33E3E" w:rsidR="00DC69A6" w:rsidRDefault="00DC69A6" w:rsidP="00DC69A6">
      <w:pPr>
        <w:jc w:val="both"/>
        <w:rPr>
          <w:rFonts w:asciiTheme="minorHAnsi" w:hAnsiTheme="minorHAnsi"/>
        </w:rPr>
      </w:pPr>
      <w:r w:rsidRPr="00DC69A6">
        <w:rPr>
          <w:rFonts w:asciiTheme="minorHAnsi" w:hAnsiTheme="minorHAnsi"/>
        </w:rPr>
        <w:t xml:space="preserve">Today, DCG primarily does Platform Validation and </w:t>
      </w:r>
      <w:r w:rsidR="00A373AD">
        <w:rPr>
          <w:rFonts w:asciiTheme="minorHAnsi" w:hAnsiTheme="minorHAnsi"/>
        </w:rPr>
        <w:t>Platform Best Known Configuration (BKC)</w:t>
      </w:r>
      <w:r w:rsidRPr="00DC69A6">
        <w:rPr>
          <w:rFonts w:asciiTheme="minorHAnsi" w:hAnsiTheme="minorHAnsi"/>
        </w:rPr>
        <w:t xml:space="preserve"> releases with manual</w:t>
      </w:r>
      <w:r w:rsidR="000B4318">
        <w:rPr>
          <w:rFonts w:asciiTheme="minorHAnsi" w:hAnsiTheme="minorHAnsi"/>
        </w:rPr>
        <w:t>ly</w:t>
      </w:r>
      <w:r w:rsidRPr="00DC69A6">
        <w:rPr>
          <w:rFonts w:asciiTheme="minorHAnsi" w:hAnsiTheme="minorHAnsi"/>
        </w:rPr>
        <w:t xml:space="preserve"> </w:t>
      </w:r>
      <w:proofErr w:type="gramStart"/>
      <w:r w:rsidRPr="00DC69A6">
        <w:rPr>
          <w:rFonts w:asciiTheme="minorHAnsi" w:hAnsiTheme="minorHAnsi"/>
        </w:rPr>
        <w:t>execut</w:t>
      </w:r>
      <w:r w:rsidR="00402B0D">
        <w:rPr>
          <w:rFonts w:asciiTheme="minorHAnsi" w:hAnsiTheme="minorHAnsi"/>
        </w:rPr>
        <w:t>ed</w:t>
      </w:r>
      <w:r w:rsidRPr="00DC69A6">
        <w:rPr>
          <w:rFonts w:asciiTheme="minorHAnsi" w:hAnsiTheme="minorHAnsi"/>
        </w:rPr>
        <w:t xml:space="preserve"> </w:t>
      </w:r>
      <w:r>
        <w:rPr>
          <w:rFonts w:asciiTheme="minorHAnsi" w:hAnsiTheme="minorHAnsi"/>
        </w:rPr>
        <w:t xml:space="preserve"> </w:t>
      </w:r>
      <w:r w:rsidRPr="00DC69A6">
        <w:rPr>
          <w:rFonts w:asciiTheme="minorHAnsi" w:hAnsiTheme="minorHAnsi"/>
        </w:rPr>
        <w:t>test</w:t>
      </w:r>
      <w:proofErr w:type="gramEnd"/>
      <w:r w:rsidRPr="00DC69A6">
        <w:rPr>
          <w:rFonts w:asciiTheme="minorHAnsi" w:hAnsiTheme="minorHAnsi"/>
        </w:rPr>
        <w:t xml:space="preserve"> content.  As a result, content execution takes significant time, </w:t>
      </w:r>
      <w:r w:rsidR="004A6C97" w:rsidRPr="00DC69A6">
        <w:rPr>
          <w:rFonts w:asciiTheme="minorHAnsi" w:hAnsiTheme="minorHAnsi"/>
        </w:rPr>
        <w:t>affecting</w:t>
      </w:r>
      <w:r w:rsidRPr="00DC69A6">
        <w:rPr>
          <w:rFonts w:asciiTheme="minorHAnsi" w:hAnsiTheme="minorHAnsi"/>
        </w:rPr>
        <w:t xml:space="preserve"> overall validation coverage and release quality. The </w:t>
      </w:r>
      <w:r>
        <w:rPr>
          <w:rFonts w:asciiTheme="minorHAnsi" w:hAnsiTheme="minorHAnsi"/>
        </w:rPr>
        <w:t xml:space="preserve">automated </w:t>
      </w:r>
      <w:r w:rsidRPr="00DC69A6">
        <w:rPr>
          <w:rFonts w:asciiTheme="minorHAnsi" w:hAnsiTheme="minorHAnsi"/>
        </w:rPr>
        <w:t xml:space="preserve">test automation methodology </w:t>
      </w:r>
      <w:r>
        <w:rPr>
          <w:rFonts w:asciiTheme="minorHAnsi" w:hAnsiTheme="minorHAnsi"/>
        </w:rPr>
        <w:t xml:space="preserve">and architecture </w:t>
      </w:r>
      <w:r w:rsidRPr="00DC69A6">
        <w:rPr>
          <w:rFonts w:asciiTheme="minorHAnsi" w:hAnsiTheme="minorHAnsi"/>
        </w:rPr>
        <w:t xml:space="preserve">addresses these challenges. </w:t>
      </w:r>
      <w:r w:rsidR="00A373AD">
        <w:rPr>
          <w:rFonts w:asciiTheme="minorHAnsi" w:hAnsiTheme="minorHAnsi"/>
        </w:rPr>
        <w:t xml:space="preserve">Intel </w:t>
      </w:r>
      <w:r w:rsidRPr="00DC69A6">
        <w:rPr>
          <w:rFonts w:asciiTheme="minorHAnsi" w:hAnsiTheme="minorHAnsi"/>
        </w:rPr>
        <w:t xml:space="preserve">DCG’s </w:t>
      </w:r>
      <w:r>
        <w:rPr>
          <w:rFonts w:asciiTheme="minorHAnsi" w:hAnsiTheme="minorHAnsi"/>
        </w:rPr>
        <w:t xml:space="preserve">automated </w:t>
      </w:r>
      <w:r w:rsidRPr="00DC69A6">
        <w:rPr>
          <w:rFonts w:asciiTheme="minorHAnsi" w:hAnsiTheme="minorHAnsi"/>
        </w:rPr>
        <w:t xml:space="preserve">content is being architected to leverage automated validation interfaces and tools while </w:t>
      </w:r>
      <w:r w:rsidR="004F00E3">
        <w:rPr>
          <w:rFonts w:asciiTheme="minorHAnsi" w:hAnsiTheme="minorHAnsi"/>
        </w:rPr>
        <w:t>abstracting the details of</w:t>
      </w:r>
      <w:r w:rsidRPr="00DC69A6">
        <w:rPr>
          <w:rFonts w:asciiTheme="minorHAnsi" w:hAnsiTheme="minorHAnsi"/>
        </w:rPr>
        <w:t xml:space="preserve"> </w:t>
      </w:r>
      <w:r w:rsidR="004F00E3">
        <w:rPr>
          <w:rFonts w:asciiTheme="minorHAnsi" w:hAnsiTheme="minorHAnsi"/>
        </w:rPr>
        <w:t>the</w:t>
      </w:r>
      <w:r w:rsidRPr="00DC69A6">
        <w:rPr>
          <w:rFonts w:asciiTheme="minorHAnsi" w:hAnsiTheme="minorHAnsi"/>
        </w:rPr>
        <w:t xml:space="preserve"> environment, tools, and hardware. </w:t>
      </w:r>
      <w:r w:rsidR="00402B0D">
        <w:rPr>
          <w:rFonts w:asciiTheme="minorHAnsi" w:hAnsiTheme="minorHAnsi"/>
        </w:rPr>
        <w:t xml:space="preserve">Content automation </w:t>
      </w:r>
      <w:r w:rsidRPr="00DC69A6">
        <w:rPr>
          <w:rFonts w:asciiTheme="minorHAnsi" w:hAnsiTheme="minorHAnsi"/>
        </w:rPr>
        <w:t>provi</w:t>
      </w:r>
      <w:r w:rsidR="004F00E3">
        <w:rPr>
          <w:rFonts w:asciiTheme="minorHAnsi" w:hAnsiTheme="minorHAnsi"/>
        </w:rPr>
        <w:t>des a</w:t>
      </w:r>
      <w:r w:rsidRPr="00DC69A6">
        <w:rPr>
          <w:rFonts w:asciiTheme="minorHAnsi" w:hAnsiTheme="minorHAnsi"/>
        </w:rPr>
        <w:t xml:space="preserve"> </w:t>
      </w:r>
      <w:r w:rsidR="00DD2043">
        <w:rPr>
          <w:rFonts w:asciiTheme="minorHAnsi" w:hAnsiTheme="minorHAnsi"/>
        </w:rPr>
        <w:t xml:space="preserve">potential </w:t>
      </w:r>
      <w:r w:rsidRPr="00DC69A6">
        <w:rPr>
          <w:rFonts w:asciiTheme="minorHAnsi" w:hAnsiTheme="minorHAnsi"/>
        </w:rPr>
        <w:t xml:space="preserve">20X cycle time reduction </w:t>
      </w:r>
      <w:r w:rsidR="00DF007D">
        <w:rPr>
          <w:rFonts w:asciiTheme="minorHAnsi" w:hAnsiTheme="minorHAnsi"/>
        </w:rPr>
        <w:t xml:space="preserve">(derived from multiple case studies and actual </w:t>
      </w:r>
      <w:r w:rsidR="00DD2043">
        <w:rPr>
          <w:rFonts w:asciiTheme="minorHAnsi" w:hAnsiTheme="minorHAnsi"/>
        </w:rPr>
        <w:t xml:space="preserve">implementation </w:t>
      </w:r>
      <w:r w:rsidR="00DF007D">
        <w:rPr>
          <w:rFonts w:asciiTheme="minorHAnsi" w:hAnsiTheme="minorHAnsi"/>
        </w:rPr>
        <w:t xml:space="preserve">of automated tests for </w:t>
      </w:r>
      <w:r w:rsidR="007234C5">
        <w:rPr>
          <w:rFonts w:asciiTheme="minorHAnsi" w:hAnsiTheme="minorHAnsi"/>
        </w:rPr>
        <w:t>r</w:t>
      </w:r>
      <w:r w:rsidR="00DF007D">
        <w:rPr>
          <w:rFonts w:asciiTheme="minorHAnsi" w:hAnsiTheme="minorHAnsi"/>
        </w:rPr>
        <w:t xml:space="preserve">eference platforms during </w:t>
      </w:r>
      <w:proofErr w:type="spellStart"/>
      <w:r w:rsidR="00DF007D">
        <w:rPr>
          <w:rFonts w:asciiTheme="minorHAnsi" w:hAnsiTheme="minorHAnsi"/>
        </w:rPr>
        <w:t>Purley</w:t>
      </w:r>
      <w:proofErr w:type="spellEnd"/>
      <w:r w:rsidR="00797994">
        <w:rPr>
          <w:rFonts w:asciiTheme="minorHAnsi" w:hAnsiTheme="minorHAnsi"/>
        </w:rPr>
        <w:t>-</w:t>
      </w:r>
      <w:r w:rsidR="00DF007D">
        <w:rPr>
          <w:rFonts w:asciiTheme="minorHAnsi" w:hAnsiTheme="minorHAnsi"/>
        </w:rPr>
        <w:t xml:space="preserve">Refresh platform validation cycles) </w:t>
      </w:r>
      <w:r w:rsidRPr="00DC69A6">
        <w:rPr>
          <w:rFonts w:asciiTheme="minorHAnsi" w:hAnsiTheme="minorHAnsi"/>
        </w:rPr>
        <w:t xml:space="preserve">in DCG's </w:t>
      </w:r>
      <w:r w:rsidR="007234C5">
        <w:rPr>
          <w:rFonts w:asciiTheme="minorHAnsi" w:hAnsiTheme="minorHAnsi"/>
        </w:rPr>
        <w:t>p</w:t>
      </w:r>
      <w:r w:rsidRPr="00DC69A6">
        <w:rPr>
          <w:rFonts w:asciiTheme="minorHAnsi" w:hAnsiTheme="minorHAnsi"/>
        </w:rPr>
        <w:t xml:space="preserve">latform </w:t>
      </w:r>
      <w:r w:rsidR="007234C5">
        <w:rPr>
          <w:rFonts w:asciiTheme="minorHAnsi" w:hAnsiTheme="minorHAnsi"/>
        </w:rPr>
        <w:t>v</w:t>
      </w:r>
      <w:r w:rsidRPr="00DC69A6">
        <w:rPr>
          <w:rFonts w:asciiTheme="minorHAnsi" w:hAnsiTheme="minorHAnsi"/>
        </w:rPr>
        <w:t>alidation cycle and also boos</w:t>
      </w:r>
      <w:r w:rsidR="004F00E3">
        <w:rPr>
          <w:rFonts w:asciiTheme="minorHAnsi" w:hAnsiTheme="minorHAnsi"/>
        </w:rPr>
        <w:t>ts</w:t>
      </w:r>
      <w:r w:rsidRPr="00DC69A6">
        <w:rPr>
          <w:rFonts w:asciiTheme="minorHAnsi" w:hAnsiTheme="minorHAnsi"/>
        </w:rPr>
        <w:t xml:space="preserve"> BKC release coverage.</w:t>
      </w:r>
    </w:p>
    <w:p w14:paraId="43395AE0" w14:textId="2C9AF153" w:rsidR="00DC69A6" w:rsidRPr="00DC69A6" w:rsidRDefault="00DC69A6" w:rsidP="00DC69A6">
      <w:pPr>
        <w:jc w:val="both"/>
        <w:rPr>
          <w:rFonts w:asciiTheme="minorHAnsi" w:hAnsiTheme="minorHAnsi"/>
        </w:rPr>
      </w:pPr>
      <w:r>
        <w:rPr>
          <w:rFonts w:asciiTheme="minorHAnsi" w:hAnsiTheme="minorHAnsi"/>
        </w:rPr>
        <w:t>An ideal test automation architecture n</w:t>
      </w:r>
      <w:r w:rsidRPr="00DC69A6">
        <w:rPr>
          <w:rFonts w:asciiTheme="minorHAnsi" w:hAnsiTheme="minorHAnsi"/>
        </w:rPr>
        <w:t>eeds</w:t>
      </w:r>
      <w:r>
        <w:rPr>
          <w:rFonts w:asciiTheme="minorHAnsi" w:hAnsiTheme="minorHAnsi"/>
        </w:rPr>
        <w:t xml:space="preserve"> to address the below pain points</w:t>
      </w:r>
      <w:r w:rsidR="00C005F6">
        <w:rPr>
          <w:rFonts w:asciiTheme="minorHAnsi" w:hAnsiTheme="minorHAnsi"/>
        </w:rPr>
        <w:t>, which</w:t>
      </w:r>
      <w:r>
        <w:rPr>
          <w:rFonts w:asciiTheme="minorHAnsi" w:hAnsiTheme="minorHAnsi"/>
        </w:rPr>
        <w:t xml:space="preserve"> </w:t>
      </w:r>
      <w:r w:rsidR="00C005F6">
        <w:rPr>
          <w:rFonts w:asciiTheme="minorHAnsi" w:hAnsiTheme="minorHAnsi"/>
        </w:rPr>
        <w:t>exist</w:t>
      </w:r>
      <w:r>
        <w:rPr>
          <w:rFonts w:asciiTheme="minorHAnsi" w:hAnsiTheme="minorHAnsi"/>
        </w:rPr>
        <w:t xml:space="preserve"> with any manual test execution process:</w:t>
      </w:r>
    </w:p>
    <w:p w14:paraId="0A601427" w14:textId="77777777" w:rsidR="00040091" w:rsidRPr="00DC69A6" w:rsidRDefault="00DC69A6" w:rsidP="00DC69A6">
      <w:pPr>
        <w:pStyle w:val="ListParagraph"/>
        <w:numPr>
          <w:ilvl w:val="0"/>
          <w:numId w:val="15"/>
        </w:numPr>
        <w:tabs>
          <w:tab w:val="num" w:pos="720"/>
        </w:tabs>
        <w:jc w:val="both"/>
        <w:rPr>
          <w:rFonts w:asciiTheme="minorHAnsi" w:hAnsiTheme="minorHAnsi"/>
        </w:rPr>
      </w:pPr>
      <w:r>
        <w:rPr>
          <w:rFonts w:asciiTheme="minorHAnsi" w:hAnsiTheme="minorHAnsi"/>
        </w:rPr>
        <w:t>Scalability of the</w:t>
      </w:r>
      <w:r w:rsidR="00040091" w:rsidRPr="00DC69A6">
        <w:rPr>
          <w:rFonts w:asciiTheme="minorHAnsi" w:hAnsiTheme="minorHAnsi"/>
        </w:rPr>
        <w:t xml:space="preserve"> test</w:t>
      </w:r>
      <w:r>
        <w:rPr>
          <w:rFonts w:asciiTheme="minorHAnsi" w:hAnsiTheme="minorHAnsi"/>
        </w:rPr>
        <w:t>s</w:t>
      </w:r>
      <w:r w:rsidR="00040091" w:rsidRPr="00DC69A6">
        <w:rPr>
          <w:rFonts w:asciiTheme="minorHAnsi" w:hAnsiTheme="minorHAnsi"/>
        </w:rPr>
        <w:t xml:space="preserve"> </w:t>
      </w:r>
      <w:r>
        <w:rPr>
          <w:rFonts w:asciiTheme="minorHAnsi" w:hAnsiTheme="minorHAnsi"/>
        </w:rPr>
        <w:t>across different families, derivatives, and execution environments</w:t>
      </w:r>
    </w:p>
    <w:p w14:paraId="22F1C84E" w14:textId="77777777" w:rsidR="00040091" w:rsidRPr="00DC69A6" w:rsidRDefault="00040091" w:rsidP="00DC69A6">
      <w:pPr>
        <w:pStyle w:val="ListParagraph"/>
        <w:numPr>
          <w:ilvl w:val="0"/>
          <w:numId w:val="15"/>
        </w:numPr>
        <w:tabs>
          <w:tab w:val="num" w:pos="720"/>
        </w:tabs>
        <w:jc w:val="both"/>
        <w:rPr>
          <w:rFonts w:asciiTheme="minorHAnsi" w:hAnsiTheme="minorHAnsi"/>
        </w:rPr>
      </w:pPr>
      <w:r w:rsidRPr="00DC69A6">
        <w:rPr>
          <w:rFonts w:asciiTheme="minorHAnsi" w:hAnsiTheme="minorHAnsi"/>
        </w:rPr>
        <w:t>Reusable test libraries</w:t>
      </w:r>
      <w:r w:rsidR="004829B4">
        <w:rPr>
          <w:rFonts w:asciiTheme="minorHAnsi" w:hAnsiTheme="minorHAnsi"/>
        </w:rPr>
        <w:t xml:space="preserve"> that can be shared across multiple tests</w:t>
      </w:r>
    </w:p>
    <w:p w14:paraId="309E0B4A" w14:textId="6ADE3630" w:rsidR="00040091" w:rsidRPr="00DC69A6" w:rsidRDefault="004829B4" w:rsidP="00DC69A6">
      <w:pPr>
        <w:pStyle w:val="ListParagraph"/>
        <w:numPr>
          <w:ilvl w:val="0"/>
          <w:numId w:val="15"/>
        </w:numPr>
        <w:tabs>
          <w:tab w:val="num" w:pos="720"/>
        </w:tabs>
        <w:jc w:val="both"/>
        <w:rPr>
          <w:rFonts w:asciiTheme="minorHAnsi" w:hAnsiTheme="minorHAnsi"/>
        </w:rPr>
      </w:pPr>
      <w:r>
        <w:rPr>
          <w:rFonts w:asciiTheme="minorHAnsi" w:hAnsiTheme="minorHAnsi"/>
        </w:rPr>
        <w:t>Provide easy interface to control test flow</w:t>
      </w:r>
      <w:r w:rsidR="00794F28">
        <w:rPr>
          <w:rFonts w:asciiTheme="minorHAnsi" w:hAnsiTheme="minorHAnsi"/>
        </w:rPr>
        <w:t>s</w:t>
      </w:r>
      <w:r>
        <w:rPr>
          <w:rFonts w:asciiTheme="minorHAnsi" w:hAnsiTheme="minorHAnsi"/>
        </w:rPr>
        <w:t xml:space="preserve"> and behavior</w:t>
      </w:r>
    </w:p>
    <w:p w14:paraId="3A23DD24" w14:textId="77777777" w:rsidR="00040091" w:rsidRPr="00DC69A6" w:rsidRDefault="004829B4" w:rsidP="00DC69A6">
      <w:pPr>
        <w:pStyle w:val="ListParagraph"/>
        <w:numPr>
          <w:ilvl w:val="0"/>
          <w:numId w:val="15"/>
        </w:numPr>
        <w:tabs>
          <w:tab w:val="num" w:pos="720"/>
        </w:tabs>
        <w:jc w:val="both"/>
        <w:rPr>
          <w:rFonts w:asciiTheme="minorHAnsi" w:hAnsiTheme="minorHAnsi"/>
        </w:rPr>
      </w:pPr>
      <w:r>
        <w:rPr>
          <w:rFonts w:asciiTheme="minorHAnsi" w:hAnsiTheme="minorHAnsi"/>
        </w:rPr>
        <w:t xml:space="preserve">Easily configurable test plan - </w:t>
      </w:r>
      <w:r w:rsidR="00040091" w:rsidRPr="00DC69A6">
        <w:rPr>
          <w:rFonts w:asciiTheme="minorHAnsi" w:hAnsiTheme="minorHAnsi"/>
        </w:rPr>
        <w:t>Plug and Play tests</w:t>
      </w:r>
    </w:p>
    <w:p w14:paraId="0CE77DF5" w14:textId="69D1BB1B" w:rsidR="00040091" w:rsidRPr="00DC69A6" w:rsidRDefault="00040091" w:rsidP="00DC69A6">
      <w:pPr>
        <w:pStyle w:val="ListParagraph"/>
        <w:numPr>
          <w:ilvl w:val="0"/>
          <w:numId w:val="15"/>
        </w:numPr>
        <w:tabs>
          <w:tab w:val="num" w:pos="720"/>
        </w:tabs>
        <w:jc w:val="both"/>
        <w:rPr>
          <w:rFonts w:asciiTheme="minorHAnsi" w:hAnsiTheme="minorHAnsi"/>
        </w:rPr>
      </w:pPr>
      <w:r w:rsidRPr="00DC69A6">
        <w:rPr>
          <w:rFonts w:asciiTheme="minorHAnsi" w:hAnsiTheme="minorHAnsi"/>
        </w:rPr>
        <w:t>Easier to debug test failures</w:t>
      </w:r>
      <w:r w:rsidR="004829B4">
        <w:rPr>
          <w:rFonts w:asciiTheme="minorHAnsi" w:hAnsiTheme="minorHAnsi"/>
        </w:rPr>
        <w:t xml:space="preserve"> – Provide as much information about the failure </w:t>
      </w:r>
      <w:r w:rsidR="002963C1">
        <w:rPr>
          <w:rFonts w:asciiTheme="minorHAnsi" w:hAnsiTheme="minorHAnsi"/>
        </w:rPr>
        <w:t xml:space="preserve">as possible </w:t>
      </w:r>
      <w:r w:rsidR="004829B4">
        <w:rPr>
          <w:rFonts w:asciiTheme="minorHAnsi" w:hAnsiTheme="minorHAnsi"/>
        </w:rPr>
        <w:t>from the test log</w:t>
      </w:r>
    </w:p>
    <w:p w14:paraId="27D7C53F" w14:textId="0CA59C2B" w:rsidR="00040091" w:rsidRPr="00DC69A6" w:rsidRDefault="00040091" w:rsidP="00DC69A6">
      <w:pPr>
        <w:pStyle w:val="ListParagraph"/>
        <w:numPr>
          <w:ilvl w:val="0"/>
          <w:numId w:val="15"/>
        </w:numPr>
        <w:tabs>
          <w:tab w:val="num" w:pos="720"/>
        </w:tabs>
        <w:jc w:val="both"/>
        <w:rPr>
          <w:rFonts w:asciiTheme="minorHAnsi" w:hAnsiTheme="minorHAnsi"/>
        </w:rPr>
      </w:pPr>
      <w:r w:rsidRPr="00DC69A6">
        <w:rPr>
          <w:rFonts w:asciiTheme="minorHAnsi" w:hAnsiTheme="minorHAnsi"/>
        </w:rPr>
        <w:t>Standard logging and on/off control</w:t>
      </w:r>
      <w:r w:rsidR="004829B4">
        <w:rPr>
          <w:rFonts w:asciiTheme="minorHAnsi" w:hAnsiTheme="minorHAnsi"/>
        </w:rPr>
        <w:t xml:space="preserve"> – Easier to set </w:t>
      </w:r>
      <w:r w:rsidR="00150B42">
        <w:rPr>
          <w:rFonts w:asciiTheme="minorHAnsi" w:hAnsiTheme="minorHAnsi"/>
        </w:rPr>
        <w:t xml:space="preserve">the </w:t>
      </w:r>
      <w:r w:rsidR="004829B4">
        <w:rPr>
          <w:rFonts w:asciiTheme="minorHAnsi" w:hAnsiTheme="minorHAnsi"/>
        </w:rPr>
        <w:t>severity of the logs being printed and optimize time spent to execute the test</w:t>
      </w:r>
    </w:p>
    <w:p w14:paraId="1BB6BFEE" w14:textId="2E03FBC3" w:rsidR="00040091" w:rsidRPr="00DC69A6" w:rsidRDefault="00040091" w:rsidP="00DC69A6">
      <w:pPr>
        <w:pStyle w:val="ListParagraph"/>
        <w:numPr>
          <w:ilvl w:val="0"/>
          <w:numId w:val="15"/>
        </w:numPr>
        <w:tabs>
          <w:tab w:val="num" w:pos="720"/>
        </w:tabs>
        <w:jc w:val="both"/>
        <w:rPr>
          <w:rFonts w:asciiTheme="minorHAnsi" w:hAnsiTheme="minorHAnsi"/>
        </w:rPr>
      </w:pPr>
      <w:r w:rsidRPr="00DC69A6">
        <w:rPr>
          <w:rFonts w:asciiTheme="minorHAnsi" w:hAnsiTheme="minorHAnsi"/>
        </w:rPr>
        <w:t>Disciplined log archival mechanism</w:t>
      </w:r>
      <w:r w:rsidR="004829B4">
        <w:rPr>
          <w:rFonts w:asciiTheme="minorHAnsi" w:hAnsiTheme="minorHAnsi"/>
        </w:rPr>
        <w:t xml:space="preserve"> – Record management of the lo</w:t>
      </w:r>
      <w:r w:rsidR="00C667DC">
        <w:rPr>
          <w:rFonts w:asciiTheme="minorHAnsi" w:hAnsiTheme="minorHAnsi"/>
        </w:rPr>
        <w:t>g</w:t>
      </w:r>
      <w:r w:rsidR="004829B4">
        <w:rPr>
          <w:rFonts w:asciiTheme="minorHAnsi" w:hAnsiTheme="minorHAnsi"/>
        </w:rPr>
        <w:t xml:space="preserve"> files for understanding </w:t>
      </w:r>
      <w:r w:rsidR="00C667DC">
        <w:rPr>
          <w:rFonts w:asciiTheme="minorHAnsi" w:hAnsiTheme="minorHAnsi"/>
        </w:rPr>
        <w:t xml:space="preserve">the </w:t>
      </w:r>
      <w:r w:rsidR="004829B4">
        <w:rPr>
          <w:rFonts w:asciiTheme="minorHAnsi" w:hAnsiTheme="minorHAnsi"/>
        </w:rPr>
        <w:t>evolution and life cycle of each test</w:t>
      </w:r>
    </w:p>
    <w:p w14:paraId="4CEDD039" w14:textId="0C42FC24" w:rsidR="00040091" w:rsidRPr="00DC69A6" w:rsidRDefault="00040091" w:rsidP="00DC69A6">
      <w:pPr>
        <w:pStyle w:val="ListParagraph"/>
        <w:numPr>
          <w:ilvl w:val="0"/>
          <w:numId w:val="15"/>
        </w:numPr>
        <w:tabs>
          <w:tab w:val="num" w:pos="720"/>
        </w:tabs>
        <w:jc w:val="both"/>
        <w:rPr>
          <w:rFonts w:asciiTheme="minorHAnsi" w:hAnsiTheme="minorHAnsi"/>
        </w:rPr>
      </w:pPr>
      <w:r w:rsidRPr="00DC69A6">
        <w:rPr>
          <w:rFonts w:asciiTheme="minorHAnsi" w:hAnsiTheme="minorHAnsi"/>
        </w:rPr>
        <w:t>Stable test execution and independent test sequence</w:t>
      </w:r>
      <w:r w:rsidR="004829B4">
        <w:rPr>
          <w:rFonts w:asciiTheme="minorHAnsi" w:hAnsiTheme="minorHAnsi"/>
        </w:rPr>
        <w:t xml:space="preserve"> – Irrespective of the sequence of execution of test plan, </w:t>
      </w:r>
      <w:r w:rsidR="004E1912">
        <w:rPr>
          <w:rFonts w:asciiTheme="minorHAnsi" w:hAnsiTheme="minorHAnsi"/>
        </w:rPr>
        <w:t>achieving</w:t>
      </w:r>
      <w:r w:rsidR="004829B4">
        <w:rPr>
          <w:rFonts w:asciiTheme="minorHAnsi" w:hAnsiTheme="minorHAnsi"/>
        </w:rPr>
        <w:t xml:space="preserve"> </w:t>
      </w:r>
      <w:r w:rsidR="0085744C">
        <w:rPr>
          <w:rFonts w:asciiTheme="minorHAnsi" w:hAnsiTheme="minorHAnsi"/>
        </w:rPr>
        <w:t xml:space="preserve">consistent </w:t>
      </w:r>
      <w:r w:rsidR="004829B4">
        <w:rPr>
          <w:rFonts w:asciiTheme="minorHAnsi" w:hAnsiTheme="minorHAnsi"/>
        </w:rPr>
        <w:t>results</w:t>
      </w:r>
    </w:p>
    <w:p w14:paraId="5A59EE7A" w14:textId="4AECBA74" w:rsidR="00040091" w:rsidRDefault="00040091" w:rsidP="00DC69A6">
      <w:pPr>
        <w:pStyle w:val="ListParagraph"/>
        <w:numPr>
          <w:ilvl w:val="0"/>
          <w:numId w:val="15"/>
        </w:numPr>
        <w:tabs>
          <w:tab w:val="num" w:pos="720"/>
        </w:tabs>
        <w:jc w:val="both"/>
        <w:rPr>
          <w:rFonts w:asciiTheme="minorHAnsi" w:hAnsiTheme="minorHAnsi"/>
        </w:rPr>
      </w:pPr>
      <w:r w:rsidRPr="00DC69A6">
        <w:rPr>
          <w:rFonts w:asciiTheme="minorHAnsi" w:hAnsiTheme="minorHAnsi"/>
        </w:rPr>
        <w:t>Standalone test execution and report generation</w:t>
      </w:r>
      <w:r w:rsidR="004829B4">
        <w:rPr>
          <w:rFonts w:asciiTheme="minorHAnsi" w:hAnsiTheme="minorHAnsi"/>
        </w:rPr>
        <w:t xml:space="preserve"> – Single</w:t>
      </w:r>
      <w:r w:rsidR="00285034">
        <w:rPr>
          <w:rFonts w:asciiTheme="minorHAnsi" w:hAnsiTheme="minorHAnsi"/>
        </w:rPr>
        <w:t>-</w:t>
      </w:r>
      <w:r w:rsidR="004829B4">
        <w:rPr>
          <w:rFonts w:asciiTheme="minorHAnsi" w:hAnsiTheme="minorHAnsi"/>
        </w:rPr>
        <w:t>SUT level</w:t>
      </w:r>
      <w:r w:rsidR="00285034">
        <w:rPr>
          <w:rFonts w:asciiTheme="minorHAnsi" w:hAnsiTheme="minorHAnsi"/>
        </w:rPr>
        <w:t xml:space="preserve"> and </w:t>
      </w:r>
      <w:r w:rsidR="004829B4">
        <w:rPr>
          <w:rFonts w:asciiTheme="minorHAnsi" w:hAnsiTheme="minorHAnsi"/>
        </w:rPr>
        <w:t>lab wide automation across different geographies</w:t>
      </w:r>
      <w:ins w:id="10" w:author="Onken, Brice" w:date="2019-08-13T09:49:00Z">
        <w:r w:rsidR="00C50CAD">
          <w:rPr>
            <w:rFonts w:asciiTheme="minorHAnsi" w:hAnsiTheme="minorHAnsi"/>
          </w:rPr>
          <w:t>, independently of any automation framework.</w:t>
        </w:r>
      </w:ins>
    </w:p>
    <w:p w14:paraId="471E9B02" w14:textId="77777777" w:rsidR="004829B4" w:rsidRPr="00DC69A6" w:rsidRDefault="004829B4" w:rsidP="00DC69A6">
      <w:pPr>
        <w:pStyle w:val="ListParagraph"/>
        <w:numPr>
          <w:ilvl w:val="0"/>
          <w:numId w:val="15"/>
        </w:numPr>
        <w:tabs>
          <w:tab w:val="num" w:pos="720"/>
        </w:tabs>
        <w:jc w:val="both"/>
        <w:rPr>
          <w:rFonts w:asciiTheme="minorHAnsi" w:hAnsiTheme="minorHAnsi"/>
        </w:rPr>
      </w:pPr>
      <w:r>
        <w:rPr>
          <w:rFonts w:asciiTheme="minorHAnsi" w:hAnsiTheme="minorHAnsi"/>
        </w:rPr>
        <w:t>Complement test development through regression and continuous integration</w:t>
      </w:r>
    </w:p>
    <w:p w14:paraId="7C2D69A6" w14:textId="3A385B5B" w:rsidR="00DC69A6" w:rsidRPr="00DC69A6" w:rsidRDefault="000B4318" w:rsidP="00DC69A6">
      <w:pPr>
        <w:jc w:val="both"/>
        <w:rPr>
          <w:rFonts w:asciiTheme="minorHAnsi" w:hAnsiTheme="minorHAnsi"/>
        </w:rPr>
      </w:pPr>
      <w:r>
        <w:rPr>
          <w:rFonts w:asciiTheme="minorHAnsi" w:hAnsiTheme="minorHAnsi"/>
        </w:rPr>
        <w:t xml:space="preserve">PIV’s </w:t>
      </w:r>
      <w:r w:rsidR="004829B4">
        <w:rPr>
          <w:rFonts w:asciiTheme="minorHAnsi" w:hAnsiTheme="minorHAnsi"/>
        </w:rPr>
        <w:t xml:space="preserve">automation infrastructure meets </w:t>
      </w:r>
      <w:r w:rsidR="00256382">
        <w:rPr>
          <w:rFonts w:asciiTheme="minorHAnsi" w:hAnsiTheme="minorHAnsi"/>
        </w:rPr>
        <w:t>these</w:t>
      </w:r>
      <w:r w:rsidR="004829B4">
        <w:rPr>
          <w:rFonts w:asciiTheme="minorHAnsi" w:hAnsiTheme="minorHAnsi"/>
        </w:rPr>
        <w:t xml:space="preserve"> </w:t>
      </w:r>
      <w:r w:rsidR="00DA2D76">
        <w:rPr>
          <w:rFonts w:asciiTheme="minorHAnsi" w:hAnsiTheme="minorHAnsi"/>
        </w:rPr>
        <w:t>criteria</w:t>
      </w:r>
      <w:r w:rsidR="004829B4">
        <w:rPr>
          <w:rFonts w:asciiTheme="minorHAnsi" w:hAnsiTheme="minorHAnsi"/>
        </w:rPr>
        <w:t xml:space="preserve"> and this document explain</w:t>
      </w:r>
      <w:r w:rsidR="00256382">
        <w:rPr>
          <w:rFonts w:asciiTheme="minorHAnsi" w:hAnsiTheme="minorHAnsi"/>
        </w:rPr>
        <w:t>s</w:t>
      </w:r>
      <w:r w:rsidR="004829B4">
        <w:rPr>
          <w:rFonts w:asciiTheme="minorHAnsi" w:hAnsiTheme="minorHAnsi"/>
        </w:rPr>
        <w:t xml:space="preserve"> them in detail</w:t>
      </w:r>
      <w:r w:rsidR="00256382">
        <w:rPr>
          <w:rFonts w:asciiTheme="minorHAnsi" w:hAnsiTheme="minorHAnsi"/>
        </w:rPr>
        <w:t>.</w:t>
      </w:r>
    </w:p>
    <w:p w14:paraId="753B01E8" w14:textId="77777777" w:rsidR="00E91AE7" w:rsidRDefault="00E91AE7">
      <w:pPr>
        <w:pStyle w:val="Heading2"/>
      </w:pPr>
      <w:bookmarkStart w:id="11" w:name="_Definition_of_Terms"/>
      <w:bookmarkStart w:id="12" w:name="_Reference_Documents"/>
      <w:bookmarkStart w:id="13" w:name="_Toc16518018"/>
      <w:bookmarkStart w:id="14" w:name="_Toc228347596"/>
      <w:bookmarkEnd w:id="11"/>
      <w:bookmarkEnd w:id="12"/>
      <w:r>
        <w:t>Intended Audience</w:t>
      </w:r>
      <w:bookmarkEnd w:id="13"/>
    </w:p>
    <w:p w14:paraId="73C5242E" w14:textId="77777777" w:rsidR="00E91AE7" w:rsidRPr="00DA043C" w:rsidRDefault="00DC69A6" w:rsidP="008A5CF7">
      <w:pPr>
        <w:jc w:val="both"/>
        <w:rPr>
          <w:rFonts w:asciiTheme="minorHAnsi" w:hAnsiTheme="minorHAnsi"/>
        </w:rPr>
      </w:pPr>
      <w:r w:rsidRPr="00DA043C">
        <w:rPr>
          <w:rFonts w:asciiTheme="minorHAnsi" w:hAnsiTheme="minorHAnsi"/>
        </w:rPr>
        <w:t>T</w:t>
      </w:r>
      <w:r w:rsidR="00E91AE7" w:rsidRPr="00DA043C">
        <w:rPr>
          <w:rFonts w:asciiTheme="minorHAnsi" w:hAnsiTheme="minorHAnsi"/>
        </w:rPr>
        <w:t>his document is intended for:</w:t>
      </w:r>
    </w:p>
    <w:p w14:paraId="6D09DF23" w14:textId="4AABE6C0" w:rsidR="00EF7D31" w:rsidRPr="00DA043C" w:rsidRDefault="00EF7D31" w:rsidP="00EF7D31">
      <w:pPr>
        <w:pStyle w:val="ListParagraph"/>
        <w:numPr>
          <w:ilvl w:val="0"/>
          <w:numId w:val="13"/>
        </w:numPr>
        <w:jc w:val="both"/>
        <w:rPr>
          <w:rFonts w:asciiTheme="minorHAnsi" w:hAnsiTheme="minorHAnsi"/>
        </w:rPr>
      </w:pPr>
      <w:r w:rsidRPr="00DA043C">
        <w:rPr>
          <w:rFonts w:asciiTheme="minorHAnsi" w:hAnsiTheme="minorHAnsi"/>
        </w:rPr>
        <w:t>Test Content Developer</w:t>
      </w:r>
      <w:r w:rsidR="006B62D0">
        <w:rPr>
          <w:rFonts w:asciiTheme="minorHAnsi" w:hAnsiTheme="minorHAnsi"/>
        </w:rPr>
        <w:t>s</w:t>
      </w:r>
      <w:r w:rsidRPr="00DA043C">
        <w:rPr>
          <w:rFonts w:asciiTheme="minorHAnsi" w:hAnsiTheme="minorHAnsi"/>
        </w:rPr>
        <w:t xml:space="preserve"> developing or updating recipes</w:t>
      </w:r>
    </w:p>
    <w:p w14:paraId="2EC2273E" w14:textId="48E9FF50" w:rsidR="008A5CF7" w:rsidRPr="00DA043C" w:rsidRDefault="008A5CF7" w:rsidP="008A5CF7">
      <w:pPr>
        <w:pStyle w:val="ListParagraph"/>
        <w:numPr>
          <w:ilvl w:val="0"/>
          <w:numId w:val="13"/>
        </w:numPr>
        <w:jc w:val="both"/>
        <w:rPr>
          <w:rFonts w:asciiTheme="minorHAnsi" w:hAnsiTheme="minorHAnsi"/>
        </w:rPr>
      </w:pPr>
      <w:r w:rsidRPr="00DA043C">
        <w:rPr>
          <w:rFonts w:asciiTheme="minorHAnsi" w:hAnsiTheme="minorHAnsi"/>
        </w:rPr>
        <w:t>Test Content Developer</w:t>
      </w:r>
      <w:r w:rsidR="006B62D0">
        <w:rPr>
          <w:rFonts w:asciiTheme="minorHAnsi" w:hAnsiTheme="minorHAnsi"/>
        </w:rPr>
        <w:t>s</w:t>
      </w:r>
      <w:r w:rsidRPr="00DA043C">
        <w:rPr>
          <w:rFonts w:asciiTheme="minorHAnsi" w:hAnsiTheme="minorHAnsi"/>
        </w:rPr>
        <w:t xml:space="preserve"> working on</w:t>
      </w:r>
      <w:r w:rsidR="006B62D0">
        <w:rPr>
          <w:rFonts w:asciiTheme="minorHAnsi" w:hAnsiTheme="minorHAnsi"/>
        </w:rPr>
        <w:t xml:space="preserve"> </w:t>
      </w:r>
      <w:r w:rsidRPr="00DA043C">
        <w:rPr>
          <w:rFonts w:asciiTheme="minorHAnsi" w:hAnsiTheme="minorHAnsi"/>
        </w:rPr>
        <w:t>common utility development</w:t>
      </w:r>
    </w:p>
    <w:p w14:paraId="69685428" w14:textId="67652886" w:rsidR="00E91AE7" w:rsidRPr="00DA043C" w:rsidRDefault="008A5CF7" w:rsidP="008A5CF7">
      <w:pPr>
        <w:pStyle w:val="ListParagraph"/>
        <w:numPr>
          <w:ilvl w:val="0"/>
          <w:numId w:val="13"/>
        </w:numPr>
        <w:jc w:val="both"/>
        <w:rPr>
          <w:rFonts w:asciiTheme="minorHAnsi" w:hAnsiTheme="minorHAnsi"/>
        </w:rPr>
      </w:pPr>
      <w:r w:rsidRPr="00DA043C">
        <w:rPr>
          <w:rFonts w:asciiTheme="minorHAnsi" w:hAnsiTheme="minorHAnsi"/>
        </w:rPr>
        <w:t xml:space="preserve">Test Content </w:t>
      </w:r>
      <w:r w:rsidR="00E91AE7" w:rsidRPr="00DA043C">
        <w:rPr>
          <w:rFonts w:asciiTheme="minorHAnsi" w:hAnsiTheme="minorHAnsi"/>
        </w:rPr>
        <w:t>Dev</w:t>
      </w:r>
      <w:r w:rsidR="00DC69A6" w:rsidRPr="00DA043C">
        <w:rPr>
          <w:rFonts w:asciiTheme="minorHAnsi" w:hAnsiTheme="minorHAnsi"/>
        </w:rPr>
        <w:t>eloper</w:t>
      </w:r>
      <w:r w:rsidR="006B62D0">
        <w:rPr>
          <w:rFonts w:asciiTheme="minorHAnsi" w:hAnsiTheme="minorHAnsi"/>
        </w:rPr>
        <w:t>s</w:t>
      </w:r>
      <w:r w:rsidR="00DC69A6" w:rsidRPr="00DA043C">
        <w:rPr>
          <w:rFonts w:asciiTheme="minorHAnsi" w:hAnsiTheme="minorHAnsi"/>
        </w:rPr>
        <w:t xml:space="preserve"> working on</w:t>
      </w:r>
      <w:r w:rsidR="0054549E">
        <w:rPr>
          <w:rFonts w:asciiTheme="minorHAnsi" w:hAnsiTheme="minorHAnsi"/>
        </w:rPr>
        <w:t xml:space="preserve"> </w:t>
      </w:r>
      <w:r w:rsidRPr="00DA043C">
        <w:rPr>
          <w:rFonts w:asciiTheme="minorHAnsi" w:hAnsiTheme="minorHAnsi"/>
        </w:rPr>
        <w:t>test automation</w:t>
      </w:r>
    </w:p>
    <w:p w14:paraId="344FFEE6" w14:textId="7EAE545B" w:rsidR="00EF7D31" w:rsidRPr="00DA043C" w:rsidRDefault="00EF7D31" w:rsidP="00EF7D31">
      <w:pPr>
        <w:pStyle w:val="ListParagraph"/>
        <w:numPr>
          <w:ilvl w:val="0"/>
          <w:numId w:val="13"/>
        </w:numPr>
        <w:jc w:val="both"/>
        <w:rPr>
          <w:rFonts w:asciiTheme="minorHAnsi" w:hAnsiTheme="minorHAnsi"/>
        </w:rPr>
      </w:pPr>
      <w:r w:rsidRPr="00DA043C">
        <w:rPr>
          <w:rFonts w:asciiTheme="minorHAnsi" w:hAnsiTheme="minorHAnsi"/>
        </w:rPr>
        <w:t xml:space="preserve">Validation </w:t>
      </w:r>
      <w:r w:rsidR="00DA2D76" w:rsidRPr="00DA043C">
        <w:rPr>
          <w:rFonts w:asciiTheme="minorHAnsi" w:hAnsiTheme="minorHAnsi"/>
        </w:rPr>
        <w:t>Engineers</w:t>
      </w:r>
      <w:r w:rsidRPr="00DA043C">
        <w:rPr>
          <w:rFonts w:asciiTheme="minorHAnsi" w:hAnsiTheme="minorHAnsi"/>
        </w:rPr>
        <w:t xml:space="preserve"> participating in </w:t>
      </w:r>
      <w:r w:rsidR="0054549E">
        <w:rPr>
          <w:rFonts w:asciiTheme="minorHAnsi" w:hAnsiTheme="minorHAnsi"/>
        </w:rPr>
        <w:t xml:space="preserve">the </w:t>
      </w:r>
      <w:r w:rsidRPr="00DA043C">
        <w:rPr>
          <w:rFonts w:asciiTheme="minorHAnsi" w:hAnsiTheme="minorHAnsi"/>
        </w:rPr>
        <w:t>code review and/or continuous integration process</w:t>
      </w:r>
    </w:p>
    <w:p w14:paraId="7BF27D64" w14:textId="00E72A90" w:rsidR="008A5CF7" w:rsidRPr="00DA043C" w:rsidRDefault="008A5CF7" w:rsidP="008A5CF7">
      <w:pPr>
        <w:pStyle w:val="ListParagraph"/>
        <w:numPr>
          <w:ilvl w:val="0"/>
          <w:numId w:val="13"/>
        </w:numPr>
        <w:jc w:val="both"/>
        <w:rPr>
          <w:rFonts w:asciiTheme="minorHAnsi" w:hAnsiTheme="minorHAnsi"/>
        </w:rPr>
      </w:pPr>
      <w:r w:rsidRPr="00DA043C">
        <w:rPr>
          <w:rFonts w:asciiTheme="minorHAnsi" w:hAnsiTheme="minorHAnsi"/>
        </w:rPr>
        <w:t>Validation Engineers integrating and executing test plan</w:t>
      </w:r>
      <w:r w:rsidR="00C96816">
        <w:rPr>
          <w:rFonts w:asciiTheme="minorHAnsi" w:hAnsiTheme="minorHAnsi"/>
        </w:rPr>
        <w:t>s construc</w:t>
      </w:r>
      <w:r w:rsidR="004156A3">
        <w:rPr>
          <w:rFonts w:asciiTheme="minorHAnsi" w:hAnsiTheme="minorHAnsi"/>
        </w:rPr>
        <w:t>ted per this architecture</w:t>
      </w:r>
    </w:p>
    <w:p w14:paraId="20C15C3E" w14:textId="3F588166" w:rsidR="008A5CF7" w:rsidRPr="00DA043C" w:rsidRDefault="008A5CF7" w:rsidP="008A5CF7">
      <w:pPr>
        <w:pStyle w:val="ListParagraph"/>
        <w:numPr>
          <w:ilvl w:val="0"/>
          <w:numId w:val="13"/>
        </w:numPr>
        <w:jc w:val="both"/>
        <w:rPr>
          <w:rFonts w:asciiTheme="minorHAnsi" w:hAnsiTheme="minorHAnsi"/>
        </w:rPr>
      </w:pPr>
      <w:r w:rsidRPr="00DA043C">
        <w:rPr>
          <w:rFonts w:asciiTheme="minorHAnsi" w:hAnsiTheme="minorHAnsi"/>
        </w:rPr>
        <w:t>Architects developing the automation framework</w:t>
      </w:r>
    </w:p>
    <w:p w14:paraId="34FC7431" w14:textId="00880163" w:rsidR="00521002" w:rsidRDefault="008A5CF7" w:rsidP="008A5CF7">
      <w:pPr>
        <w:pStyle w:val="ListParagraph"/>
        <w:numPr>
          <w:ilvl w:val="0"/>
          <w:numId w:val="13"/>
        </w:numPr>
        <w:jc w:val="both"/>
        <w:rPr>
          <w:rFonts w:asciiTheme="minorHAnsi" w:hAnsiTheme="minorHAnsi"/>
        </w:rPr>
      </w:pPr>
      <w:r w:rsidRPr="00DA043C">
        <w:rPr>
          <w:rFonts w:asciiTheme="minorHAnsi" w:hAnsiTheme="minorHAnsi"/>
        </w:rPr>
        <w:t xml:space="preserve">Validation </w:t>
      </w:r>
      <w:r w:rsidR="00484BD6">
        <w:rPr>
          <w:rFonts w:asciiTheme="minorHAnsi" w:hAnsiTheme="minorHAnsi"/>
        </w:rPr>
        <w:t>L</w:t>
      </w:r>
      <w:r w:rsidRPr="00DA043C">
        <w:rPr>
          <w:rFonts w:asciiTheme="minorHAnsi" w:hAnsiTheme="minorHAnsi"/>
        </w:rPr>
        <w:t>eads plan</w:t>
      </w:r>
      <w:r w:rsidR="004156A3">
        <w:rPr>
          <w:rFonts w:asciiTheme="minorHAnsi" w:hAnsiTheme="minorHAnsi"/>
        </w:rPr>
        <w:t>ning</w:t>
      </w:r>
      <w:r w:rsidRPr="00DA043C">
        <w:rPr>
          <w:rFonts w:asciiTheme="minorHAnsi" w:hAnsiTheme="minorHAnsi"/>
        </w:rPr>
        <w:t xml:space="preserve"> the regression and test </w:t>
      </w:r>
      <w:r w:rsidR="00DA2D76" w:rsidRPr="00DA043C">
        <w:rPr>
          <w:rFonts w:asciiTheme="minorHAnsi" w:hAnsiTheme="minorHAnsi"/>
        </w:rPr>
        <w:t>execution</w:t>
      </w:r>
      <w:r w:rsidRPr="00DA043C">
        <w:rPr>
          <w:rFonts w:asciiTheme="minorHAnsi" w:hAnsiTheme="minorHAnsi"/>
        </w:rPr>
        <w:t xml:space="preserve"> </w:t>
      </w:r>
      <w:r w:rsidR="004156A3">
        <w:rPr>
          <w:rFonts w:asciiTheme="minorHAnsi" w:hAnsiTheme="minorHAnsi"/>
        </w:rPr>
        <w:t xml:space="preserve">cycles required </w:t>
      </w:r>
      <w:r w:rsidRPr="00DA043C">
        <w:rPr>
          <w:rFonts w:asciiTheme="minorHAnsi" w:hAnsiTheme="minorHAnsi"/>
        </w:rPr>
        <w:t xml:space="preserve">for </w:t>
      </w:r>
      <w:r w:rsidR="00DA2D76" w:rsidRPr="00DA043C">
        <w:rPr>
          <w:rFonts w:asciiTheme="minorHAnsi" w:hAnsiTheme="minorHAnsi"/>
        </w:rPr>
        <w:t>achieving</w:t>
      </w:r>
      <w:r w:rsidRPr="00DA043C">
        <w:rPr>
          <w:rFonts w:asciiTheme="minorHAnsi" w:hAnsiTheme="minorHAnsi"/>
        </w:rPr>
        <w:t xml:space="preserve"> milestones</w:t>
      </w:r>
    </w:p>
    <w:p w14:paraId="02199427" w14:textId="0B120789" w:rsidR="003C14B4" w:rsidRPr="00DD2043" w:rsidRDefault="0043409A">
      <w:pPr>
        <w:pStyle w:val="ListParagraph"/>
        <w:numPr>
          <w:ilvl w:val="0"/>
          <w:numId w:val="13"/>
        </w:numPr>
        <w:jc w:val="both"/>
        <w:rPr>
          <w:rFonts w:asciiTheme="minorHAnsi" w:hAnsiTheme="minorHAnsi"/>
        </w:rPr>
      </w:pPr>
      <w:r>
        <w:rPr>
          <w:rFonts w:asciiTheme="minorHAnsi" w:hAnsiTheme="minorHAnsi"/>
        </w:rPr>
        <w:t>External validation partners</w:t>
      </w:r>
    </w:p>
    <w:p w14:paraId="54024215" w14:textId="77777777" w:rsidR="00FA7A93" w:rsidRDefault="00FA7A93" w:rsidP="00FA7A93">
      <w:pPr>
        <w:pStyle w:val="ListParagraph"/>
        <w:ind w:left="1080"/>
        <w:jc w:val="both"/>
      </w:pPr>
    </w:p>
    <w:p w14:paraId="75AE0800" w14:textId="77777777" w:rsidR="00FA7A93" w:rsidRDefault="00FA7A93" w:rsidP="00FA7A93">
      <w:pPr>
        <w:pStyle w:val="ListParagraph"/>
        <w:ind w:left="1080"/>
        <w:jc w:val="both"/>
      </w:pPr>
    </w:p>
    <w:p w14:paraId="3075E92D" w14:textId="77777777" w:rsidR="00FA7A93" w:rsidRDefault="00FA7A93" w:rsidP="00FA7A93">
      <w:pPr>
        <w:pStyle w:val="ListParagraph"/>
        <w:ind w:left="1080"/>
        <w:jc w:val="both"/>
      </w:pPr>
    </w:p>
    <w:p w14:paraId="367F42E2" w14:textId="77777777" w:rsidR="00FA7A93" w:rsidRDefault="00FA7A93" w:rsidP="00FA7A93">
      <w:pPr>
        <w:pStyle w:val="ListParagraph"/>
        <w:ind w:left="1080"/>
        <w:jc w:val="both"/>
      </w:pPr>
    </w:p>
    <w:bookmarkEnd w:id="14"/>
    <w:p w14:paraId="4A40CC37" w14:textId="77777777" w:rsidR="003C1C36" w:rsidRPr="002C21FC" w:rsidRDefault="003C1C36">
      <w:pPr>
        <w:ind w:left="0"/>
        <w:rPr>
          <w:rFonts w:asciiTheme="minorHAnsi" w:hAnsiTheme="minorHAnsi"/>
        </w:rPr>
      </w:pPr>
    </w:p>
    <w:p w14:paraId="32E7243C" w14:textId="1F158E26" w:rsidR="002E5C85" w:rsidRPr="002C21FC" w:rsidRDefault="00D61A97" w:rsidP="009D1954">
      <w:pPr>
        <w:pStyle w:val="Heading1"/>
      </w:pPr>
      <w:bookmarkStart w:id="15" w:name="_Toc16518019"/>
      <w:r>
        <w:lastRenderedPageBreak/>
        <w:t>P</w:t>
      </w:r>
      <w:r w:rsidR="001D2762">
        <w:t>I</w:t>
      </w:r>
      <w:r>
        <w:t>V Content Automation Methodology</w:t>
      </w:r>
      <w:bookmarkEnd w:id="15"/>
    </w:p>
    <w:p w14:paraId="6865EBDC" w14:textId="77777777" w:rsidR="000523E1" w:rsidRDefault="000523E1">
      <w:pPr>
        <w:pStyle w:val="Heading2"/>
      </w:pPr>
      <w:bookmarkStart w:id="16" w:name="_Toc16518020"/>
      <w:r>
        <w:t>Overview</w:t>
      </w:r>
      <w:bookmarkEnd w:id="16"/>
    </w:p>
    <w:p w14:paraId="29163D80" w14:textId="6F60F7DE" w:rsidR="000523E1" w:rsidRPr="009C586E" w:rsidRDefault="009F129A" w:rsidP="000523E1">
      <w:pPr>
        <w:jc w:val="both"/>
        <w:rPr>
          <w:rFonts w:asciiTheme="minorHAnsi" w:hAnsiTheme="minorHAnsi"/>
        </w:rPr>
      </w:pPr>
      <w:r>
        <w:rPr>
          <w:rFonts w:asciiTheme="minorHAnsi" w:hAnsiTheme="minorHAnsi"/>
        </w:rPr>
        <w:t xml:space="preserve">There are three primary objectives of </w:t>
      </w:r>
      <w:r w:rsidR="00D00654">
        <w:rPr>
          <w:rFonts w:asciiTheme="minorHAnsi" w:hAnsiTheme="minorHAnsi"/>
        </w:rPr>
        <w:t>the P</w:t>
      </w:r>
      <w:r w:rsidR="001D2762">
        <w:rPr>
          <w:rFonts w:asciiTheme="minorHAnsi" w:hAnsiTheme="minorHAnsi"/>
        </w:rPr>
        <w:t>I</w:t>
      </w:r>
      <w:r w:rsidR="00D00654">
        <w:rPr>
          <w:rFonts w:asciiTheme="minorHAnsi" w:hAnsiTheme="minorHAnsi"/>
        </w:rPr>
        <w:t>V content automation architecture:</w:t>
      </w:r>
    </w:p>
    <w:p w14:paraId="55422486" w14:textId="77777777" w:rsidR="000523E1" w:rsidRPr="00D81B0E" w:rsidRDefault="000523E1" w:rsidP="000523E1">
      <w:pPr>
        <w:pStyle w:val="ListParagraph"/>
        <w:numPr>
          <w:ilvl w:val="0"/>
          <w:numId w:val="17"/>
        </w:numPr>
        <w:tabs>
          <w:tab w:val="num" w:pos="720"/>
        </w:tabs>
        <w:jc w:val="both"/>
        <w:rPr>
          <w:rFonts w:asciiTheme="minorHAnsi" w:hAnsiTheme="minorHAnsi"/>
          <w:b/>
        </w:rPr>
      </w:pPr>
      <w:r w:rsidRPr="00D81B0E">
        <w:rPr>
          <w:rFonts w:asciiTheme="minorHAnsi" w:hAnsiTheme="minorHAnsi"/>
          <w:b/>
        </w:rPr>
        <w:t>Fully Automated test suite</w:t>
      </w:r>
    </w:p>
    <w:p w14:paraId="65801E64" w14:textId="7503E1C2" w:rsidR="000523E1" w:rsidRPr="000523E1" w:rsidRDefault="009F129A" w:rsidP="00483E0E">
      <w:pPr>
        <w:ind w:left="1440"/>
        <w:jc w:val="both"/>
        <w:rPr>
          <w:rFonts w:asciiTheme="minorHAnsi" w:hAnsiTheme="minorHAnsi"/>
        </w:rPr>
      </w:pPr>
      <w:r>
        <w:rPr>
          <w:rFonts w:asciiTheme="minorHAnsi" w:hAnsiTheme="minorHAnsi"/>
        </w:rPr>
        <w:t>T</w:t>
      </w:r>
      <w:r w:rsidR="000523E1">
        <w:rPr>
          <w:rFonts w:asciiTheme="minorHAnsi" w:hAnsiTheme="minorHAnsi"/>
        </w:rPr>
        <w:t xml:space="preserve">he primary objective of having fully automated tests </w:t>
      </w:r>
      <w:r>
        <w:rPr>
          <w:rFonts w:asciiTheme="minorHAnsi" w:hAnsiTheme="minorHAnsi"/>
        </w:rPr>
        <w:t>is to have a</w:t>
      </w:r>
      <w:r w:rsidR="000523E1">
        <w:rPr>
          <w:rFonts w:asciiTheme="minorHAnsi" w:hAnsiTheme="minorHAnsi"/>
        </w:rPr>
        <w:t xml:space="preserve"> 1:1 relation between each test from the test plan and corresponding test script. This enable</w:t>
      </w:r>
      <w:r w:rsidR="008577B2">
        <w:rPr>
          <w:rFonts w:asciiTheme="minorHAnsi" w:hAnsiTheme="minorHAnsi"/>
        </w:rPr>
        <w:t>s</w:t>
      </w:r>
      <w:r w:rsidR="000523E1">
        <w:rPr>
          <w:rFonts w:asciiTheme="minorHAnsi" w:hAnsiTheme="minorHAnsi"/>
        </w:rPr>
        <w:t xml:space="preserve"> single platform (standalone) level automation. Full automation comprises of performing necessary pre-test setups, triggering the main stimulus, performing complete checks for determining pass or fail status of the test, archive or dump any critical log needed to debug (if test failed) and clean up the system </w:t>
      </w:r>
      <w:r w:rsidR="00DA2D76">
        <w:rPr>
          <w:rFonts w:asciiTheme="minorHAnsi" w:hAnsiTheme="minorHAnsi"/>
        </w:rPr>
        <w:t>before</w:t>
      </w:r>
      <w:r w:rsidR="000523E1">
        <w:rPr>
          <w:rFonts w:asciiTheme="minorHAnsi" w:hAnsiTheme="minorHAnsi"/>
        </w:rPr>
        <w:t xml:space="preserve"> exiting the test so that next test can start fresh. This also </w:t>
      </w:r>
      <w:r w:rsidR="00DA2D76">
        <w:rPr>
          <w:rFonts w:asciiTheme="minorHAnsi" w:hAnsiTheme="minorHAnsi"/>
        </w:rPr>
        <w:t>achieves</w:t>
      </w:r>
      <w:r w:rsidR="000523E1">
        <w:rPr>
          <w:rFonts w:asciiTheme="minorHAnsi" w:hAnsiTheme="minorHAnsi"/>
        </w:rPr>
        <w:t xml:space="preserve"> 1:1 relation between the log file reference and test. The total decouple of test scripts from the test automation framework (</w:t>
      </w:r>
      <w:r w:rsidR="00DA2D76">
        <w:rPr>
          <w:rFonts w:asciiTheme="minorHAnsi" w:hAnsiTheme="minorHAnsi"/>
        </w:rPr>
        <w:t>Team City</w:t>
      </w:r>
      <w:r w:rsidR="000523E1">
        <w:rPr>
          <w:rFonts w:asciiTheme="minorHAnsi" w:hAnsiTheme="minorHAnsi"/>
        </w:rPr>
        <w:t>, Je</w:t>
      </w:r>
      <w:r w:rsidR="00DA2D76">
        <w:rPr>
          <w:rFonts w:asciiTheme="minorHAnsi" w:hAnsiTheme="minorHAnsi"/>
        </w:rPr>
        <w:t>nkins</w:t>
      </w:r>
      <w:r w:rsidR="000523E1">
        <w:rPr>
          <w:rFonts w:asciiTheme="minorHAnsi" w:hAnsiTheme="minorHAnsi"/>
        </w:rPr>
        <w:t>, etc.) enables easier and quicker integration of tests with framework</w:t>
      </w:r>
      <w:r w:rsidR="00EA6AA4">
        <w:rPr>
          <w:rFonts w:asciiTheme="minorHAnsi" w:hAnsiTheme="minorHAnsi"/>
        </w:rPr>
        <w:t>s</w:t>
      </w:r>
      <w:r w:rsidR="000523E1">
        <w:rPr>
          <w:rFonts w:asciiTheme="minorHAnsi" w:hAnsiTheme="minorHAnsi"/>
        </w:rPr>
        <w:t xml:space="preserve"> </w:t>
      </w:r>
      <w:r w:rsidR="0008392B">
        <w:rPr>
          <w:rFonts w:asciiTheme="minorHAnsi" w:hAnsiTheme="minorHAnsi"/>
        </w:rPr>
        <w:t xml:space="preserve">and </w:t>
      </w:r>
      <w:r w:rsidR="000523E1">
        <w:rPr>
          <w:rFonts w:asciiTheme="minorHAnsi" w:hAnsiTheme="minorHAnsi"/>
        </w:rPr>
        <w:t>tools for achieving lab</w:t>
      </w:r>
      <w:r w:rsidR="00CE21A0">
        <w:rPr>
          <w:rFonts w:asciiTheme="minorHAnsi" w:hAnsiTheme="minorHAnsi"/>
        </w:rPr>
        <w:t>-</w:t>
      </w:r>
      <w:r w:rsidR="000523E1">
        <w:rPr>
          <w:rFonts w:asciiTheme="minorHAnsi" w:hAnsiTheme="minorHAnsi"/>
        </w:rPr>
        <w:t>wide automation.</w:t>
      </w:r>
    </w:p>
    <w:p w14:paraId="7F1AC9E0" w14:textId="77777777" w:rsidR="000523E1" w:rsidRPr="00D81B0E" w:rsidRDefault="000523E1" w:rsidP="000523E1">
      <w:pPr>
        <w:pStyle w:val="ListParagraph"/>
        <w:numPr>
          <w:ilvl w:val="0"/>
          <w:numId w:val="17"/>
        </w:numPr>
        <w:tabs>
          <w:tab w:val="num" w:pos="720"/>
        </w:tabs>
        <w:jc w:val="both"/>
        <w:rPr>
          <w:rFonts w:asciiTheme="minorHAnsi" w:hAnsiTheme="minorHAnsi"/>
          <w:b/>
        </w:rPr>
      </w:pPr>
      <w:r w:rsidRPr="00D81B0E">
        <w:rPr>
          <w:rFonts w:asciiTheme="minorHAnsi" w:hAnsiTheme="minorHAnsi"/>
          <w:b/>
        </w:rPr>
        <w:t>Common test content and methodology</w:t>
      </w:r>
    </w:p>
    <w:p w14:paraId="41BF97A0" w14:textId="126D0505" w:rsidR="00F3549C" w:rsidRPr="00483E0E" w:rsidRDefault="000523E1" w:rsidP="00483E0E">
      <w:pPr>
        <w:ind w:left="1440"/>
        <w:jc w:val="both"/>
        <w:rPr>
          <w:rFonts w:asciiTheme="minorHAnsi" w:hAnsiTheme="minorHAnsi"/>
        </w:rPr>
      </w:pPr>
      <w:r>
        <w:rPr>
          <w:rFonts w:asciiTheme="minorHAnsi" w:hAnsiTheme="minorHAnsi"/>
        </w:rPr>
        <w:t xml:space="preserve">This </w:t>
      </w:r>
      <w:r w:rsidR="00EA6AA4">
        <w:rPr>
          <w:rFonts w:asciiTheme="minorHAnsi" w:hAnsiTheme="minorHAnsi"/>
        </w:rPr>
        <w:t xml:space="preserve">objective seeks </w:t>
      </w:r>
      <w:r>
        <w:rPr>
          <w:rFonts w:asciiTheme="minorHAnsi" w:hAnsiTheme="minorHAnsi"/>
        </w:rPr>
        <w:t>to achieve maximum reusability between tests</w:t>
      </w:r>
      <w:r w:rsidR="00A25C9F">
        <w:rPr>
          <w:rFonts w:asciiTheme="minorHAnsi" w:hAnsiTheme="minorHAnsi"/>
        </w:rPr>
        <w:t>,</w:t>
      </w:r>
      <w:r>
        <w:rPr>
          <w:rFonts w:asciiTheme="minorHAnsi" w:hAnsiTheme="minorHAnsi"/>
        </w:rPr>
        <w:t xml:space="preserve"> </w:t>
      </w:r>
      <w:r w:rsidR="00A25C9F">
        <w:rPr>
          <w:rFonts w:asciiTheme="minorHAnsi" w:hAnsiTheme="minorHAnsi"/>
        </w:rPr>
        <w:t>features, and</w:t>
      </w:r>
      <w:r>
        <w:rPr>
          <w:rFonts w:asciiTheme="minorHAnsi" w:hAnsiTheme="minorHAnsi"/>
        </w:rPr>
        <w:t xml:space="preserve"> domains</w:t>
      </w:r>
      <w:r w:rsidR="00EA6AA4">
        <w:rPr>
          <w:rFonts w:asciiTheme="minorHAnsi" w:hAnsiTheme="minorHAnsi"/>
        </w:rPr>
        <w:t xml:space="preserve"> a primary </w:t>
      </w:r>
      <w:proofErr w:type="gramStart"/>
      <w:r w:rsidR="00EA6AA4">
        <w:rPr>
          <w:rFonts w:asciiTheme="minorHAnsi" w:hAnsiTheme="minorHAnsi"/>
        </w:rPr>
        <w:t xml:space="preserve">focus </w:t>
      </w:r>
      <w:r w:rsidR="00483E0E">
        <w:rPr>
          <w:rFonts w:asciiTheme="minorHAnsi" w:hAnsiTheme="minorHAnsi"/>
        </w:rPr>
        <w:t xml:space="preserve"> to</w:t>
      </w:r>
      <w:proofErr w:type="gramEnd"/>
      <w:r w:rsidR="00483E0E">
        <w:rPr>
          <w:rFonts w:asciiTheme="minorHAnsi" w:hAnsiTheme="minorHAnsi"/>
        </w:rPr>
        <w:t xml:space="preserve"> achieve maximum reusability of the functions across tests. </w:t>
      </w:r>
      <w:r w:rsidR="00EA6AA4">
        <w:rPr>
          <w:rFonts w:asciiTheme="minorHAnsi" w:hAnsiTheme="minorHAnsi"/>
        </w:rPr>
        <w:t xml:space="preserve">In addition, the architecture seeks to achieve </w:t>
      </w:r>
      <w:r w:rsidR="00483E0E">
        <w:rPr>
          <w:rFonts w:asciiTheme="minorHAnsi" w:hAnsiTheme="minorHAnsi"/>
        </w:rPr>
        <w:t xml:space="preserve">reusable test </w:t>
      </w:r>
      <w:r w:rsidR="00EA6AA4">
        <w:rPr>
          <w:rFonts w:asciiTheme="minorHAnsi" w:hAnsiTheme="minorHAnsi"/>
        </w:rPr>
        <w:t>flows</w:t>
      </w:r>
      <w:r w:rsidR="00483E0E">
        <w:rPr>
          <w:rFonts w:asciiTheme="minorHAnsi" w:hAnsiTheme="minorHAnsi"/>
        </w:rPr>
        <w:t xml:space="preserve"> between different execution environment, future generation of CPU families (with </w:t>
      </w:r>
      <w:r w:rsidR="00DA2D76">
        <w:rPr>
          <w:rFonts w:asciiTheme="minorHAnsi" w:hAnsiTheme="minorHAnsi"/>
        </w:rPr>
        <w:t>minor</w:t>
      </w:r>
      <w:r w:rsidR="00483E0E">
        <w:rPr>
          <w:rFonts w:asciiTheme="minorHAnsi" w:hAnsiTheme="minorHAnsi"/>
        </w:rPr>
        <w:t xml:space="preserve"> modifications). It</w:t>
      </w:r>
      <w:r>
        <w:rPr>
          <w:rFonts w:asciiTheme="minorHAnsi" w:hAnsiTheme="minorHAnsi"/>
        </w:rPr>
        <w:t xml:space="preserve"> emphasizes on a </w:t>
      </w:r>
      <w:r w:rsidR="00DA2D76">
        <w:rPr>
          <w:rFonts w:asciiTheme="minorHAnsi" w:hAnsiTheme="minorHAnsi"/>
        </w:rPr>
        <w:t>layered</w:t>
      </w:r>
      <w:r w:rsidR="00483E0E">
        <w:rPr>
          <w:rFonts w:asciiTheme="minorHAnsi" w:hAnsiTheme="minorHAnsi"/>
        </w:rPr>
        <w:t xml:space="preserve"> and modular</w:t>
      </w:r>
      <w:r>
        <w:rPr>
          <w:rFonts w:asciiTheme="minorHAnsi" w:hAnsiTheme="minorHAnsi"/>
        </w:rPr>
        <w:t xml:space="preserve"> approach to any test and library development; thus providing multiple level of abstractions </w:t>
      </w:r>
      <w:r w:rsidR="007F4F5D">
        <w:rPr>
          <w:rFonts w:asciiTheme="minorHAnsi" w:hAnsiTheme="minorHAnsi"/>
        </w:rPr>
        <w:t>(P</w:t>
      </w:r>
      <w:r>
        <w:rPr>
          <w:rFonts w:asciiTheme="minorHAnsi" w:hAnsiTheme="minorHAnsi"/>
        </w:rPr>
        <w:t>latform type, Target OS running on SUT</w:t>
      </w:r>
      <w:r w:rsidR="007F4F5D">
        <w:rPr>
          <w:rFonts w:asciiTheme="minorHAnsi" w:hAnsiTheme="minorHAnsi"/>
        </w:rPr>
        <w:t xml:space="preserve">, </w:t>
      </w:r>
      <w:r w:rsidR="00483E0E">
        <w:rPr>
          <w:rFonts w:asciiTheme="minorHAnsi" w:hAnsiTheme="minorHAnsi"/>
        </w:rPr>
        <w:t>etc.) to increase the reusability.</w:t>
      </w:r>
    </w:p>
    <w:p w14:paraId="6E28BBB3" w14:textId="23EFA1AA" w:rsidR="000523E1" w:rsidRPr="00D81B0E" w:rsidRDefault="000523E1" w:rsidP="000523E1">
      <w:pPr>
        <w:pStyle w:val="ListParagraph"/>
        <w:numPr>
          <w:ilvl w:val="0"/>
          <w:numId w:val="17"/>
        </w:numPr>
        <w:tabs>
          <w:tab w:val="num" w:pos="720"/>
        </w:tabs>
        <w:jc w:val="both"/>
        <w:rPr>
          <w:rFonts w:asciiTheme="minorHAnsi" w:hAnsiTheme="minorHAnsi"/>
          <w:b/>
        </w:rPr>
      </w:pPr>
      <w:r w:rsidRPr="00D81B0E">
        <w:rPr>
          <w:rFonts w:asciiTheme="minorHAnsi" w:hAnsiTheme="minorHAnsi"/>
          <w:b/>
        </w:rPr>
        <w:t>Auto</w:t>
      </w:r>
      <w:r w:rsidR="00692B4F">
        <w:rPr>
          <w:rFonts w:asciiTheme="minorHAnsi" w:hAnsiTheme="minorHAnsi"/>
          <w:b/>
        </w:rPr>
        <w:t>-</w:t>
      </w:r>
      <w:r w:rsidRPr="00D81B0E">
        <w:rPr>
          <w:rFonts w:asciiTheme="minorHAnsi" w:hAnsiTheme="minorHAnsi"/>
          <w:b/>
        </w:rPr>
        <w:t>generation of recipe/documentation</w:t>
      </w:r>
    </w:p>
    <w:p w14:paraId="2BB5B56B" w14:textId="63544362" w:rsidR="00483E0E" w:rsidRPr="00483E0E" w:rsidRDefault="007E3B55" w:rsidP="00483E0E">
      <w:pPr>
        <w:ind w:left="1440"/>
        <w:jc w:val="both"/>
        <w:rPr>
          <w:rFonts w:asciiTheme="minorHAnsi" w:hAnsiTheme="minorHAnsi"/>
        </w:rPr>
      </w:pPr>
      <w:r>
        <w:rPr>
          <w:rFonts w:asciiTheme="minorHAnsi" w:hAnsiTheme="minorHAnsi"/>
        </w:rPr>
        <w:t>T</w:t>
      </w:r>
      <w:r w:rsidR="00483E0E">
        <w:rPr>
          <w:rFonts w:asciiTheme="minorHAnsi" w:hAnsiTheme="minorHAnsi"/>
        </w:rPr>
        <w:t>he number of APIs to be documented will be significant</w:t>
      </w:r>
      <w:r>
        <w:rPr>
          <w:rFonts w:asciiTheme="minorHAnsi" w:hAnsiTheme="minorHAnsi"/>
        </w:rPr>
        <w:t xml:space="preserve"> due to the increased set of utility functions developed to support large sets of tests and domains</w:t>
      </w:r>
      <w:r w:rsidR="00483E0E">
        <w:rPr>
          <w:rFonts w:asciiTheme="minorHAnsi" w:hAnsiTheme="minorHAnsi"/>
        </w:rPr>
        <w:t>.</w:t>
      </w:r>
      <w:r>
        <w:rPr>
          <w:rFonts w:asciiTheme="minorHAnsi" w:hAnsiTheme="minorHAnsi"/>
        </w:rPr>
        <w:t xml:space="preserve"> Manual</w:t>
      </w:r>
      <w:r w:rsidR="00483E0E">
        <w:rPr>
          <w:rFonts w:asciiTheme="minorHAnsi" w:hAnsiTheme="minorHAnsi"/>
        </w:rPr>
        <w:t xml:space="preserve"> maintenance of </w:t>
      </w:r>
      <w:r>
        <w:rPr>
          <w:rFonts w:asciiTheme="minorHAnsi" w:hAnsiTheme="minorHAnsi"/>
        </w:rPr>
        <w:t>a long</w:t>
      </w:r>
      <w:r w:rsidR="00483E0E">
        <w:rPr>
          <w:rFonts w:asciiTheme="minorHAnsi" w:hAnsiTheme="minorHAnsi"/>
        </w:rPr>
        <w:t xml:space="preserve"> list of APIs </w:t>
      </w:r>
      <w:r>
        <w:rPr>
          <w:rFonts w:asciiTheme="minorHAnsi" w:hAnsiTheme="minorHAnsi"/>
        </w:rPr>
        <w:t>is</w:t>
      </w:r>
      <w:r w:rsidR="00483E0E">
        <w:rPr>
          <w:rFonts w:asciiTheme="minorHAnsi" w:hAnsiTheme="minorHAnsi"/>
        </w:rPr>
        <w:t xml:space="preserve"> </w:t>
      </w:r>
      <w:r>
        <w:rPr>
          <w:rFonts w:asciiTheme="minorHAnsi" w:hAnsiTheme="minorHAnsi"/>
        </w:rPr>
        <w:t>an</w:t>
      </w:r>
      <w:r w:rsidR="00483E0E">
        <w:rPr>
          <w:rFonts w:asciiTheme="minorHAnsi" w:hAnsiTheme="minorHAnsi"/>
        </w:rPr>
        <w:t xml:space="preserve"> error prone and time consuming </w:t>
      </w:r>
      <w:r w:rsidR="00DA2D76">
        <w:rPr>
          <w:rFonts w:asciiTheme="minorHAnsi" w:hAnsiTheme="minorHAnsi"/>
        </w:rPr>
        <w:t>activity</w:t>
      </w:r>
      <w:r w:rsidR="00483E0E">
        <w:rPr>
          <w:rFonts w:asciiTheme="minorHAnsi" w:hAnsiTheme="minorHAnsi"/>
        </w:rPr>
        <w:t>. These challenges are address</w:t>
      </w:r>
      <w:r w:rsidR="00FA7E6F">
        <w:rPr>
          <w:rFonts w:asciiTheme="minorHAnsi" w:hAnsiTheme="minorHAnsi"/>
        </w:rPr>
        <w:t xml:space="preserve">ed </w:t>
      </w:r>
      <w:r w:rsidR="00A0779C">
        <w:rPr>
          <w:rFonts w:asciiTheme="minorHAnsi" w:hAnsiTheme="minorHAnsi"/>
        </w:rPr>
        <w:t>by automating the p</w:t>
      </w:r>
      <w:r w:rsidR="00483E0E">
        <w:rPr>
          <w:rFonts w:asciiTheme="minorHAnsi" w:hAnsiTheme="minorHAnsi"/>
        </w:rPr>
        <w:t>rocess of API</w:t>
      </w:r>
      <w:r w:rsidR="00A0779C">
        <w:rPr>
          <w:rFonts w:asciiTheme="minorHAnsi" w:hAnsiTheme="minorHAnsi"/>
        </w:rPr>
        <w:t xml:space="preserve">, </w:t>
      </w:r>
      <w:r w:rsidR="00483E0E">
        <w:rPr>
          <w:rFonts w:asciiTheme="minorHAnsi" w:hAnsiTheme="minorHAnsi"/>
        </w:rPr>
        <w:t>test</w:t>
      </w:r>
      <w:r w:rsidR="00A0779C">
        <w:rPr>
          <w:rFonts w:asciiTheme="minorHAnsi" w:hAnsiTheme="minorHAnsi"/>
        </w:rPr>
        <w:t>,</w:t>
      </w:r>
      <w:r w:rsidR="00483E0E">
        <w:rPr>
          <w:rFonts w:asciiTheme="minorHAnsi" w:hAnsiTheme="minorHAnsi"/>
        </w:rPr>
        <w:t xml:space="preserve"> and test flow</w:t>
      </w:r>
      <w:r w:rsidR="00A0779C">
        <w:rPr>
          <w:rFonts w:asciiTheme="minorHAnsi" w:hAnsiTheme="minorHAnsi"/>
        </w:rPr>
        <w:t xml:space="preserve"> documentation</w:t>
      </w:r>
      <w:r w:rsidR="00483E0E">
        <w:rPr>
          <w:rFonts w:asciiTheme="minorHAnsi" w:hAnsiTheme="minorHAnsi"/>
        </w:rPr>
        <w:t>.</w:t>
      </w:r>
    </w:p>
    <w:p w14:paraId="74FD9938" w14:textId="5D98A4F8" w:rsidR="000523E1" w:rsidRPr="009C586E" w:rsidRDefault="00151E62" w:rsidP="00483E0E">
      <w:pPr>
        <w:jc w:val="both"/>
        <w:rPr>
          <w:rFonts w:asciiTheme="minorHAnsi" w:hAnsiTheme="minorHAnsi"/>
        </w:rPr>
      </w:pPr>
      <w:r>
        <w:rPr>
          <w:rFonts w:asciiTheme="minorHAnsi" w:hAnsiTheme="minorHAnsi"/>
        </w:rPr>
        <w:t>Having</w:t>
      </w:r>
      <w:r w:rsidR="00483E0E">
        <w:rPr>
          <w:rFonts w:asciiTheme="minorHAnsi" w:hAnsiTheme="minorHAnsi"/>
        </w:rPr>
        <w:t xml:space="preserve"> these objectives in</w:t>
      </w:r>
      <w:r>
        <w:rPr>
          <w:rFonts w:asciiTheme="minorHAnsi" w:hAnsiTheme="minorHAnsi"/>
        </w:rPr>
        <w:t>corporated into our methodology</w:t>
      </w:r>
      <w:r w:rsidR="00483E0E">
        <w:rPr>
          <w:rFonts w:asciiTheme="minorHAnsi" w:hAnsiTheme="minorHAnsi"/>
        </w:rPr>
        <w:t xml:space="preserve">, we are able to </w:t>
      </w:r>
      <w:r w:rsidR="00DA2D76">
        <w:rPr>
          <w:rFonts w:asciiTheme="minorHAnsi" w:hAnsiTheme="minorHAnsi"/>
        </w:rPr>
        <w:t>achieve</w:t>
      </w:r>
      <w:r w:rsidR="00483E0E">
        <w:rPr>
          <w:rFonts w:asciiTheme="minorHAnsi" w:hAnsiTheme="minorHAnsi"/>
        </w:rPr>
        <w:t xml:space="preserve"> a </w:t>
      </w:r>
      <w:r w:rsidR="00483E0E" w:rsidRPr="00151E62">
        <w:rPr>
          <w:rFonts w:asciiTheme="minorHAnsi" w:hAnsiTheme="minorHAnsi"/>
          <w:b/>
        </w:rPr>
        <w:t xml:space="preserve">scalable, </w:t>
      </w:r>
      <w:proofErr w:type="gramStart"/>
      <w:r w:rsidR="00483E0E" w:rsidRPr="00151E62">
        <w:rPr>
          <w:rFonts w:asciiTheme="minorHAnsi" w:hAnsiTheme="minorHAnsi"/>
          <w:b/>
        </w:rPr>
        <w:t xml:space="preserve">reusable,  </w:t>
      </w:r>
      <w:r w:rsidR="00DA2D76" w:rsidRPr="00151E62">
        <w:rPr>
          <w:rFonts w:asciiTheme="minorHAnsi" w:hAnsiTheme="minorHAnsi"/>
          <w:b/>
        </w:rPr>
        <w:t>maintainable</w:t>
      </w:r>
      <w:proofErr w:type="gramEnd"/>
      <w:r w:rsidR="00483E0E">
        <w:rPr>
          <w:rFonts w:asciiTheme="minorHAnsi" w:hAnsiTheme="minorHAnsi"/>
        </w:rPr>
        <w:t xml:space="preserve"> an</w:t>
      </w:r>
      <w:r w:rsidR="0028486A">
        <w:rPr>
          <w:rFonts w:asciiTheme="minorHAnsi" w:hAnsiTheme="minorHAnsi"/>
        </w:rPr>
        <w:t>d</w:t>
      </w:r>
      <w:r w:rsidR="00483E0E">
        <w:rPr>
          <w:rFonts w:asciiTheme="minorHAnsi" w:hAnsiTheme="minorHAnsi"/>
        </w:rPr>
        <w:t xml:space="preserve"> </w:t>
      </w:r>
      <w:r w:rsidR="00483E0E" w:rsidRPr="00151E62">
        <w:rPr>
          <w:rFonts w:asciiTheme="minorHAnsi" w:hAnsiTheme="minorHAnsi"/>
          <w:b/>
        </w:rPr>
        <w:t>releasable</w:t>
      </w:r>
      <w:r w:rsidR="00483E0E">
        <w:rPr>
          <w:rFonts w:asciiTheme="minorHAnsi" w:hAnsiTheme="minorHAnsi"/>
        </w:rPr>
        <w:t xml:space="preserve"> automated test suite.</w:t>
      </w:r>
      <w:r w:rsidR="003B50F5">
        <w:rPr>
          <w:rFonts w:asciiTheme="minorHAnsi" w:hAnsiTheme="minorHAnsi"/>
        </w:rPr>
        <w:t xml:space="preserve"> Further sections under this </w:t>
      </w:r>
      <w:r w:rsidR="00DA2D76">
        <w:rPr>
          <w:rFonts w:asciiTheme="minorHAnsi" w:hAnsiTheme="minorHAnsi"/>
        </w:rPr>
        <w:t>chapter</w:t>
      </w:r>
      <w:r w:rsidR="003B50F5">
        <w:rPr>
          <w:rFonts w:asciiTheme="minorHAnsi" w:hAnsiTheme="minorHAnsi"/>
        </w:rPr>
        <w:t xml:space="preserve"> details each of these core objectives.</w:t>
      </w:r>
    </w:p>
    <w:p w14:paraId="3FEBE0E5" w14:textId="77777777" w:rsidR="000523E1" w:rsidRDefault="003B50F5">
      <w:pPr>
        <w:pStyle w:val="Heading2"/>
      </w:pPr>
      <w:bookmarkStart w:id="17" w:name="_Toc16518021"/>
      <w:r>
        <w:t xml:space="preserve">Fully </w:t>
      </w:r>
      <w:r w:rsidR="00D81B0E">
        <w:t>a</w:t>
      </w:r>
      <w:r>
        <w:t xml:space="preserve">utomated </w:t>
      </w:r>
      <w:r w:rsidR="00D81B0E">
        <w:t>t</w:t>
      </w:r>
      <w:r>
        <w:t xml:space="preserve">est </w:t>
      </w:r>
      <w:r w:rsidR="00D81B0E">
        <w:t>s</w:t>
      </w:r>
      <w:r>
        <w:t>uite</w:t>
      </w:r>
      <w:bookmarkEnd w:id="17"/>
    </w:p>
    <w:p w14:paraId="571F8C3A" w14:textId="2C71378A" w:rsidR="008577B2" w:rsidRDefault="00C30250" w:rsidP="00C30250">
      <w:pPr>
        <w:jc w:val="both"/>
        <w:rPr>
          <w:rFonts w:asciiTheme="minorHAnsi" w:hAnsiTheme="minorHAnsi"/>
        </w:rPr>
      </w:pPr>
      <w:r>
        <w:rPr>
          <w:rFonts w:asciiTheme="minorHAnsi" w:hAnsiTheme="minorHAnsi"/>
        </w:rPr>
        <w:t xml:space="preserve">This methodology </w:t>
      </w:r>
      <w:r w:rsidR="00DD23FD">
        <w:rPr>
          <w:rFonts w:asciiTheme="minorHAnsi" w:hAnsiTheme="minorHAnsi"/>
        </w:rPr>
        <w:t>requires</w:t>
      </w:r>
      <w:r w:rsidR="004111DC">
        <w:rPr>
          <w:rFonts w:asciiTheme="minorHAnsi" w:hAnsiTheme="minorHAnsi"/>
        </w:rPr>
        <w:t xml:space="preserve"> </w:t>
      </w:r>
      <w:r>
        <w:rPr>
          <w:rFonts w:asciiTheme="minorHAnsi" w:hAnsiTheme="minorHAnsi"/>
        </w:rPr>
        <w:t xml:space="preserve">test plans comprised of </w:t>
      </w:r>
      <w:r w:rsidR="004111DC">
        <w:rPr>
          <w:rFonts w:asciiTheme="minorHAnsi" w:hAnsiTheme="minorHAnsi"/>
        </w:rPr>
        <w:t>completely</w:t>
      </w:r>
      <w:r>
        <w:rPr>
          <w:rFonts w:asciiTheme="minorHAnsi" w:hAnsiTheme="minorHAnsi"/>
        </w:rPr>
        <w:t xml:space="preserve"> automated tests. </w:t>
      </w:r>
      <w:r w:rsidR="004111DC">
        <w:rPr>
          <w:rFonts w:asciiTheme="minorHAnsi" w:hAnsiTheme="minorHAnsi"/>
        </w:rPr>
        <w:t>T</w:t>
      </w:r>
      <w:r>
        <w:rPr>
          <w:rFonts w:asciiTheme="minorHAnsi" w:hAnsiTheme="minorHAnsi"/>
        </w:rPr>
        <w:t xml:space="preserve">here </w:t>
      </w:r>
      <w:r w:rsidR="004111DC">
        <w:rPr>
          <w:rFonts w:asciiTheme="minorHAnsi" w:hAnsiTheme="minorHAnsi"/>
        </w:rPr>
        <w:t>should be</w:t>
      </w:r>
      <w:r>
        <w:rPr>
          <w:rFonts w:asciiTheme="minorHAnsi" w:hAnsiTheme="minorHAnsi"/>
        </w:rPr>
        <w:t xml:space="preserve"> one script for one test </w:t>
      </w:r>
      <w:r w:rsidR="004111DC">
        <w:rPr>
          <w:rFonts w:asciiTheme="minorHAnsi" w:hAnsiTheme="minorHAnsi"/>
        </w:rPr>
        <w:t xml:space="preserve">case which </w:t>
      </w:r>
      <w:r>
        <w:rPr>
          <w:rFonts w:asciiTheme="minorHAnsi" w:hAnsiTheme="minorHAnsi"/>
        </w:rPr>
        <w:t>includes</w:t>
      </w:r>
      <w:r w:rsidR="008577B2">
        <w:rPr>
          <w:rFonts w:asciiTheme="minorHAnsi" w:hAnsiTheme="minorHAnsi"/>
        </w:rPr>
        <w:t>:</w:t>
      </w:r>
    </w:p>
    <w:p w14:paraId="70538182" w14:textId="77777777" w:rsidR="008577B2" w:rsidRPr="008577B2" w:rsidRDefault="008577B2" w:rsidP="008577B2">
      <w:pPr>
        <w:pStyle w:val="ListParagraph"/>
        <w:numPr>
          <w:ilvl w:val="0"/>
          <w:numId w:val="18"/>
        </w:numPr>
        <w:jc w:val="both"/>
        <w:rPr>
          <w:rFonts w:asciiTheme="minorHAnsi" w:hAnsiTheme="minorHAnsi"/>
        </w:rPr>
      </w:pPr>
      <w:r w:rsidRPr="008577B2">
        <w:rPr>
          <w:rFonts w:asciiTheme="minorHAnsi" w:hAnsiTheme="minorHAnsi"/>
        </w:rPr>
        <w:t>S</w:t>
      </w:r>
      <w:r w:rsidR="00C30250" w:rsidRPr="008577B2">
        <w:rPr>
          <w:rFonts w:asciiTheme="minorHAnsi" w:hAnsiTheme="minorHAnsi"/>
        </w:rPr>
        <w:t>etting up necessary BIOS</w:t>
      </w:r>
      <w:r w:rsidRPr="008577B2">
        <w:rPr>
          <w:rFonts w:asciiTheme="minorHAnsi" w:hAnsiTheme="minorHAnsi"/>
        </w:rPr>
        <w:t xml:space="preserve"> knobs</w:t>
      </w:r>
      <w:r w:rsidR="00C30250" w:rsidRPr="008577B2">
        <w:rPr>
          <w:rFonts w:asciiTheme="minorHAnsi" w:hAnsiTheme="minorHAnsi"/>
        </w:rPr>
        <w:t xml:space="preserve">, drivers and </w:t>
      </w:r>
      <w:r w:rsidRPr="008577B2">
        <w:rPr>
          <w:rFonts w:asciiTheme="minorHAnsi" w:hAnsiTheme="minorHAnsi"/>
        </w:rPr>
        <w:t>other software</w:t>
      </w:r>
      <w:r>
        <w:rPr>
          <w:rFonts w:asciiTheme="minorHAnsi" w:hAnsiTheme="minorHAnsi"/>
        </w:rPr>
        <w:t>/tool</w:t>
      </w:r>
      <w:r w:rsidRPr="008577B2">
        <w:rPr>
          <w:rFonts w:asciiTheme="minorHAnsi" w:hAnsiTheme="minorHAnsi"/>
        </w:rPr>
        <w:t xml:space="preserve"> components on the SUT for performing the test</w:t>
      </w:r>
    </w:p>
    <w:p w14:paraId="4E9C3C68" w14:textId="77777777" w:rsidR="008577B2" w:rsidRDefault="008577B2" w:rsidP="008577B2">
      <w:pPr>
        <w:pStyle w:val="ListParagraph"/>
        <w:numPr>
          <w:ilvl w:val="0"/>
          <w:numId w:val="18"/>
        </w:numPr>
        <w:tabs>
          <w:tab w:val="num" w:pos="720"/>
        </w:tabs>
        <w:jc w:val="both"/>
        <w:rPr>
          <w:rFonts w:asciiTheme="minorHAnsi" w:hAnsiTheme="minorHAnsi"/>
        </w:rPr>
      </w:pPr>
      <w:r>
        <w:rPr>
          <w:rFonts w:asciiTheme="minorHAnsi" w:hAnsiTheme="minorHAnsi"/>
        </w:rPr>
        <w:t>Injecting the intended stimulus</w:t>
      </w:r>
    </w:p>
    <w:p w14:paraId="5AC63613" w14:textId="3B726771" w:rsidR="008577B2" w:rsidRDefault="008577B2" w:rsidP="008577B2">
      <w:pPr>
        <w:pStyle w:val="ListParagraph"/>
        <w:numPr>
          <w:ilvl w:val="0"/>
          <w:numId w:val="18"/>
        </w:numPr>
        <w:tabs>
          <w:tab w:val="num" w:pos="720"/>
        </w:tabs>
        <w:jc w:val="both"/>
        <w:rPr>
          <w:rFonts w:asciiTheme="minorHAnsi" w:hAnsiTheme="minorHAnsi"/>
        </w:rPr>
      </w:pPr>
      <w:r>
        <w:rPr>
          <w:rFonts w:asciiTheme="minorHAnsi" w:hAnsiTheme="minorHAnsi"/>
        </w:rPr>
        <w:t>Capturing necessary logs from/on</w:t>
      </w:r>
      <w:r w:rsidR="009A1FC7">
        <w:rPr>
          <w:rFonts w:asciiTheme="minorHAnsi" w:hAnsiTheme="minorHAnsi"/>
        </w:rPr>
        <w:t xml:space="preserve"> the</w:t>
      </w:r>
      <w:r>
        <w:rPr>
          <w:rFonts w:asciiTheme="minorHAnsi" w:hAnsiTheme="minorHAnsi"/>
        </w:rPr>
        <w:t xml:space="preserve"> SUT</w:t>
      </w:r>
    </w:p>
    <w:p w14:paraId="01155E02" w14:textId="0E6C7F3B" w:rsidR="008577B2" w:rsidRDefault="008577B2" w:rsidP="008577B2">
      <w:pPr>
        <w:pStyle w:val="ListParagraph"/>
        <w:numPr>
          <w:ilvl w:val="0"/>
          <w:numId w:val="18"/>
        </w:numPr>
        <w:tabs>
          <w:tab w:val="num" w:pos="720"/>
        </w:tabs>
        <w:jc w:val="both"/>
        <w:rPr>
          <w:rFonts w:asciiTheme="minorHAnsi" w:hAnsiTheme="minorHAnsi"/>
        </w:rPr>
      </w:pPr>
      <w:r>
        <w:rPr>
          <w:rFonts w:asciiTheme="minorHAnsi" w:hAnsiTheme="minorHAnsi"/>
        </w:rPr>
        <w:t xml:space="preserve">Performing </w:t>
      </w:r>
      <w:r w:rsidR="009A1FC7">
        <w:rPr>
          <w:rFonts w:asciiTheme="minorHAnsi" w:hAnsiTheme="minorHAnsi"/>
        </w:rPr>
        <w:t>the intended pass/fail</w:t>
      </w:r>
      <w:r>
        <w:rPr>
          <w:rFonts w:asciiTheme="minorHAnsi" w:hAnsiTheme="minorHAnsi"/>
        </w:rPr>
        <w:t xml:space="preserve"> checks (make the test a self-checking one)</w:t>
      </w:r>
    </w:p>
    <w:p w14:paraId="2BC423CE" w14:textId="77777777" w:rsidR="008577B2" w:rsidRDefault="008577B2" w:rsidP="008577B2">
      <w:pPr>
        <w:pStyle w:val="ListParagraph"/>
        <w:numPr>
          <w:ilvl w:val="0"/>
          <w:numId w:val="18"/>
        </w:numPr>
        <w:tabs>
          <w:tab w:val="num" w:pos="720"/>
        </w:tabs>
        <w:jc w:val="both"/>
        <w:rPr>
          <w:rFonts w:asciiTheme="minorHAnsi" w:hAnsiTheme="minorHAnsi"/>
        </w:rPr>
      </w:pPr>
      <w:r>
        <w:rPr>
          <w:rFonts w:asciiTheme="minorHAnsi" w:hAnsiTheme="minorHAnsi"/>
        </w:rPr>
        <w:t>Archiving all the logs in one central directory for each test for future reference or debug</w:t>
      </w:r>
    </w:p>
    <w:p w14:paraId="20528450" w14:textId="0F346A3E" w:rsidR="001D4213" w:rsidRDefault="008577B2" w:rsidP="0079201D">
      <w:pPr>
        <w:pStyle w:val="ListParagraph"/>
        <w:numPr>
          <w:ilvl w:val="0"/>
          <w:numId w:val="18"/>
        </w:numPr>
        <w:tabs>
          <w:tab w:val="num" w:pos="720"/>
        </w:tabs>
        <w:jc w:val="both"/>
      </w:pPr>
      <w:r>
        <w:rPr>
          <w:rFonts w:asciiTheme="minorHAnsi" w:hAnsiTheme="minorHAnsi"/>
        </w:rPr>
        <w:t>Performing the clean-up</w:t>
      </w:r>
      <w:r w:rsidR="009A1FC7">
        <w:rPr>
          <w:rFonts w:asciiTheme="minorHAnsi" w:hAnsiTheme="minorHAnsi"/>
        </w:rPr>
        <w:t xml:space="preserve"> routines necessary</w:t>
      </w:r>
      <w:r>
        <w:rPr>
          <w:rFonts w:asciiTheme="minorHAnsi" w:hAnsiTheme="minorHAnsi"/>
        </w:rPr>
        <w:t xml:space="preserve"> to bring the SUT back to </w:t>
      </w:r>
      <w:r w:rsidR="009A1FC7">
        <w:rPr>
          <w:rFonts w:asciiTheme="minorHAnsi" w:hAnsiTheme="minorHAnsi"/>
        </w:rPr>
        <w:t xml:space="preserve">its </w:t>
      </w:r>
      <w:r>
        <w:rPr>
          <w:rFonts w:asciiTheme="minorHAnsi" w:hAnsiTheme="minorHAnsi"/>
        </w:rPr>
        <w:t xml:space="preserve">original </w:t>
      </w:r>
      <w:r w:rsidR="009A1FC7">
        <w:rPr>
          <w:rFonts w:asciiTheme="minorHAnsi" w:hAnsiTheme="minorHAnsi"/>
        </w:rPr>
        <w:t>state</w:t>
      </w:r>
      <w:r>
        <w:rPr>
          <w:rFonts w:asciiTheme="minorHAnsi" w:hAnsiTheme="minorHAnsi"/>
        </w:rPr>
        <w:t xml:space="preserve"> </w:t>
      </w:r>
      <w:r w:rsidR="00A6548E">
        <w:rPr>
          <w:rFonts w:asciiTheme="minorHAnsi" w:hAnsiTheme="minorHAnsi"/>
        </w:rPr>
        <w:t xml:space="preserve">in preparation for </w:t>
      </w:r>
      <w:r>
        <w:rPr>
          <w:rFonts w:asciiTheme="minorHAnsi" w:hAnsiTheme="minorHAnsi"/>
        </w:rPr>
        <w:t>the next test</w:t>
      </w:r>
    </w:p>
    <w:p w14:paraId="4C773B39" w14:textId="77777777" w:rsidR="003B50F5" w:rsidRDefault="003B50F5">
      <w:pPr>
        <w:pStyle w:val="Heading2"/>
      </w:pPr>
      <w:bookmarkStart w:id="18" w:name="_Toc16518022"/>
      <w:r>
        <w:t xml:space="preserve">Common </w:t>
      </w:r>
      <w:r w:rsidR="00D81B0E">
        <w:t>t</w:t>
      </w:r>
      <w:r>
        <w:t xml:space="preserve">est </w:t>
      </w:r>
      <w:r w:rsidR="00D81B0E">
        <w:t>c</w:t>
      </w:r>
      <w:r>
        <w:t xml:space="preserve">ontent and </w:t>
      </w:r>
      <w:r w:rsidR="00D81B0E">
        <w:t>m</w:t>
      </w:r>
      <w:r>
        <w:t>ethodology</w:t>
      </w:r>
      <w:bookmarkEnd w:id="18"/>
    </w:p>
    <w:p w14:paraId="59026BAF" w14:textId="17D75580" w:rsidR="00A5762E" w:rsidRDefault="000608AD" w:rsidP="00AE6EE5">
      <w:pPr>
        <w:jc w:val="both"/>
      </w:pPr>
      <w:r>
        <w:rPr>
          <w:rFonts w:asciiTheme="minorHAnsi" w:hAnsiTheme="minorHAnsi"/>
        </w:rPr>
        <w:t>P</w:t>
      </w:r>
      <w:r w:rsidR="00A823A1">
        <w:rPr>
          <w:rFonts w:asciiTheme="minorHAnsi" w:hAnsiTheme="minorHAnsi"/>
        </w:rPr>
        <w:t>I</w:t>
      </w:r>
      <w:r>
        <w:rPr>
          <w:rFonts w:asciiTheme="minorHAnsi" w:hAnsiTheme="minorHAnsi"/>
        </w:rPr>
        <w:t xml:space="preserve">V’s automation methodology is devised </w:t>
      </w:r>
      <w:r w:rsidR="00FF24D5">
        <w:rPr>
          <w:rFonts w:asciiTheme="minorHAnsi" w:hAnsiTheme="minorHAnsi"/>
        </w:rPr>
        <w:t>considering</w:t>
      </w:r>
      <w:r>
        <w:rPr>
          <w:rFonts w:asciiTheme="minorHAnsi" w:hAnsiTheme="minorHAnsi"/>
        </w:rPr>
        <w:t xml:space="preserve"> the plurality of the server platform families, CPUs and the platform types. </w:t>
      </w:r>
      <w:r w:rsidR="0027238D">
        <w:rPr>
          <w:rFonts w:asciiTheme="minorHAnsi" w:hAnsiTheme="minorHAnsi"/>
        </w:rPr>
        <w:t xml:space="preserve">It achieves maximum reusability </w:t>
      </w:r>
      <w:r w:rsidR="00F55892">
        <w:rPr>
          <w:rFonts w:asciiTheme="minorHAnsi" w:hAnsiTheme="minorHAnsi"/>
        </w:rPr>
        <w:t xml:space="preserve">of tests </w:t>
      </w:r>
      <w:r w:rsidR="0027238D">
        <w:rPr>
          <w:rFonts w:asciiTheme="minorHAnsi" w:hAnsiTheme="minorHAnsi"/>
        </w:rPr>
        <w:t>across different platform families with minimal changes that a</w:t>
      </w:r>
      <w:r w:rsidR="00F55892">
        <w:rPr>
          <w:rFonts w:asciiTheme="minorHAnsi" w:hAnsiTheme="minorHAnsi"/>
        </w:rPr>
        <w:t>re required</w:t>
      </w:r>
      <w:r w:rsidR="0027238D">
        <w:rPr>
          <w:rFonts w:asciiTheme="minorHAnsi" w:hAnsiTheme="minorHAnsi"/>
        </w:rPr>
        <w:t xml:space="preserve"> to support running the tests on that specific product family.</w:t>
      </w:r>
      <w:r w:rsidR="00F55892">
        <w:rPr>
          <w:rFonts w:asciiTheme="minorHAnsi" w:hAnsiTheme="minorHAnsi"/>
        </w:rPr>
        <w:t xml:space="preserve"> The automation architecture devised under this methodology has necessary abstractions and layers to achieve this. It also encapsulates the execution environment specifics into these </w:t>
      </w:r>
      <w:r w:rsidR="00F55892">
        <w:rPr>
          <w:rFonts w:asciiTheme="minorHAnsi" w:hAnsiTheme="minorHAnsi"/>
        </w:rPr>
        <w:lastRenderedPageBreak/>
        <w:t xml:space="preserve">abstractions to support </w:t>
      </w:r>
      <w:r w:rsidR="00A71827">
        <w:rPr>
          <w:rFonts w:asciiTheme="minorHAnsi" w:hAnsiTheme="minorHAnsi"/>
        </w:rPr>
        <w:t>varying</w:t>
      </w:r>
      <w:r w:rsidR="00F55892">
        <w:rPr>
          <w:rFonts w:asciiTheme="minorHAnsi" w:hAnsiTheme="minorHAnsi"/>
        </w:rPr>
        <w:t xml:space="preserve"> execution environments </w:t>
      </w:r>
      <w:r w:rsidR="00DD23FD">
        <w:rPr>
          <w:rFonts w:asciiTheme="minorHAnsi" w:hAnsiTheme="minorHAnsi"/>
        </w:rPr>
        <w:t>t</w:t>
      </w:r>
      <w:r w:rsidR="00F55892">
        <w:rPr>
          <w:rFonts w:asciiTheme="minorHAnsi" w:hAnsiTheme="minorHAnsi"/>
        </w:rPr>
        <w:t xml:space="preserve">hat may have </w:t>
      </w:r>
      <w:r w:rsidR="00DC54F7">
        <w:rPr>
          <w:rFonts w:asciiTheme="minorHAnsi" w:hAnsiTheme="minorHAnsi"/>
        </w:rPr>
        <w:t xml:space="preserve">a </w:t>
      </w:r>
      <w:r w:rsidR="001F7CDB">
        <w:rPr>
          <w:rFonts w:asciiTheme="minorHAnsi" w:hAnsiTheme="minorHAnsi"/>
        </w:rPr>
        <w:t xml:space="preserve">completely </w:t>
      </w:r>
      <w:r w:rsidR="00DC54F7">
        <w:rPr>
          <w:rFonts w:asciiTheme="minorHAnsi" w:hAnsiTheme="minorHAnsi"/>
        </w:rPr>
        <w:t xml:space="preserve">different </w:t>
      </w:r>
      <w:r w:rsidR="00F55892">
        <w:rPr>
          <w:rFonts w:asciiTheme="minorHAnsi" w:hAnsiTheme="minorHAnsi"/>
        </w:rPr>
        <w:t>set of tools (for example, different hardware tools for controlling the power to the SUT) or interfaces (for example, SUT connected to a H</w:t>
      </w:r>
      <w:r w:rsidR="003E2866">
        <w:rPr>
          <w:rFonts w:asciiTheme="minorHAnsi" w:hAnsiTheme="minorHAnsi"/>
        </w:rPr>
        <w:t xml:space="preserve">ost </w:t>
      </w:r>
      <w:r w:rsidR="00F55892">
        <w:rPr>
          <w:rFonts w:asciiTheme="minorHAnsi" w:hAnsiTheme="minorHAnsi"/>
        </w:rPr>
        <w:t>or not connected to a H</w:t>
      </w:r>
      <w:r w:rsidR="003E2866">
        <w:rPr>
          <w:rFonts w:asciiTheme="minorHAnsi" w:hAnsiTheme="minorHAnsi"/>
        </w:rPr>
        <w:t>ost</w:t>
      </w:r>
      <w:r w:rsidR="00F55892">
        <w:rPr>
          <w:rFonts w:asciiTheme="minorHAnsi" w:hAnsiTheme="minorHAnsi"/>
        </w:rPr>
        <w:t>).</w:t>
      </w:r>
      <w:r w:rsidR="00204BCE">
        <w:rPr>
          <w:rFonts w:asciiTheme="minorHAnsi" w:hAnsiTheme="minorHAnsi"/>
        </w:rPr>
        <w:t xml:space="preserve"> T</w:t>
      </w:r>
      <w:r w:rsidR="00A5762E">
        <w:rPr>
          <w:rFonts w:asciiTheme="minorHAnsi" w:hAnsiTheme="minorHAnsi"/>
        </w:rPr>
        <w:t>he block diagram</w:t>
      </w:r>
      <w:r w:rsidR="00204BCE">
        <w:rPr>
          <w:rFonts w:asciiTheme="minorHAnsi" w:hAnsiTheme="minorHAnsi"/>
        </w:rPr>
        <w:t xml:space="preserve"> below depicts</w:t>
      </w:r>
      <w:r w:rsidR="00A5762E">
        <w:rPr>
          <w:rFonts w:asciiTheme="minorHAnsi" w:hAnsiTheme="minorHAnsi"/>
        </w:rPr>
        <w:t xml:space="preserve"> the layers </w:t>
      </w:r>
      <w:r w:rsidR="00514319">
        <w:rPr>
          <w:rFonts w:asciiTheme="minorHAnsi" w:hAnsiTheme="minorHAnsi"/>
        </w:rPr>
        <w:t>of</w:t>
      </w:r>
      <w:r w:rsidR="00A5762E">
        <w:rPr>
          <w:rFonts w:asciiTheme="minorHAnsi" w:hAnsiTheme="minorHAnsi"/>
        </w:rPr>
        <w:t xml:space="preserve"> this architecture:</w:t>
      </w:r>
      <w:r w:rsidR="00A5762E" w:rsidRPr="00A5762E">
        <w:rPr>
          <w:noProof/>
          <w:lang w:eastAsia="zh-CN"/>
        </w:rPr>
        <mc:AlternateContent>
          <mc:Choice Requires="wps">
            <w:drawing>
              <wp:anchor distT="0" distB="0" distL="114300" distR="114300" simplePos="0" relativeHeight="251638784" behindDoc="0" locked="0" layoutInCell="1" allowOverlap="1" wp14:anchorId="5871FCBA" wp14:editId="27F94DCE">
                <wp:simplePos x="0" y="0"/>
                <wp:positionH relativeFrom="column">
                  <wp:posOffset>2989580</wp:posOffset>
                </wp:positionH>
                <wp:positionV relativeFrom="paragraph">
                  <wp:posOffset>8509000</wp:posOffset>
                </wp:positionV>
                <wp:extent cx="3385185" cy="219075"/>
                <wp:effectExtent l="0" t="0" r="0" b="0"/>
                <wp:wrapNone/>
                <wp:docPr id="37" name="TextBox 36"/>
                <wp:cNvGraphicFramePr/>
                <a:graphic xmlns:a="http://schemas.openxmlformats.org/drawingml/2006/main">
                  <a:graphicData uri="http://schemas.microsoft.com/office/word/2010/wordprocessingShape">
                    <wps:wsp>
                      <wps:cNvSpPr txBox="1"/>
                      <wps:spPr>
                        <a:xfrm>
                          <a:off x="0" y="0"/>
                          <a:ext cx="3385185" cy="219075"/>
                        </a:xfrm>
                        <a:prstGeom prst="rect">
                          <a:avLst/>
                        </a:prstGeom>
                        <a:noFill/>
                      </wps:spPr>
                      <wps:txbx>
                        <w:txbxContent>
                          <w:p w14:paraId="1966461F" w14:textId="77777777" w:rsidR="00E576C0" w:rsidRDefault="00E576C0" w:rsidP="00A5762E">
                            <w:pPr>
                              <w:pStyle w:val="NormalWeb"/>
                              <w:spacing w:before="0" w:beforeAutospacing="0" w:after="0" w:afterAutospacing="0"/>
                            </w:pPr>
                            <w:r>
                              <w:rPr>
                                <w:rFonts w:asciiTheme="minorHAnsi" w:hAnsi="Calibri" w:cstheme="minorBidi"/>
                                <w:b/>
                                <w:bCs/>
                                <w:color w:val="FFFFFF" w:themeColor="background1"/>
                                <w:kern w:val="24"/>
                                <w:sz w:val="40"/>
                                <w:szCs w:val="40"/>
                              </w:rPr>
                              <w:t>Content Architecture</w:t>
                            </w:r>
                          </w:p>
                        </w:txbxContent>
                      </wps:txbx>
                      <wps:bodyPr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871FCBA" id="_x0000_t202" coordsize="21600,21600" o:spt="202" path="m,l,21600r21600,l21600,xe">
                <v:stroke joinstyle="miter"/>
                <v:path gradientshapeok="t" o:connecttype="rect"/>
              </v:shapetype>
              <v:shape id="TextBox 36" o:spid="_x0000_s1026" type="#_x0000_t202" style="position:absolute;left:0;text-align:left;margin-left:235.4pt;margin-top:670pt;width:266.55pt;height:17.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" filled="f" stroked="f">
                <v:textbox inset="0,0,0,0">
                  <w:txbxContent>
                    <w:p w14:paraId="1966461F" w14:textId="77777777" w:rsidR="00E576C0" w:rsidRDefault="00E576C0" w:rsidP="00A5762E">
                      <w:pPr>
                        <w:pStyle w:val="NormalWeb"/>
                        <w:spacing w:before="0" w:beforeAutospacing="0" w:after="0" w:afterAutospacing="0"/>
                      </w:pPr>
                      <w:r>
                        <w:rPr>
                          <w:rFonts w:asciiTheme="minorHAnsi" w:hAnsi="Calibri" w:cstheme="minorBidi"/>
                          <w:b/>
                          <w:bCs/>
                          <w:color w:val="FFFFFF" w:themeColor="background1"/>
                          <w:kern w:val="24"/>
                          <w:sz w:val="40"/>
                          <w:szCs w:val="40"/>
                        </w:rPr>
                        <w:t>Content Architecture</w:t>
                      </w:r>
                    </w:p>
                  </w:txbxContent>
                </v:textbox>
              </v:shape>
            </w:pict>
          </mc:Fallback>
        </mc:AlternateContent>
      </w:r>
    </w:p>
    <w:p w14:paraId="68A8E542" w14:textId="4F671253" w:rsidR="00B03D90" w:rsidRDefault="007850FA" w:rsidP="00382C33">
      <w:pPr>
        <w:keepNext/>
      </w:pPr>
      <w:bookmarkStart w:id="19" w:name="_Toc698446"/>
      <w:r w:rsidRPr="007850FA">
        <w:rPr>
          <w:noProof/>
        </w:rPr>
        <w:t xml:space="preserve"> </w:t>
      </w:r>
      <w:r w:rsidR="000577E3">
        <w:rPr>
          <w:noProof/>
          <w:lang w:eastAsia="zh-CN"/>
        </w:rPr>
        <w:drawing>
          <wp:inline distT="0" distB="0" distL="0" distR="0" wp14:anchorId="11B116A3" wp14:editId="02492014">
            <wp:extent cx="3604743" cy="319495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0016" cy="3199630"/>
                    </a:xfrm>
                    <a:prstGeom prst="rect">
                      <a:avLst/>
                    </a:prstGeom>
                  </pic:spPr>
                </pic:pic>
              </a:graphicData>
            </a:graphic>
          </wp:inline>
        </w:drawing>
      </w:r>
    </w:p>
    <w:p w14:paraId="7F95DB46" w14:textId="21F19629" w:rsidR="00A5762E" w:rsidRDefault="00B03D90" w:rsidP="00B03D90">
      <w:pPr>
        <w:pStyle w:val="Caption"/>
      </w:pPr>
      <w:bookmarkStart w:id="20" w:name="_Toc16518002"/>
      <w:r>
        <w:t xml:space="preserve">Figure </w:t>
      </w:r>
      <w:r w:rsidR="00A373AD">
        <w:rPr>
          <w:noProof/>
        </w:rPr>
        <w:fldChar w:fldCharType="begin"/>
      </w:r>
      <w:r w:rsidR="00A373AD">
        <w:rPr>
          <w:noProof/>
        </w:rPr>
        <w:instrText xml:space="preserve"> STYLEREF 1 \s </w:instrText>
      </w:r>
      <w:r w:rsidR="00A373AD">
        <w:rPr>
          <w:noProof/>
        </w:rPr>
        <w:fldChar w:fldCharType="separate"/>
      </w:r>
      <w:r w:rsidR="00626DD1">
        <w:rPr>
          <w:noProof/>
        </w:rPr>
        <w:t>2</w:t>
      </w:r>
      <w:r w:rsidR="00A373AD">
        <w:rPr>
          <w:noProof/>
        </w:rPr>
        <w:fldChar w:fldCharType="end"/>
      </w:r>
      <w:r w:rsidR="00626DD1">
        <w:noBreakHyphen/>
      </w:r>
      <w:r w:rsidR="00A373AD">
        <w:rPr>
          <w:noProof/>
        </w:rPr>
        <w:fldChar w:fldCharType="begin"/>
      </w:r>
      <w:r w:rsidR="00A373AD">
        <w:rPr>
          <w:noProof/>
        </w:rPr>
        <w:instrText xml:space="preserve"> SEQ Figure \* ARABIC \s 1 </w:instrText>
      </w:r>
      <w:r w:rsidR="00A373AD">
        <w:rPr>
          <w:noProof/>
        </w:rPr>
        <w:fldChar w:fldCharType="separate"/>
      </w:r>
      <w:r w:rsidR="00626DD1">
        <w:rPr>
          <w:noProof/>
        </w:rPr>
        <w:t>1</w:t>
      </w:r>
      <w:r w:rsidR="00A373AD">
        <w:rPr>
          <w:noProof/>
        </w:rPr>
        <w:fldChar w:fldCharType="end"/>
      </w:r>
      <w:r>
        <w:t xml:space="preserve"> Architectural Layer Block Diagram</w:t>
      </w:r>
      <w:bookmarkEnd w:id="19"/>
      <w:bookmarkEnd w:id="20"/>
    </w:p>
    <w:p w14:paraId="330A128D" w14:textId="75C8AFD0" w:rsidR="00ED6785" w:rsidRPr="00ED6785" w:rsidRDefault="00ED6785" w:rsidP="00ED6785">
      <w:pPr>
        <w:jc w:val="both"/>
        <w:rPr>
          <w:rFonts w:asciiTheme="minorHAnsi" w:hAnsiTheme="minorHAnsi"/>
        </w:rPr>
      </w:pPr>
      <w:r w:rsidRPr="00ED6785">
        <w:rPr>
          <w:rFonts w:asciiTheme="minorHAnsi" w:hAnsiTheme="minorHAnsi"/>
        </w:rPr>
        <w:t xml:space="preserve">Each layer is designed with standard interfaces for each module such that the implementation can be </w:t>
      </w:r>
      <w:r w:rsidR="009172F5">
        <w:rPr>
          <w:rFonts w:asciiTheme="minorHAnsi" w:hAnsiTheme="minorHAnsi"/>
        </w:rPr>
        <w:t>dynamically selected</w:t>
      </w:r>
      <w:r w:rsidRPr="00ED6785">
        <w:rPr>
          <w:rFonts w:asciiTheme="minorHAnsi" w:hAnsiTheme="minorHAnsi"/>
        </w:rPr>
        <w:t xml:space="preserve"> for any environment to achieve 100% reusability of the other layers, </w:t>
      </w:r>
      <w:r w:rsidR="009172F5">
        <w:rPr>
          <w:rFonts w:asciiTheme="minorHAnsi" w:hAnsiTheme="minorHAnsi"/>
        </w:rPr>
        <w:t xml:space="preserve">especially </w:t>
      </w:r>
      <w:r w:rsidRPr="00ED6785">
        <w:rPr>
          <w:rFonts w:asciiTheme="minorHAnsi" w:hAnsiTheme="minorHAnsi"/>
        </w:rPr>
        <w:t xml:space="preserve">the </w:t>
      </w:r>
      <w:r w:rsidR="009172F5">
        <w:rPr>
          <w:rFonts w:asciiTheme="minorHAnsi" w:hAnsiTheme="minorHAnsi"/>
        </w:rPr>
        <w:t>Test Layer</w:t>
      </w:r>
      <w:r w:rsidRPr="00ED6785">
        <w:rPr>
          <w:rFonts w:asciiTheme="minorHAnsi" w:hAnsiTheme="minorHAnsi"/>
        </w:rPr>
        <w:t>.</w:t>
      </w:r>
      <w:r>
        <w:rPr>
          <w:rFonts w:asciiTheme="minorHAnsi" w:hAnsiTheme="minorHAnsi"/>
        </w:rPr>
        <w:t xml:space="preserve"> </w:t>
      </w:r>
      <w:r w:rsidR="009172F5">
        <w:rPr>
          <w:rFonts w:asciiTheme="minorHAnsi" w:hAnsiTheme="minorHAnsi"/>
        </w:rPr>
        <w:t>The n</w:t>
      </w:r>
      <w:r>
        <w:rPr>
          <w:rFonts w:asciiTheme="minorHAnsi" w:hAnsiTheme="minorHAnsi"/>
        </w:rPr>
        <w:t xml:space="preserve">ext chapter </w:t>
      </w:r>
      <w:r w:rsidR="009172F5">
        <w:rPr>
          <w:rFonts w:asciiTheme="minorHAnsi" w:hAnsiTheme="minorHAnsi"/>
        </w:rPr>
        <w:t>specifies</w:t>
      </w:r>
      <w:r>
        <w:rPr>
          <w:rFonts w:asciiTheme="minorHAnsi" w:hAnsiTheme="minorHAnsi"/>
        </w:rPr>
        <w:t xml:space="preserve"> the</w:t>
      </w:r>
      <w:r w:rsidR="009172F5">
        <w:rPr>
          <w:rFonts w:asciiTheme="minorHAnsi" w:hAnsiTheme="minorHAnsi"/>
        </w:rPr>
        <w:t xml:space="preserve"> </w:t>
      </w:r>
      <w:r>
        <w:rPr>
          <w:rFonts w:asciiTheme="minorHAnsi" w:hAnsiTheme="minorHAnsi"/>
        </w:rPr>
        <w:t xml:space="preserve">details of the </w:t>
      </w:r>
      <w:r w:rsidR="009172F5">
        <w:rPr>
          <w:rFonts w:asciiTheme="minorHAnsi" w:hAnsiTheme="minorHAnsi"/>
        </w:rPr>
        <w:t xml:space="preserve">content code </w:t>
      </w:r>
      <w:r>
        <w:rPr>
          <w:rFonts w:asciiTheme="minorHAnsi" w:hAnsiTheme="minorHAnsi"/>
        </w:rPr>
        <w:t>architecture.</w:t>
      </w:r>
    </w:p>
    <w:p w14:paraId="24768A75" w14:textId="2F0DB46D" w:rsidR="00EF61FA" w:rsidRPr="003B50F5" w:rsidRDefault="00692B4F">
      <w:pPr>
        <w:pStyle w:val="Heading2"/>
      </w:pPr>
      <w:bookmarkStart w:id="21" w:name="_Toc16518023"/>
      <w:r>
        <w:t>Auto-</w:t>
      </w:r>
      <w:r w:rsidR="003B50F5">
        <w:t>generation of recipe/documentation</w:t>
      </w:r>
      <w:bookmarkEnd w:id="21"/>
    </w:p>
    <w:p w14:paraId="7E18E395" w14:textId="6D5ACF50" w:rsidR="00EF61FA" w:rsidRPr="002C21FC" w:rsidRDefault="004E4BF0" w:rsidP="00DD2043">
      <w:pPr>
        <w:jc w:val="both"/>
        <w:rPr>
          <w:rFonts w:asciiTheme="minorHAnsi" w:hAnsiTheme="minorHAnsi"/>
        </w:rPr>
      </w:pPr>
      <w:r>
        <w:rPr>
          <w:rFonts w:asciiTheme="minorHAnsi" w:hAnsiTheme="minorHAnsi"/>
        </w:rPr>
        <w:t>Documentation of the interfaces, test flow and utilities plays a vital role in achieving easier adoption and compliance to th</w:t>
      </w:r>
      <w:r w:rsidR="00692B4F">
        <w:rPr>
          <w:rFonts w:asciiTheme="minorHAnsi" w:hAnsiTheme="minorHAnsi"/>
        </w:rPr>
        <w:t>is</w:t>
      </w:r>
      <w:r>
        <w:rPr>
          <w:rFonts w:asciiTheme="minorHAnsi" w:hAnsiTheme="minorHAnsi"/>
        </w:rPr>
        <w:t xml:space="preserve"> methodology. This component of the methodology enables a run-time, easy to generate, </w:t>
      </w:r>
      <w:r w:rsidR="00DD23FD">
        <w:rPr>
          <w:rFonts w:asciiTheme="minorHAnsi" w:hAnsiTheme="minorHAnsi"/>
        </w:rPr>
        <w:t xml:space="preserve">documentation that matches </w:t>
      </w:r>
      <w:r>
        <w:rPr>
          <w:rFonts w:asciiTheme="minorHAnsi" w:hAnsiTheme="minorHAnsi"/>
        </w:rPr>
        <w:t>the actual implementation, and API or interface. It also provides hooks to attach an integration guideline document with necessary pictures that can be attached to a specific test for detailed documentation. It supports HTML and PDF format of documents.</w:t>
      </w:r>
    </w:p>
    <w:p w14:paraId="1BDFD334" w14:textId="15C4F366" w:rsidR="007075AF" w:rsidRPr="002C21FC" w:rsidRDefault="00D61A97" w:rsidP="009D1954">
      <w:pPr>
        <w:pStyle w:val="Heading1"/>
      </w:pPr>
      <w:bookmarkStart w:id="22" w:name="_Toc16518024"/>
      <w:r>
        <w:lastRenderedPageBreak/>
        <w:t>P</w:t>
      </w:r>
      <w:r w:rsidR="00A823A1">
        <w:t>I</w:t>
      </w:r>
      <w:r>
        <w:t>V Test Content Architecture</w:t>
      </w:r>
      <w:bookmarkEnd w:id="22"/>
    </w:p>
    <w:p w14:paraId="74B61FF8" w14:textId="281A3C8B" w:rsidR="009C586E" w:rsidRDefault="00485106">
      <w:pPr>
        <w:pStyle w:val="Heading2"/>
      </w:pPr>
      <w:bookmarkStart w:id="23" w:name="_Toc16518025"/>
      <w:r>
        <w:t>Overview</w:t>
      </w:r>
      <w:bookmarkEnd w:id="23"/>
    </w:p>
    <w:p w14:paraId="09F56223" w14:textId="7B1782CB" w:rsidR="005D034C" w:rsidRDefault="00C7555E" w:rsidP="005D034C">
      <w:pPr>
        <w:jc w:val="both"/>
        <w:rPr>
          <w:rFonts w:asciiTheme="minorHAnsi" w:hAnsiTheme="minorHAnsi"/>
        </w:rPr>
      </w:pPr>
      <w:r>
        <w:rPr>
          <w:rFonts w:asciiTheme="minorHAnsi" w:hAnsiTheme="minorHAnsi"/>
        </w:rPr>
        <w:t>T</w:t>
      </w:r>
      <w:r w:rsidR="00F12FE3">
        <w:rPr>
          <w:rFonts w:asciiTheme="minorHAnsi" w:hAnsiTheme="minorHAnsi"/>
        </w:rPr>
        <w:t>he 4</w:t>
      </w:r>
      <w:r>
        <w:rPr>
          <w:rFonts w:asciiTheme="minorHAnsi" w:hAnsiTheme="minorHAnsi"/>
        </w:rPr>
        <w:t xml:space="preserve"> core </w:t>
      </w:r>
      <w:r w:rsidR="00B44459">
        <w:rPr>
          <w:rFonts w:asciiTheme="minorHAnsi" w:hAnsiTheme="minorHAnsi"/>
        </w:rPr>
        <w:t>requirements</w:t>
      </w:r>
      <w:r>
        <w:rPr>
          <w:rFonts w:asciiTheme="minorHAnsi" w:hAnsiTheme="minorHAnsi"/>
        </w:rPr>
        <w:t xml:space="preserve"> of the P</w:t>
      </w:r>
      <w:r w:rsidR="00A823A1">
        <w:rPr>
          <w:rFonts w:asciiTheme="minorHAnsi" w:hAnsiTheme="minorHAnsi"/>
        </w:rPr>
        <w:t>I</w:t>
      </w:r>
      <w:r>
        <w:rPr>
          <w:rFonts w:asciiTheme="minorHAnsi" w:hAnsiTheme="minorHAnsi"/>
        </w:rPr>
        <w:t>V content architecture are</w:t>
      </w:r>
      <w:r w:rsidR="005D034C">
        <w:rPr>
          <w:rFonts w:asciiTheme="minorHAnsi" w:hAnsiTheme="minorHAnsi"/>
        </w:rPr>
        <w:t>:</w:t>
      </w:r>
    </w:p>
    <w:p w14:paraId="25C281B4" w14:textId="77777777" w:rsidR="00DD5ABF" w:rsidRDefault="005D034C" w:rsidP="005D034C">
      <w:pPr>
        <w:pStyle w:val="ListParagraph"/>
        <w:numPr>
          <w:ilvl w:val="0"/>
          <w:numId w:val="21"/>
        </w:numPr>
        <w:jc w:val="both"/>
        <w:rPr>
          <w:rFonts w:asciiTheme="minorHAnsi" w:hAnsiTheme="minorHAnsi"/>
          <w:b/>
        </w:rPr>
      </w:pPr>
      <w:r w:rsidRPr="00DD5ABF">
        <w:rPr>
          <w:rFonts w:asciiTheme="minorHAnsi" w:hAnsiTheme="minorHAnsi"/>
          <w:b/>
        </w:rPr>
        <w:t>Scalable</w:t>
      </w:r>
    </w:p>
    <w:p w14:paraId="31F69794" w14:textId="06A9D1D4" w:rsidR="005D034C" w:rsidRPr="00DD5ABF" w:rsidRDefault="00B44459" w:rsidP="00DD5ABF">
      <w:pPr>
        <w:pStyle w:val="ListParagraph"/>
        <w:numPr>
          <w:ilvl w:val="1"/>
          <w:numId w:val="21"/>
        </w:numPr>
        <w:jc w:val="both"/>
        <w:rPr>
          <w:rFonts w:asciiTheme="minorHAnsi" w:hAnsiTheme="minorHAnsi"/>
          <w:b/>
        </w:rPr>
      </w:pPr>
      <w:r>
        <w:rPr>
          <w:rFonts w:asciiTheme="minorHAnsi" w:hAnsiTheme="minorHAnsi"/>
        </w:rPr>
        <w:t>The architecture</w:t>
      </w:r>
      <w:r w:rsidR="00DD5ABF" w:rsidRPr="00DD5ABF">
        <w:rPr>
          <w:rFonts w:asciiTheme="minorHAnsi" w:hAnsiTheme="minorHAnsi"/>
        </w:rPr>
        <w:t xml:space="preserve"> </w:t>
      </w:r>
      <w:r w:rsidR="001910E4">
        <w:rPr>
          <w:rFonts w:asciiTheme="minorHAnsi" w:hAnsiTheme="minorHAnsi"/>
        </w:rPr>
        <w:t>must</w:t>
      </w:r>
      <w:r w:rsidR="00DD5ABF">
        <w:rPr>
          <w:rFonts w:asciiTheme="minorHAnsi" w:hAnsiTheme="minorHAnsi"/>
        </w:rPr>
        <w:t xml:space="preserve"> support </w:t>
      </w:r>
      <w:r w:rsidR="00C7555E">
        <w:rPr>
          <w:rFonts w:asciiTheme="minorHAnsi" w:hAnsiTheme="minorHAnsi"/>
        </w:rPr>
        <w:t>increasing</w:t>
      </w:r>
      <w:r w:rsidR="00DD5ABF">
        <w:rPr>
          <w:rFonts w:asciiTheme="minorHAnsi" w:hAnsiTheme="minorHAnsi"/>
        </w:rPr>
        <w:t xml:space="preserve"> variants of server platform famil</w:t>
      </w:r>
      <w:r w:rsidR="0064350F">
        <w:rPr>
          <w:rFonts w:asciiTheme="minorHAnsi" w:hAnsiTheme="minorHAnsi"/>
        </w:rPr>
        <w:t>ies</w:t>
      </w:r>
      <w:r w:rsidR="00DD5ABF">
        <w:rPr>
          <w:rFonts w:asciiTheme="minorHAnsi" w:hAnsiTheme="minorHAnsi"/>
        </w:rPr>
        <w:t xml:space="preserve"> with easier adoptability</w:t>
      </w:r>
    </w:p>
    <w:p w14:paraId="5C21E3A7" w14:textId="641FBF4C" w:rsidR="00DD5ABF" w:rsidRDefault="005D034C" w:rsidP="005D034C">
      <w:pPr>
        <w:pStyle w:val="ListParagraph"/>
        <w:numPr>
          <w:ilvl w:val="0"/>
          <w:numId w:val="21"/>
        </w:numPr>
        <w:jc w:val="both"/>
        <w:rPr>
          <w:rFonts w:asciiTheme="minorHAnsi" w:hAnsiTheme="minorHAnsi"/>
          <w:b/>
        </w:rPr>
      </w:pPr>
      <w:r w:rsidRPr="00DD5ABF">
        <w:rPr>
          <w:rFonts w:asciiTheme="minorHAnsi" w:hAnsiTheme="minorHAnsi"/>
          <w:b/>
        </w:rPr>
        <w:t>Modular</w:t>
      </w:r>
    </w:p>
    <w:p w14:paraId="1B27642C" w14:textId="3BCD32DB" w:rsidR="005D034C" w:rsidRPr="00DD5ABF" w:rsidRDefault="00B44459" w:rsidP="00DD5ABF">
      <w:pPr>
        <w:pStyle w:val="ListParagraph"/>
        <w:numPr>
          <w:ilvl w:val="1"/>
          <w:numId w:val="21"/>
        </w:numPr>
        <w:jc w:val="both"/>
        <w:rPr>
          <w:rFonts w:asciiTheme="minorHAnsi" w:hAnsiTheme="minorHAnsi"/>
          <w:b/>
        </w:rPr>
      </w:pPr>
      <w:r>
        <w:rPr>
          <w:rFonts w:asciiTheme="minorHAnsi" w:hAnsiTheme="minorHAnsi"/>
        </w:rPr>
        <w:t>The architectural</w:t>
      </w:r>
      <w:r w:rsidR="00DD5ABF">
        <w:rPr>
          <w:rFonts w:asciiTheme="minorHAnsi" w:hAnsiTheme="minorHAnsi"/>
        </w:rPr>
        <w:t xml:space="preserve"> blocks</w:t>
      </w:r>
      <w:r w:rsidR="00DD5ABF" w:rsidRPr="00DD5ABF">
        <w:rPr>
          <w:rFonts w:asciiTheme="minorHAnsi" w:hAnsiTheme="minorHAnsi"/>
        </w:rPr>
        <w:t xml:space="preserve"> </w:t>
      </w:r>
      <w:r>
        <w:rPr>
          <w:rFonts w:asciiTheme="minorHAnsi" w:hAnsiTheme="minorHAnsi"/>
        </w:rPr>
        <w:t>must</w:t>
      </w:r>
      <w:r w:rsidR="00DD5ABF">
        <w:rPr>
          <w:rFonts w:asciiTheme="minorHAnsi" w:hAnsiTheme="minorHAnsi"/>
        </w:rPr>
        <w:t xml:space="preserve"> </w:t>
      </w:r>
      <w:r w:rsidR="00DD5ABF" w:rsidRPr="00DD5ABF">
        <w:rPr>
          <w:rFonts w:asciiTheme="minorHAnsi" w:hAnsiTheme="minorHAnsi"/>
        </w:rPr>
        <w:t>be easily detached</w:t>
      </w:r>
      <w:r w:rsidR="001910E4">
        <w:rPr>
          <w:rFonts w:asciiTheme="minorHAnsi" w:hAnsiTheme="minorHAnsi"/>
        </w:rPr>
        <w:t>,</w:t>
      </w:r>
      <w:r w:rsidR="00DD5ABF" w:rsidRPr="00DD5ABF">
        <w:rPr>
          <w:rFonts w:asciiTheme="minorHAnsi" w:hAnsiTheme="minorHAnsi"/>
        </w:rPr>
        <w:t xml:space="preserve"> controlled</w:t>
      </w:r>
      <w:r w:rsidR="001910E4">
        <w:rPr>
          <w:rFonts w:asciiTheme="minorHAnsi" w:hAnsiTheme="minorHAnsi"/>
        </w:rPr>
        <w:t>,</w:t>
      </w:r>
      <w:r w:rsidR="00DD5ABF">
        <w:rPr>
          <w:rFonts w:asciiTheme="minorHAnsi" w:hAnsiTheme="minorHAnsi"/>
        </w:rPr>
        <w:t xml:space="preserve"> or modified</w:t>
      </w:r>
      <w:r w:rsidR="001910E4">
        <w:rPr>
          <w:rFonts w:asciiTheme="minorHAnsi" w:hAnsiTheme="minorHAnsi"/>
        </w:rPr>
        <w:t>,</w:t>
      </w:r>
      <w:r w:rsidR="00DD5ABF">
        <w:rPr>
          <w:rFonts w:asciiTheme="minorHAnsi" w:hAnsiTheme="minorHAnsi"/>
        </w:rPr>
        <w:t xml:space="preserve"> without affecting other blocks</w:t>
      </w:r>
    </w:p>
    <w:p w14:paraId="7FD67367" w14:textId="753A783E" w:rsidR="005D034C" w:rsidRDefault="005D034C" w:rsidP="005D034C">
      <w:pPr>
        <w:pStyle w:val="ListParagraph"/>
        <w:numPr>
          <w:ilvl w:val="0"/>
          <w:numId w:val="21"/>
        </w:numPr>
        <w:jc w:val="both"/>
        <w:rPr>
          <w:rFonts w:asciiTheme="minorHAnsi" w:hAnsiTheme="minorHAnsi"/>
          <w:b/>
        </w:rPr>
      </w:pPr>
      <w:r w:rsidRPr="00DD5ABF">
        <w:rPr>
          <w:rFonts w:asciiTheme="minorHAnsi" w:hAnsiTheme="minorHAnsi"/>
          <w:b/>
        </w:rPr>
        <w:t>Optimal</w:t>
      </w:r>
    </w:p>
    <w:p w14:paraId="61163B30" w14:textId="460C66C9" w:rsidR="00F222DF" w:rsidRPr="00DD5ABF" w:rsidRDefault="00C7555E" w:rsidP="00F222DF">
      <w:pPr>
        <w:pStyle w:val="ListParagraph"/>
        <w:numPr>
          <w:ilvl w:val="1"/>
          <w:numId w:val="21"/>
        </w:numPr>
        <w:jc w:val="both"/>
        <w:rPr>
          <w:rFonts w:asciiTheme="minorHAnsi" w:hAnsiTheme="minorHAnsi"/>
          <w:b/>
        </w:rPr>
      </w:pPr>
      <w:r>
        <w:rPr>
          <w:rFonts w:asciiTheme="minorHAnsi" w:hAnsiTheme="minorHAnsi"/>
        </w:rPr>
        <w:t xml:space="preserve">Keep </w:t>
      </w:r>
      <w:r w:rsidR="00F222DF">
        <w:rPr>
          <w:rFonts w:asciiTheme="minorHAnsi" w:hAnsiTheme="minorHAnsi"/>
        </w:rPr>
        <w:t>the execution time</w:t>
      </w:r>
      <w:r>
        <w:rPr>
          <w:rFonts w:asciiTheme="minorHAnsi" w:hAnsiTheme="minorHAnsi"/>
        </w:rPr>
        <w:t xml:space="preserve"> to a minimum</w:t>
      </w:r>
      <w:r w:rsidR="00F222DF">
        <w:rPr>
          <w:rFonts w:asciiTheme="minorHAnsi" w:hAnsiTheme="minorHAnsi"/>
        </w:rPr>
        <w:t xml:space="preserve"> to enable many tests to be run within a given time</w:t>
      </w:r>
      <w:r>
        <w:rPr>
          <w:rFonts w:asciiTheme="minorHAnsi" w:hAnsiTheme="minorHAnsi"/>
        </w:rPr>
        <w:t>.</w:t>
      </w:r>
    </w:p>
    <w:p w14:paraId="2CE99B8C" w14:textId="77777777" w:rsidR="00F222DF" w:rsidRDefault="00F222DF" w:rsidP="005D034C">
      <w:pPr>
        <w:pStyle w:val="ListParagraph"/>
        <w:numPr>
          <w:ilvl w:val="0"/>
          <w:numId w:val="21"/>
        </w:numPr>
        <w:jc w:val="both"/>
        <w:rPr>
          <w:rFonts w:asciiTheme="minorHAnsi" w:hAnsiTheme="minorHAnsi"/>
          <w:b/>
        </w:rPr>
      </w:pPr>
      <w:r>
        <w:rPr>
          <w:rFonts w:asciiTheme="minorHAnsi" w:hAnsiTheme="minorHAnsi"/>
          <w:b/>
        </w:rPr>
        <w:t>Simple and powerful</w:t>
      </w:r>
    </w:p>
    <w:p w14:paraId="19010E0C" w14:textId="5583AEBC" w:rsidR="00F222DF" w:rsidRDefault="00C7555E" w:rsidP="00F222DF">
      <w:pPr>
        <w:pStyle w:val="ListParagraph"/>
        <w:numPr>
          <w:ilvl w:val="1"/>
          <w:numId w:val="21"/>
        </w:numPr>
        <w:jc w:val="both"/>
        <w:rPr>
          <w:rFonts w:asciiTheme="minorHAnsi" w:hAnsiTheme="minorHAnsi"/>
          <w:b/>
        </w:rPr>
      </w:pPr>
      <w:r>
        <w:rPr>
          <w:rFonts w:asciiTheme="minorHAnsi" w:hAnsiTheme="minorHAnsi"/>
        </w:rPr>
        <w:t>The architecture must be</w:t>
      </w:r>
      <w:r w:rsidR="00F222DF" w:rsidRPr="005D034C">
        <w:rPr>
          <w:rFonts w:asciiTheme="minorHAnsi" w:hAnsiTheme="minorHAnsi"/>
        </w:rPr>
        <w:t xml:space="preserve"> simple to understand </w:t>
      </w:r>
      <w:r>
        <w:rPr>
          <w:rFonts w:asciiTheme="minorHAnsi" w:hAnsiTheme="minorHAnsi"/>
        </w:rPr>
        <w:t xml:space="preserve">for </w:t>
      </w:r>
      <w:r w:rsidR="00F222DF">
        <w:rPr>
          <w:rFonts w:asciiTheme="minorHAnsi" w:hAnsiTheme="minorHAnsi"/>
        </w:rPr>
        <w:t xml:space="preserve">all </w:t>
      </w:r>
      <w:r w:rsidR="000E2C1D">
        <w:rPr>
          <w:rFonts w:asciiTheme="minorHAnsi" w:hAnsiTheme="minorHAnsi"/>
        </w:rPr>
        <w:t>users</w:t>
      </w:r>
      <w:r w:rsidR="00F222DF">
        <w:rPr>
          <w:rFonts w:asciiTheme="minorHAnsi" w:hAnsiTheme="minorHAnsi"/>
        </w:rPr>
        <w:t xml:space="preserve"> </w:t>
      </w:r>
      <w:r w:rsidR="00F222DF" w:rsidRPr="005D034C">
        <w:rPr>
          <w:rFonts w:asciiTheme="minorHAnsi" w:hAnsiTheme="minorHAnsi"/>
        </w:rPr>
        <w:t>with different set</w:t>
      </w:r>
      <w:r w:rsidR="0064350F">
        <w:rPr>
          <w:rFonts w:asciiTheme="minorHAnsi" w:hAnsiTheme="minorHAnsi"/>
        </w:rPr>
        <w:t>s</w:t>
      </w:r>
      <w:r w:rsidR="00F222DF" w:rsidRPr="005D034C">
        <w:rPr>
          <w:rFonts w:asciiTheme="minorHAnsi" w:hAnsiTheme="minorHAnsi"/>
        </w:rPr>
        <w:t xml:space="preserve"> of ski</w:t>
      </w:r>
      <w:r w:rsidR="00F222DF">
        <w:rPr>
          <w:rFonts w:asciiTheme="minorHAnsi" w:hAnsiTheme="minorHAnsi"/>
        </w:rPr>
        <w:t xml:space="preserve">lls. This is </w:t>
      </w:r>
      <w:r w:rsidR="0064350F">
        <w:rPr>
          <w:rFonts w:asciiTheme="minorHAnsi" w:hAnsiTheme="minorHAnsi"/>
        </w:rPr>
        <w:t xml:space="preserve">critical </w:t>
      </w:r>
      <w:r w:rsidR="00F222DF">
        <w:rPr>
          <w:rFonts w:asciiTheme="minorHAnsi" w:hAnsiTheme="minorHAnsi"/>
        </w:rPr>
        <w:t xml:space="preserve">as it enables the adoptability and </w:t>
      </w:r>
      <w:r w:rsidR="001910E4">
        <w:rPr>
          <w:rFonts w:asciiTheme="minorHAnsi" w:hAnsiTheme="minorHAnsi"/>
        </w:rPr>
        <w:t>promotes user retention</w:t>
      </w:r>
      <w:r>
        <w:rPr>
          <w:rFonts w:asciiTheme="minorHAnsi" w:hAnsiTheme="minorHAnsi"/>
        </w:rPr>
        <w:t>.</w:t>
      </w:r>
    </w:p>
    <w:p w14:paraId="05DEF671" w14:textId="03B4676D" w:rsidR="00F259F9" w:rsidRDefault="00D53AA7" w:rsidP="00BC6D1C">
      <w:pPr>
        <w:jc w:val="both"/>
        <w:rPr>
          <w:rFonts w:asciiTheme="minorHAnsi" w:hAnsiTheme="minorHAnsi"/>
        </w:rPr>
      </w:pPr>
      <w:r>
        <w:rPr>
          <w:rFonts w:asciiTheme="minorHAnsi" w:hAnsiTheme="minorHAnsi"/>
        </w:rPr>
        <w:t>This section defines and details each component of the architecture and how it meets the core requirements.</w:t>
      </w:r>
    </w:p>
    <w:p w14:paraId="51FEF94E" w14:textId="52F813A5" w:rsidR="00F259F9" w:rsidRPr="00F259F9" w:rsidRDefault="00820467">
      <w:pPr>
        <w:pStyle w:val="Heading2"/>
      </w:pPr>
      <w:bookmarkStart w:id="24" w:name="_Toc16518026"/>
      <w:r w:rsidRPr="003C1E6A">
        <w:rPr>
          <w:highlight w:val="cyan"/>
          <w:rPrChange w:id="25" w:author="Onken, Brice" w:date="2019-08-15T21:13:00Z">
            <w:rPr/>
          </w:rPrChange>
        </w:rPr>
        <w:t xml:space="preserve">Test </w:t>
      </w:r>
      <w:r w:rsidR="00B70188" w:rsidRPr="003C1E6A">
        <w:rPr>
          <w:highlight w:val="cyan"/>
          <w:rPrChange w:id="26" w:author="Onken, Brice" w:date="2019-08-15T21:13:00Z">
            <w:rPr/>
          </w:rPrChange>
        </w:rPr>
        <w:t>A</w:t>
      </w:r>
      <w:r w:rsidRPr="003C1E6A">
        <w:rPr>
          <w:highlight w:val="cyan"/>
          <w:rPrChange w:id="27" w:author="Onken, Brice" w:date="2019-08-15T21:13:00Z">
            <w:rPr/>
          </w:rPrChange>
        </w:rPr>
        <w:t xml:space="preserve">utomation </w:t>
      </w:r>
      <w:r w:rsidR="00B70188" w:rsidRPr="003C1E6A">
        <w:rPr>
          <w:highlight w:val="cyan"/>
          <w:rPrChange w:id="28" w:author="Onken, Brice" w:date="2019-08-15T21:13:00Z">
            <w:rPr/>
          </w:rPrChange>
        </w:rPr>
        <w:t>I</w:t>
      </w:r>
      <w:r w:rsidR="00EA3AC3" w:rsidRPr="003C1E6A">
        <w:rPr>
          <w:highlight w:val="cyan"/>
          <w:rPrChange w:id="29" w:author="Onken, Brice" w:date="2019-08-15T21:13:00Z">
            <w:rPr/>
          </w:rPrChange>
        </w:rPr>
        <w:t>nfrastructure</w:t>
      </w:r>
      <w:bookmarkEnd w:id="24"/>
      <w:ins w:id="30" w:author="Onken, Brice" w:date="2019-08-15T21:13:00Z">
        <w:r w:rsidR="003C1E6A" w:rsidRPr="003C1E6A">
          <w:rPr>
            <w:highlight w:val="cyan"/>
            <w:rPrChange w:id="31" w:author="Onken, Brice" w:date="2019-08-15T21:13:00Z">
              <w:rPr/>
            </w:rPrChange>
          </w:rPr>
          <w:t xml:space="preserve"> - Yanlong</w:t>
        </w:r>
      </w:ins>
    </w:p>
    <w:p w14:paraId="605D2391" w14:textId="78CE9D51" w:rsidR="00637A09" w:rsidRDefault="00637A09" w:rsidP="002136BF">
      <w:pPr>
        <w:jc w:val="center"/>
      </w:pPr>
      <w:r w:rsidRPr="00637A09">
        <w:rPr>
          <w:noProof/>
          <w:lang w:eastAsia="zh-CN"/>
        </w:rPr>
        <mc:AlternateContent>
          <mc:Choice Requires="wpg">
            <w:drawing>
              <wp:anchor distT="0" distB="0" distL="114300" distR="114300" simplePos="0" relativeHeight="251659264" behindDoc="0" locked="0" layoutInCell="1" allowOverlap="1" wp14:anchorId="736E527F" wp14:editId="715E2C33">
                <wp:simplePos x="0" y="0"/>
                <wp:positionH relativeFrom="page">
                  <wp:posOffset>1052623</wp:posOffset>
                </wp:positionH>
                <wp:positionV relativeFrom="paragraph">
                  <wp:posOffset>206094</wp:posOffset>
                </wp:positionV>
                <wp:extent cx="6407728" cy="3351814"/>
                <wp:effectExtent l="57150" t="38100" r="69850" b="0"/>
                <wp:wrapNone/>
                <wp:docPr id="35" name="Group 20"/>
                <wp:cNvGraphicFramePr/>
                <a:graphic xmlns:a="http://schemas.openxmlformats.org/drawingml/2006/main">
                  <a:graphicData uri="http://schemas.microsoft.com/office/word/2010/wordprocessingGroup">
                    <wpg:wgp>
                      <wpg:cNvGrpSpPr/>
                      <wpg:grpSpPr>
                        <a:xfrm>
                          <a:off x="0" y="0"/>
                          <a:ext cx="6407728" cy="3351814"/>
                          <a:chOff x="0" y="63500"/>
                          <a:chExt cx="7356725" cy="3351814"/>
                        </a:xfrm>
                      </wpg:grpSpPr>
                      <wps:wsp>
                        <wps:cNvPr id="39" name="Straight Arrow Connector 39"/>
                        <wps:cNvCnPr/>
                        <wps:spPr>
                          <a:xfrm>
                            <a:off x="650476" y="1477045"/>
                            <a:ext cx="0" cy="1043588"/>
                          </a:xfrm>
                          <a:prstGeom prst="straightConnector1">
                            <a:avLst/>
                          </a:prstGeom>
                          <a:ln>
                            <a:solidFill>
                              <a:schemeClr val="tx2"/>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3" name="TextBox 98"/>
                        <wps:cNvSpPr txBox="1"/>
                        <wps:spPr>
                          <a:xfrm>
                            <a:off x="116059" y="659921"/>
                            <a:ext cx="1088390" cy="170815"/>
                          </a:xfrm>
                          <a:prstGeom prst="rect">
                            <a:avLst/>
                          </a:prstGeom>
                          <a:noFill/>
                        </wps:spPr>
                        <wps:txbx>
                          <w:txbxContent>
                            <w:p w14:paraId="2AB548FC" w14:textId="77777777" w:rsidR="00E576C0" w:rsidRPr="00637A09" w:rsidRDefault="00E576C0" w:rsidP="00637A09">
                              <w:pPr>
                                <w:pStyle w:val="NormalWeb"/>
                                <w:spacing w:before="0" w:beforeAutospacing="0" w:after="0" w:afterAutospacing="0"/>
                                <w:rPr>
                                  <w:sz w:val="18"/>
                                  <w:szCs w:val="18"/>
                                </w:rPr>
                              </w:pPr>
                              <w:r w:rsidRPr="00637A09">
                                <w:rPr>
                                  <w:rFonts w:ascii="Calibri" w:hAnsi="Calibri" w:cs="Calibri"/>
                                  <w:color w:val="000000" w:themeColor="text1"/>
                                  <w:kern w:val="24"/>
                                  <w:sz w:val="18"/>
                                  <w:szCs w:val="18"/>
                                </w:rPr>
                                <w:t>Auto Content Repo</w:t>
                              </w:r>
                            </w:p>
                          </w:txbxContent>
                        </wps:txbx>
                        <wps:bodyPr vert="horz" wrap="square" lIns="0" tIns="0" rIns="0" bIns="0" rtlCol="0">
                          <a:noAutofit/>
                        </wps:bodyPr>
                      </wps:wsp>
                      <wps:wsp>
                        <wps:cNvPr id="47" name="TextBox 100"/>
                        <wps:cNvSpPr txBox="1"/>
                        <wps:spPr>
                          <a:xfrm>
                            <a:off x="1772257" y="3244499"/>
                            <a:ext cx="974725" cy="170815"/>
                          </a:xfrm>
                          <a:prstGeom prst="rect">
                            <a:avLst/>
                          </a:prstGeom>
                          <a:noFill/>
                        </wps:spPr>
                        <wps:txbx>
                          <w:txbxContent>
                            <w:p w14:paraId="07BDBAC0" w14:textId="77777777" w:rsidR="00E576C0" w:rsidRPr="00637A09" w:rsidRDefault="00E576C0" w:rsidP="00637A09">
                              <w:pPr>
                                <w:pStyle w:val="NormalWeb"/>
                                <w:spacing w:before="0" w:beforeAutospacing="0" w:after="0" w:afterAutospacing="0"/>
                                <w:rPr>
                                  <w:sz w:val="18"/>
                                  <w:szCs w:val="18"/>
                                </w:rPr>
                              </w:pPr>
                              <w:r w:rsidRPr="00637A09">
                                <w:rPr>
                                  <w:rFonts w:ascii="Calibri" w:hAnsi="Calibri" w:cs="Calibri"/>
                                  <w:color w:val="000000" w:themeColor="text1"/>
                                  <w:kern w:val="24"/>
                                  <w:sz w:val="18"/>
                                  <w:szCs w:val="18"/>
                                </w:rPr>
                                <w:t>Test Host System</w:t>
                              </w:r>
                            </w:p>
                          </w:txbxContent>
                        </wps:txbx>
                        <wps:bodyPr vert="horz" wrap="square" lIns="0" tIns="0" rIns="0" bIns="0" rtlCol="0">
                          <a:noAutofit/>
                        </wps:bodyPr>
                      </wps:wsp>
                      <wps:wsp>
                        <wps:cNvPr id="49" name="Rounded Rectangle 49"/>
                        <wps:cNvSpPr/>
                        <wps:spPr>
                          <a:xfrm>
                            <a:off x="3156396" y="878099"/>
                            <a:ext cx="4200328" cy="361305"/>
                          </a:xfrm>
                          <a:prstGeom prst="roundRect">
                            <a:avLst/>
                          </a:prstGeom>
                          <a:solidFill>
                            <a:schemeClr val="accent3"/>
                          </a:solidFill>
                          <a:ln>
                            <a:solidFill>
                              <a:srgbClr val="92D050"/>
                            </a:solidFill>
                          </a:ln>
                        </wps:spPr>
                        <wps:style>
                          <a:lnRef idx="1">
                            <a:schemeClr val="accent2"/>
                          </a:lnRef>
                          <a:fillRef idx="2">
                            <a:schemeClr val="accent2"/>
                          </a:fillRef>
                          <a:effectRef idx="1">
                            <a:schemeClr val="accent2"/>
                          </a:effectRef>
                          <a:fontRef idx="minor">
                            <a:schemeClr val="dk1"/>
                          </a:fontRef>
                        </wps:style>
                        <wps:txbx>
                          <w:txbxContent>
                            <w:p w14:paraId="761B27D6" w14:textId="6C755671" w:rsidR="00E576C0" w:rsidRPr="00384F71" w:rsidRDefault="00E576C0" w:rsidP="0002342B">
                              <w:pPr>
                                <w:pStyle w:val="NormalWeb"/>
                                <w:spacing w:before="0" w:beforeAutospacing="0" w:after="0" w:afterAutospacing="0"/>
                                <w:jc w:val="center"/>
                              </w:pPr>
                              <w:r w:rsidRPr="00384F71">
                                <w:rPr>
                                  <w:rFonts w:ascii="Calibri" w:hAnsi="Calibri" w:cs="Calibri"/>
                                  <w:bCs/>
                                  <w:color w:val="000000" w:themeColor="text1"/>
                                  <w:kern w:val="24"/>
                                  <w:sz w:val="22"/>
                                  <w:szCs w:val="22"/>
                                </w:rPr>
                                <w:t>Auto Content (</w:t>
                              </w:r>
                              <w:del w:id="32" w:author="Zhao, Chengming" w:date="2020-03-09T11:21:00Z">
                                <w:r w:rsidRPr="00384F71" w:rsidDel="00EF7684">
                                  <w:rPr>
                                    <w:rFonts w:ascii="Calibri" w:hAnsi="Calibri" w:cs="Calibri"/>
                                    <w:bCs/>
                                    <w:color w:val="000000" w:themeColor="text1"/>
                                    <w:kern w:val="24"/>
                                    <w:sz w:val="22"/>
                                    <w:szCs w:val="22"/>
                                  </w:rPr>
                                  <w:delText xml:space="preserve">PIV </w:delText>
                                </w:r>
                              </w:del>
                              <w:ins w:id="33" w:author="Zhao, Chengming" w:date="2020-03-09T11:21:00Z">
                                <w:r>
                                  <w:rPr>
                                    <w:rFonts w:ascii="Calibri" w:hAnsi="Calibri" w:cs="Calibri"/>
                                    <w:bCs/>
                                    <w:color w:val="000000" w:themeColor="text1"/>
                                    <w:kern w:val="24"/>
                                    <w:sz w:val="22"/>
                                    <w:szCs w:val="22"/>
                                  </w:rPr>
                                  <w:t>DATF</w:t>
                                </w:r>
                                <w:r w:rsidRPr="00384F71">
                                  <w:rPr>
                                    <w:rFonts w:ascii="Calibri" w:hAnsi="Calibri" w:cs="Calibri"/>
                                    <w:bCs/>
                                    <w:color w:val="000000" w:themeColor="text1"/>
                                    <w:kern w:val="24"/>
                                    <w:sz w:val="22"/>
                                    <w:szCs w:val="22"/>
                                  </w:rPr>
                                  <w:t xml:space="preserve"> </w:t>
                                </w:r>
                              </w:ins>
                              <w:r w:rsidRPr="00384F71">
                                <w:rPr>
                                  <w:rFonts w:ascii="Calibri" w:hAnsi="Calibri" w:cs="Calibri"/>
                                  <w:bCs/>
                                  <w:color w:val="000000" w:themeColor="text1"/>
                                  <w:kern w:val="24"/>
                                  <w:sz w:val="22"/>
                                  <w:szCs w:val="22"/>
                                </w:rPr>
                                <w:t>Content)</w:t>
                              </w:r>
                            </w:p>
                          </w:txbxContent>
                        </wps:txbx>
                        <wps:bodyPr rtlCol="0" anchor="ctr"/>
                      </wps:wsp>
                      <wps:wsp>
                        <wps:cNvPr id="51" name="Rounded Rectangle 51"/>
                        <wps:cNvSpPr/>
                        <wps:spPr>
                          <a:xfrm>
                            <a:off x="3163427" y="1427102"/>
                            <a:ext cx="4193297" cy="343905"/>
                          </a:xfrm>
                          <a:prstGeom prst="roundRect">
                            <a:avLst/>
                          </a:prstGeom>
                          <a:solidFill>
                            <a:schemeClr val="tx2"/>
                          </a:solidFill>
                          <a:ln>
                            <a:solidFill>
                              <a:srgbClr val="92D050"/>
                            </a:solidFill>
                          </a:ln>
                        </wps:spPr>
                        <wps:style>
                          <a:lnRef idx="1">
                            <a:schemeClr val="accent2"/>
                          </a:lnRef>
                          <a:fillRef idx="2">
                            <a:schemeClr val="accent2"/>
                          </a:fillRef>
                          <a:effectRef idx="1">
                            <a:schemeClr val="accent2"/>
                          </a:effectRef>
                          <a:fontRef idx="minor">
                            <a:schemeClr val="dk1"/>
                          </a:fontRef>
                        </wps:style>
                        <wps:txbx>
                          <w:txbxContent>
                            <w:p w14:paraId="0D5CE222" w14:textId="057C2D6E" w:rsidR="00E576C0" w:rsidRPr="00384F71" w:rsidRDefault="00E576C0" w:rsidP="00637A09">
                              <w:pPr>
                                <w:pStyle w:val="NormalWeb"/>
                                <w:spacing w:before="0" w:beforeAutospacing="0" w:after="0" w:afterAutospacing="0"/>
                                <w:jc w:val="center"/>
                              </w:pPr>
                              <w:r w:rsidRPr="00384F71">
                                <w:rPr>
                                  <w:rFonts w:ascii="Calibri" w:hAnsi="Calibri" w:cs="Calibri"/>
                                  <w:bCs/>
                                  <w:color w:val="FFFFFF" w:themeColor="background1"/>
                                  <w:kern w:val="24"/>
                                  <w:sz w:val="22"/>
                                  <w:szCs w:val="22"/>
                                </w:rPr>
                                <w:t>Automation API (</w:t>
                              </w:r>
                              <w:del w:id="34" w:author="Zhao, Chengming" w:date="2020-03-09T11:21:00Z">
                                <w:r w:rsidRPr="00384F71" w:rsidDel="00EF7684">
                                  <w:rPr>
                                    <w:rFonts w:ascii="Calibri" w:hAnsi="Calibri" w:cs="Calibri"/>
                                    <w:bCs/>
                                    <w:color w:val="FFFFFF" w:themeColor="background1"/>
                                    <w:kern w:val="24"/>
                                    <w:sz w:val="22"/>
                                    <w:szCs w:val="22"/>
                                  </w:rPr>
                                  <w:delText>PIV Content</w:delText>
                                </w:r>
                              </w:del>
                              <w:ins w:id="35" w:author="Zhao, Chengming" w:date="2020-03-09T11:21:00Z">
                                <w:r>
                                  <w:rPr>
                                    <w:rFonts w:ascii="Calibri" w:hAnsi="Calibri" w:cs="Calibri"/>
                                    <w:bCs/>
                                    <w:color w:val="FFFFFF" w:themeColor="background1"/>
                                    <w:kern w:val="24"/>
                                    <w:sz w:val="22"/>
                                    <w:szCs w:val="22"/>
                                  </w:rPr>
                                  <w:t>Domain Lib</w:t>
                                </w:r>
                              </w:ins>
                              <w:r w:rsidRPr="00384F71">
                                <w:rPr>
                                  <w:rFonts w:ascii="Calibri" w:hAnsi="Calibri" w:cs="Calibri"/>
                                  <w:bCs/>
                                  <w:color w:val="FFFFFF" w:themeColor="background1"/>
                                  <w:kern w:val="24"/>
                                  <w:sz w:val="22"/>
                                  <w:szCs w:val="22"/>
                                </w:rPr>
                                <w:t>)</w:t>
                              </w:r>
                            </w:p>
                          </w:txbxContent>
                        </wps:txbx>
                        <wps:bodyPr rtlCol="0" anchor="ctr"/>
                      </wps:wsp>
                      <wps:wsp>
                        <wps:cNvPr id="52" name="Rounded Rectangle 52"/>
                        <wps:cNvSpPr/>
                        <wps:spPr>
                          <a:xfrm>
                            <a:off x="3170457" y="1951315"/>
                            <a:ext cx="4186267" cy="318082"/>
                          </a:xfrm>
                          <a:prstGeom prst="roundRect">
                            <a:avLst/>
                          </a:prstGeom>
                          <a:solidFill>
                            <a:schemeClr val="tx2">
                              <a:lumMod val="20000"/>
                              <a:lumOff val="80000"/>
                            </a:schemeClr>
                          </a:solidFill>
                          <a:ln>
                            <a:solidFill>
                              <a:srgbClr val="92D050"/>
                            </a:solidFill>
                          </a:ln>
                        </wps:spPr>
                        <wps:style>
                          <a:lnRef idx="1">
                            <a:schemeClr val="accent2"/>
                          </a:lnRef>
                          <a:fillRef idx="2">
                            <a:schemeClr val="accent2"/>
                          </a:fillRef>
                          <a:effectRef idx="1">
                            <a:schemeClr val="accent2"/>
                          </a:effectRef>
                          <a:fontRef idx="minor">
                            <a:schemeClr val="dk1"/>
                          </a:fontRef>
                        </wps:style>
                        <wps:txbx>
                          <w:txbxContent>
                            <w:p w14:paraId="3F5BF1BE" w14:textId="0398E0FB" w:rsidR="00E576C0" w:rsidRPr="00384F71" w:rsidRDefault="00E576C0" w:rsidP="00637A09">
                              <w:pPr>
                                <w:pStyle w:val="NormalWeb"/>
                                <w:spacing w:before="0" w:beforeAutospacing="0" w:after="0" w:afterAutospacing="0"/>
                                <w:jc w:val="center"/>
                              </w:pPr>
                              <w:r w:rsidRPr="00384F71">
                                <w:rPr>
                                  <w:rFonts w:ascii="Calibri" w:hAnsi="Calibri" w:cs="Calibri"/>
                                  <w:bCs/>
                                  <w:color w:val="000000" w:themeColor="text1"/>
                                  <w:kern w:val="24"/>
                                  <w:sz w:val="22"/>
                                  <w:szCs w:val="22"/>
                                </w:rPr>
                                <w:t>Common Library API (</w:t>
                              </w:r>
                              <w:del w:id="36" w:author="Zhao, Chengming" w:date="2020-03-09T11:21:00Z">
                                <w:r w:rsidRPr="00384F71" w:rsidDel="00EF7684">
                                  <w:rPr>
                                    <w:rFonts w:ascii="Calibri" w:hAnsi="Calibri" w:cs="Calibri"/>
                                    <w:bCs/>
                                    <w:color w:val="000000" w:themeColor="text1"/>
                                    <w:kern w:val="24"/>
                                    <w:sz w:val="22"/>
                                    <w:szCs w:val="22"/>
                                  </w:rPr>
                                  <w:delText xml:space="preserve">PIV </w:delText>
                                </w:r>
                              </w:del>
                              <w:ins w:id="37" w:author="Zhao, Chengming" w:date="2020-03-09T11:21:00Z">
                                <w:r>
                                  <w:rPr>
                                    <w:rFonts w:ascii="Calibri" w:hAnsi="Calibri" w:cs="Calibri"/>
                                    <w:bCs/>
                                    <w:color w:val="000000" w:themeColor="text1"/>
                                    <w:kern w:val="24"/>
                                    <w:sz w:val="22"/>
                                    <w:szCs w:val="22"/>
                                  </w:rPr>
                                  <w:t>DTAF</w:t>
                                </w:r>
                                <w:r w:rsidRPr="00384F71">
                                  <w:rPr>
                                    <w:rFonts w:ascii="Calibri" w:hAnsi="Calibri" w:cs="Calibri"/>
                                    <w:bCs/>
                                    <w:color w:val="000000" w:themeColor="text1"/>
                                    <w:kern w:val="24"/>
                                    <w:sz w:val="22"/>
                                    <w:szCs w:val="22"/>
                                  </w:rPr>
                                  <w:t xml:space="preserve"> </w:t>
                                </w:r>
                              </w:ins>
                              <w:r w:rsidRPr="00384F71">
                                <w:rPr>
                                  <w:rFonts w:ascii="Calibri" w:hAnsi="Calibri" w:cs="Calibri"/>
                                  <w:bCs/>
                                  <w:color w:val="000000" w:themeColor="text1"/>
                                  <w:kern w:val="24"/>
                                  <w:sz w:val="22"/>
                                  <w:szCs w:val="22"/>
                                </w:rPr>
                                <w:t xml:space="preserve">Core) </w:t>
                              </w:r>
                            </w:p>
                          </w:txbxContent>
                        </wps:txbx>
                        <wps:bodyPr rtlCol="0" anchor="ctr"/>
                      </wps:wsp>
                      <wpg:grpSp>
                        <wpg:cNvPr id="53" name="Group 53"/>
                        <wpg:cNvGrpSpPr/>
                        <wpg:grpSpPr>
                          <a:xfrm>
                            <a:off x="3156395" y="2453143"/>
                            <a:ext cx="4200328" cy="818937"/>
                            <a:chOff x="3156395" y="2453143"/>
                            <a:chExt cx="4200328" cy="818937"/>
                          </a:xfrm>
                        </wpg:grpSpPr>
                        <wps:wsp>
                          <wps:cNvPr id="54" name="Rectangle 54"/>
                          <wps:cNvSpPr/>
                          <wps:spPr>
                            <a:xfrm>
                              <a:off x="3156395" y="2453143"/>
                              <a:ext cx="4200328" cy="818937"/>
                            </a:xfrm>
                            <a:prstGeom prst="rect">
                              <a:avLst/>
                            </a:prstGeom>
                            <a:solidFill>
                              <a:schemeClr val="bg2">
                                <a:lumMod val="20000"/>
                                <a:lumOff val="80000"/>
                              </a:schemeClr>
                            </a:solidFill>
                            <a:ln/>
                          </wps:spPr>
                          <wps:style>
                            <a:lnRef idx="1">
                              <a:schemeClr val="accent3"/>
                            </a:lnRef>
                            <a:fillRef idx="3">
                              <a:schemeClr val="accent3"/>
                            </a:fillRef>
                            <a:effectRef idx="2">
                              <a:schemeClr val="accent3"/>
                            </a:effectRef>
                            <a:fontRef idx="minor">
                              <a:schemeClr val="lt1"/>
                            </a:fontRef>
                          </wps:style>
                          <wps:bodyPr rtlCol="0" anchor="ctr"/>
                        </wps:wsp>
                        <pic:pic xmlns:pic="http://schemas.openxmlformats.org/drawingml/2006/picture">
                          <pic:nvPicPr>
                            <pic:cNvPr id="55" name="Picture 55" descr="http://www.penguincomputing.com/wp-content/uploads/2014/08/relion-900-front1-480x290.png"/>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3286957" y="2505550"/>
                              <a:ext cx="942525" cy="542236"/>
                            </a:xfrm>
                            <a:prstGeom prst="rect">
                              <a:avLst/>
                            </a:prstGeom>
                            <a:noFill/>
                            <a:extLst>
                              <a:ext uri="{909E8E84-426E-40DD-AFC4-6F175D3DCCD1}">
                                <a14:hiddenFill xmlns:a14="http://schemas.microsoft.com/office/drawing/2010/main">
                                  <a:solidFill>
                                    <a:srgbClr val="FFFFFF"/>
                                  </a:solidFill>
                                </a14:hiddenFill>
                              </a:ext>
                            </a:extLst>
                          </pic:spPr>
                        </pic:pic>
                        <wps:wsp>
                          <wps:cNvPr id="56" name="TextBox 55"/>
                          <wps:cNvSpPr txBox="1"/>
                          <wps:spPr>
                            <a:xfrm>
                              <a:off x="3417160" y="3061334"/>
                              <a:ext cx="684530" cy="154940"/>
                            </a:xfrm>
                            <a:prstGeom prst="rect">
                              <a:avLst/>
                            </a:prstGeom>
                            <a:noFill/>
                          </wps:spPr>
                          <wps:txbx>
                            <w:txbxContent>
                              <w:p w14:paraId="4555D320" w14:textId="77777777" w:rsidR="00E576C0" w:rsidRPr="00637A09" w:rsidRDefault="00E576C0" w:rsidP="00637A09">
                                <w:pPr>
                                  <w:pStyle w:val="NormalWeb"/>
                                  <w:spacing w:before="0" w:beforeAutospacing="0" w:after="0" w:afterAutospacing="0"/>
                                  <w:rPr>
                                    <w:sz w:val="18"/>
                                    <w:szCs w:val="18"/>
                                  </w:rPr>
                                </w:pPr>
                                <w:r w:rsidRPr="00637A09">
                                  <w:rPr>
                                    <w:rFonts w:ascii="Calibri" w:hAnsi="Calibri" w:cs="Calibri"/>
                                    <w:color w:val="000000" w:themeColor="text1"/>
                                    <w:kern w:val="24"/>
                                    <w:sz w:val="18"/>
                                    <w:szCs w:val="18"/>
                                  </w:rPr>
                                  <w:t>CRB Platform</w:t>
                                </w:r>
                              </w:p>
                            </w:txbxContent>
                          </wps:txbx>
                          <wps:bodyPr vert="horz" wrap="square" lIns="0" tIns="0" rIns="0" bIns="0" rtlCol="0">
                            <a:noAutofit/>
                          </wps:bodyPr>
                        </wps:wsp>
                        <pic:pic xmlns:pic="http://schemas.openxmlformats.org/drawingml/2006/picture">
                          <pic:nvPicPr>
                            <pic:cNvPr id="57" name="Picture 57"/>
                            <pic:cNvPicPr>
                              <a:picLocks noChangeAspect="1" noChangeArrowheads="1"/>
                            </pic:cNvPicPr>
                          </pic:nvPicPr>
                          <pic:blipFill rotWithShape="1">
                            <a:blip r:embed="rId14" cstate="screen">
                              <a:extLst>
                                <a:ext uri="{28A0092B-C50C-407E-A947-70E740481C1C}">
                                  <a14:useLocalDpi xmlns:a14="http://schemas.microsoft.com/office/drawing/2010/main" val="0"/>
                                </a:ext>
                              </a:extLst>
                            </a:blip>
                            <a:srcRect b="58373"/>
                            <a:stretch/>
                          </pic:blipFill>
                          <pic:spPr bwMode="auto">
                            <a:xfrm>
                              <a:off x="4908871" y="2520633"/>
                              <a:ext cx="799765" cy="523240"/>
                            </a:xfrm>
                            <a:prstGeom prst="rect">
                              <a:avLst/>
                            </a:prstGeom>
                            <a:ln>
                              <a:noFill/>
                            </a:ln>
                            <a:effectLst>
                              <a:softEdge rad="112500"/>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58" name="TextBox 67"/>
                          <wps:cNvSpPr txBox="1"/>
                          <wps:spPr>
                            <a:xfrm>
                              <a:off x="4688312" y="3057984"/>
                              <a:ext cx="1394709" cy="153888"/>
                            </a:xfrm>
                            <a:prstGeom prst="rect">
                              <a:avLst/>
                            </a:prstGeom>
                            <a:noFill/>
                          </wps:spPr>
                          <wps:txbx>
                            <w:txbxContent>
                              <w:p w14:paraId="089148F2" w14:textId="77777777" w:rsidR="00E576C0" w:rsidRPr="00637A09" w:rsidRDefault="00E576C0" w:rsidP="00637A09">
                                <w:pPr>
                                  <w:pStyle w:val="NormalWeb"/>
                                  <w:spacing w:before="0" w:beforeAutospacing="0" w:after="0" w:afterAutospacing="0"/>
                                  <w:jc w:val="center"/>
                                  <w:rPr>
                                    <w:sz w:val="18"/>
                                    <w:szCs w:val="18"/>
                                  </w:rPr>
                                </w:pPr>
                                <w:r w:rsidRPr="00637A09">
                                  <w:rPr>
                                    <w:rFonts w:ascii="Calibri" w:hAnsi="Calibri" w:cs="Calibri"/>
                                    <w:color w:val="000000" w:themeColor="text1"/>
                                    <w:kern w:val="24"/>
                                    <w:sz w:val="18"/>
                                    <w:szCs w:val="18"/>
                                  </w:rPr>
                                  <w:t xml:space="preserve">Commercial Platform </w:t>
                                </w:r>
                              </w:p>
                            </w:txbxContent>
                          </wps:txbx>
                          <wps:bodyPr vert="horz" wrap="square" lIns="0" tIns="0" rIns="0" bIns="0" rtlCol="0">
                            <a:noAutofit/>
                          </wps:bodyPr>
                        </wps:wsp>
                        <pic:pic xmlns:pic="http://schemas.openxmlformats.org/drawingml/2006/picture">
                          <pic:nvPicPr>
                            <pic:cNvPr id="59" name="Picture 5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500217" y="2633099"/>
                              <a:ext cx="388065" cy="31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 name="TextBox 74"/>
                          <wps:cNvSpPr txBox="1"/>
                          <wps:spPr>
                            <a:xfrm>
                              <a:off x="6545472" y="3043363"/>
                              <a:ext cx="449289" cy="172644"/>
                            </a:xfrm>
                            <a:prstGeom prst="rect">
                              <a:avLst/>
                            </a:prstGeom>
                            <a:noFill/>
                          </wps:spPr>
                          <wps:txbx>
                            <w:txbxContent>
                              <w:p w14:paraId="48A828FB" w14:textId="44D29232" w:rsidR="00E576C0" w:rsidRPr="00637A09" w:rsidRDefault="00E576C0" w:rsidP="00637A09">
                                <w:pPr>
                                  <w:pStyle w:val="NormalWeb"/>
                                  <w:spacing w:before="0" w:beforeAutospacing="0" w:after="0" w:afterAutospacing="0"/>
                                  <w:rPr>
                                    <w:sz w:val="18"/>
                                    <w:szCs w:val="18"/>
                                  </w:rPr>
                                </w:pPr>
                                <w:r w:rsidRPr="00637A09">
                                  <w:rPr>
                                    <w:rFonts w:ascii="Calibri" w:hAnsi="Calibri" w:cs="Calibri"/>
                                    <w:color w:val="000000" w:themeColor="text1"/>
                                    <w:kern w:val="24"/>
                                    <w:sz w:val="18"/>
                                    <w:szCs w:val="18"/>
                                  </w:rPr>
                                  <w:t>Simic</w:t>
                                </w:r>
                                <w:r>
                                  <w:rPr>
                                    <w:rFonts w:ascii="Calibri" w:hAnsi="Calibri" w:cs="Calibri"/>
                                    <w:color w:val="000000" w:themeColor="text1"/>
                                    <w:kern w:val="24"/>
                                    <w:sz w:val="18"/>
                                    <w:szCs w:val="18"/>
                                  </w:rPr>
                                  <w:t>s</w:t>
                                </w:r>
                              </w:p>
                            </w:txbxContent>
                          </wps:txbx>
                          <wps:bodyPr vert="horz" wrap="square" lIns="0" tIns="0" rIns="0" bIns="0" rtlCol="0">
                            <a:noAutofit/>
                          </wps:bodyPr>
                        </wps:wsp>
                      </wpg:grpSp>
                      <wps:wsp>
                        <wps:cNvPr id="61" name="Straight Arrow Connector 61"/>
                        <wps:cNvCnPr/>
                        <wps:spPr>
                          <a:xfrm flipH="1">
                            <a:off x="1627773" y="1054792"/>
                            <a:ext cx="1116421" cy="4028"/>
                          </a:xfrm>
                          <a:prstGeom prst="straightConnector1">
                            <a:avLst/>
                          </a:prstGeom>
                          <a:ln>
                            <a:solidFill>
                              <a:schemeClr val="tx2"/>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wps:wsp>
                        <wps:cNvPr id="62" name="Straight Arrow Connector 62"/>
                        <wps:cNvCnPr/>
                        <wps:spPr>
                          <a:xfrm>
                            <a:off x="6627137" y="478572"/>
                            <a:ext cx="0" cy="364864"/>
                          </a:xfrm>
                          <a:prstGeom prst="straightConnector1">
                            <a:avLst/>
                          </a:prstGeom>
                          <a:ln>
                            <a:solidFill>
                              <a:schemeClr val="tx2"/>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wps:wsp>
                        <wps:cNvPr id="63" name="Rounded Rectangle 63"/>
                        <wps:cNvSpPr/>
                        <wps:spPr>
                          <a:xfrm>
                            <a:off x="5876944" y="63500"/>
                            <a:ext cx="1479781" cy="361914"/>
                          </a:xfrm>
                          <a:prstGeom prst="roundRect">
                            <a:avLst/>
                          </a:prstGeom>
                          <a:solidFill>
                            <a:schemeClr val="bg2">
                              <a:lumMod val="60000"/>
                              <a:lumOff val="40000"/>
                            </a:schemeClr>
                          </a:solidFill>
                          <a:ln/>
                        </wps:spPr>
                        <wps:style>
                          <a:lnRef idx="1">
                            <a:schemeClr val="accent2"/>
                          </a:lnRef>
                          <a:fillRef idx="2">
                            <a:schemeClr val="accent2"/>
                          </a:fillRef>
                          <a:effectRef idx="1">
                            <a:schemeClr val="accent2"/>
                          </a:effectRef>
                          <a:fontRef idx="minor">
                            <a:schemeClr val="dk1"/>
                          </a:fontRef>
                        </wps:style>
                        <wps:txbx>
                          <w:txbxContent>
                            <w:p w14:paraId="76390071" w14:textId="6C564836" w:rsidR="00E576C0" w:rsidRPr="00C5536C" w:rsidRDefault="00E576C0" w:rsidP="00C5536C">
                              <w:pPr>
                                <w:pStyle w:val="NormalWeb"/>
                                <w:spacing w:before="0" w:beforeAutospacing="0" w:after="0" w:afterAutospacing="0"/>
                                <w:jc w:val="center"/>
                                <w:rPr>
                                  <w:rFonts w:ascii="Calibri" w:hAnsi="Calibri" w:cs="Calibri"/>
                                  <w:bCs/>
                                  <w:color w:val="000000" w:themeColor="text1"/>
                                  <w:kern w:val="24"/>
                                  <w:sz w:val="18"/>
                                  <w:szCs w:val="18"/>
                                </w:rPr>
                              </w:pPr>
                              <w:r w:rsidRPr="00637A09">
                                <w:rPr>
                                  <w:rFonts w:ascii="Calibri" w:hAnsi="Calibri" w:cs="Calibri"/>
                                  <w:bCs/>
                                  <w:color w:val="000000" w:themeColor="text1"/>
                                  <w:kern w:val="24"/>
                                  <w:sz w:val="18"/>
                                  <w:szCs w:val="18"/>
                                </w:rPr>
                                <w:t>Test Case Database</w:t>
                              </w:r>
                            </w:p>
                          </w:txbxContent>
                        </wps:txbx>
                        <wps:bodyPr rtlCol="0" anchor="ctr"/>
                      </wps:wsp>
                      <wps:wsp>
                        <wps:cNvPr id="96" name="Rounded Rectangle 96"/>
                        <wps:cNvSpPr/>
                        <wps:spPr>
                          <a:xfrm>
                            <a:off x="0" y="890005"/>
                            <a:ext cx="1351347" cy="379995"/>
                          </a:xfrm>
                          <a:prstGeom prst="roundRect">
                            <a:avLst/>
                          </a:prstGeom>
                          <a:solidFill>
                            <a:schemeClr val="bg2">
                              <a:lumMod val="60000"/>
                              <a:lumOff val="40000"/>
                            </a:schemeClr>
                          </a:solidFill>
                          <a:ln/>
                        </wps:spPr>
                        <wps:style>
                          <a:lnRef idx="1">
                            <a:schemeClr val="accent2"/>
                          </a:lnRef>
                          <a:fillRef idx="2">
                            <a:schemeClr val="accent2"/>
                          </a:fillRef>
                          <a:effectRef idx="1">
                            <a:schemeClr val="accent2"/>
                          </a:effectRef>
                          <a:fontRef idx="minor">
                            <a:schemeClr val="dk1"/>
                          </a:fontRef>
                        </wps:style>
                        <wps:txbx>
                          <w:txbxContent>
                            <w:p w14:paraId="03D2F866" w14:textId="57ABB790" w:rsidR="00E576C0" w:rsidRPr="00637A09" w:rsidRDefault="00E576C0" w:rsidP="00637A09">
                              <w:pPr>
                                <w:pStyle w:val="NormalWeb"/>
                                <w:spacing w:before="0" w:beforeAutospacing="0" w:after="0" w:afterAutospacing="0"/>
                                <w:jc w:val="center"/>
                                <w:rPr>
                                  <w:sz w:val="18"/>
                                  <w:szCs w:val="18"/>
                                </w:rPr>
                              </w:pPr>
                              <w:r>
                                <w:rPr>
                                  <w:rFonts w:ascii="Calibri" w:hAnsi="Calibri" w:cs="Calibri"/>
                                  <w:bCs/>
                                  <w:color w:val="000000" w:themeColor="text1"/>
                                  <w:kern w:val="24"/>
                                  <w:sz w:val="18"/>
                                  <w:szCs w:val="18"/>
                                </w:rPr>
                                <w:t xml:space="preserve">Content </w:t>
                              </w:r>
                              <w:r w:rsidRPr="00637A09">
                                <w:rPr>
                                  <w:rFonts w:ascii="Calibri" w:hAnsi="Calibri" w:cs="Calibri"/>
                                  <w:bCs/>
                                  <w:color w:val="000000" w:themeColor="text1"/>
                                  <w:kern w:val="24"/>
                                  <w:sz w:val="18"/>
                                  <w:szCs w:val="18"/>
                                </w:rPr>
                                <w:t>S</w:t>
                              </w:r>
                              <w:r>
                                <w:rPr>
                                  <w:rFonts w:ascii="Calibri" w:hAnsi="Calibri" w:cs="Calibri"/>
                                  <w:bCs/>
                                  <w:color w:val="000000" w:themeColor="text1"/>
                                  <w:kern w:val="24"/>
                                  <w:sz w:val="18"/>
                                  <w:szCs w:val="18"/>
                                </w:rPr>
                                <w:t>CM Tool</w:t>
                              </w:r>
                            </w:p>
                          </w:txbxContent>
                        </wps:txbx>
                        <wps:bodyPr rtlCol="0" anchor="ctr"/>
                      </wps:wsp>
                      <wps:wsp>
                        <wps:cNvPr id="97" name="Rounded Rectangle 97"/>
                        <wps:cNvSpPr/>
                        <wps:spPr>
                          <a:xfrm>
                            <a:off x="0" y="2696450"/>
                            <a:ext cx="1345639" cy="421399"/>
                          </a:xfrm>
                          <a:prstGeom prst="roundRect">
                            <a:avLst/>
                          </a:prstGeom>
                          <a:solidFill>
                            <a:schemeClr val="bg2">
                              <a:lumMod val="60000"/>
                              <a:lumOff val="40000"/>
                            </a:schemeClr>
                          </a:solidFill>
                          <a:ln/>
                        </wps:spPr>
                        <wps:style>
                          <a:lnRef idx="1">
                            <a:schemeClr val="accent2"/>
                          </a:lnRef>
                          <a:fillRef idx="2">
                            <a:schemeClr val="accent2"/>
                          </a:fillRef>
                          <a:effectRef idx="1">
                            <a:schemeClr val="accent2"/>
                          </a:effectRef>
                          <a:fontRef idx="minor">
                            <a:schemeClr val="dk1"/>
                          </a:fontRef>
                        </wps:style>
                        <wps:txbx>
                          <w:txbxContent>
                            <w:p w14:paraId="4F901295" w14:textId="45FE410B" w:rsidR="00E576C0" w:rsidRDefault="00E576C0" w:rsidP="00637A09">
                              <w:pPr>
                                <w:pStyle w:val="NormalWeb"/>
                                <w:spacing w:before="0" w:beforeAutospacing="0" w:after="0" w:afterAutospacing="0"/>
                                <w:jc w:val="center"/>
                              </w:pPr>
                              <w:r w:rsidRPr="00637A09">
                                <w:rPr>
                                  <w:rFonts w:ascii="Calibri" w:hAnsi="Calibri" w:cs="Calibri"/>
                                  <w:bCs/>
                                  <w:color w:val="000000" w:themeColor="text1"/>
                                  <w:kern w:val="24"/>
                                  <w:sz w:val="18"/>
                                  <w:szCs w:val="18"/>
                                </w:rPr>
                                <w:t>C</w:t>
                              </w:r>
                              <w:r>
                                <w:rPr>
                                  <w:rFonts w:ascii="Calibri" w:hAnsi="Calibri" w:cs="Calibri"/>
                                  <w:bCs/>
                                  <w:color w:val="000000" w:themeColor="text1"/>
                                  <w:kern w:val="24"/>
                                  <w:sz w:val="18"/>
                                  <w:szCs w:val="18"/>
                                </w:rPr>
                                <w:t>I Automation Toolchain</w:t>
                              </w:r>
                            </w:p>
                          </w:txbxContent>
                        </wps:txbx>
                        <wps:bodyPr rtlCol="0" anchor="ctr"/>
                      </wps:wsp>
                      <pic:pic xmlns:pic="http://schemas.openxmlformats.org/drawingml/2006/picture">
                        <pic:nvPicPr>
                          <pic:cNvPr id="98" name="Picture 98"/>
                          <pic:cNvPicPr>
                            <a:picLocks noChangeAspect="1"/>
                          </pic:cNvPicPr>
                        </pic:nvPicPr>
                        <pic:blipFill>
                          <a:blip r:embed="rId16"/>
                          <a:stretch>
                            <a:fillRect/>
                          </a:stretch>
                        </pic:blipFill>
                        <pic:spPr>
                          <a:xfrm>
                            <a:off x="1898692" y="2627182"/>
                            <a:ext cx="685448" cy="582029"/>
                          </a:xfrm>
                          <a:prstGeom prst="rect">
                            <a:avLst/>
                          </a:prstGeom>
                        </pic:spPr>
                      </pic:pic>
                      <wps:wsp>
                        <wps:cNvPr id="99" name="Straight Arrow Connector 99"/>
                        <wps:cNvCnPr>
                          <a:stCxn id="49" idx="2"/>
                          <a:endCxn id="51" idx="0"/>
                        </wps:cNvCnPr>
                        <wps:spPr>
                          <a:xfrm>
                            <a:off x="5256560" y="1239404"/>
                            <a:ext cx="3515" cy="187698"/>
                          </a:xfrm>
                          <a:prstGeom prst="straightConnector1">
                            <a:avLst/>
                          </a:prstGeom>
                          <a:ln>
                            <a:solidFill>
                              <a:schemeClr val="tx2"/>
                            </a:solidFill>
                            <a:prstDash val="solid"/>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00" name="Straight Arrow Connector 100"/>
                        <wps:cNvCnPr/>
                        <wps:spPr>
                          <a:xfrm>
                            <a:off x="5229735" y="1771123"/>
                            <a:ext cx="0" cy="187745"/>
                          </a:xfrm>
                          <a:prstGeom prst="straightConnector1">
                            <a:avLst/>
                          </a:prstGeom>
                          <a:ln>
                            <a:solidFill>
                              <a:schemeClr val="tx2"/>
                            </a:solidFill>
                            <a:prstDash val="solid"/>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01" name="Straight Arrow Connector 101"/>
                        <wps:cNvCnPr/>
                        <wps:spPr>
                          <a:xfrm>
                            <a:off x="5159437" y="2283061"/>
                            <a:ext cx="0" cy="187745"/>
                          </a:xfrm>
                          <a:prstGeom prst="straightConnector1">
                            <a:avLst/>
                          </a:prstGeom>
                          <a:ln>
                            <a:solidFill>
                              <a:schemeClr val="tx2"/>
                            </a:solidFill>
                            <a:prstDash val="solid"/>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02" name="Straight Arrow Connector 102"/>
                        <wps:cNvCnPr/>
                        <wps:spPr>
                          <a:xfrm>
                            <a:off x="1444611" y="2906898"/>
                            <a:ext cx="321297" cy="0"/>
                          </a:xfrm>
                          <a:prstGeom prst="straightConnector1">
                            <a:avLst/>
                          </a:prstGeom>
                          <a:ln>
                            <a:solidFill>
                              <a:schemeClr val="tx2"/>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03" name="Straight Arrow Connector 103"/>
                        <wps:cNvCnPr/>
                        <wps:spPr>
                          <a:xfrm>
                            <a:off x="2735247" y="2889346"/>
                            <a:ext cx="321297" cy="0"/>
                          </a:xfrm>
                          <a:prstGeom prst="straightConnector1">
                            <a:avLst/>
                          </a:prstGeom>
                          <a:ln>
                            <a:solidFill>
                              <a:schemeClr val="tx2"/>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36E527F" id="Group 20" o:spid="_x0000_s1027" style="position:absolute;left:0;text-align:left;margin-left:82.9pt;margin-top:16.25pt;width:504.55pt;height:263.9pt;z-index:251659264;mso-position-horizontal-relative:page;mso-width-relative:margin;mso-height-relative:margin" coordorigin=",635" coordsize="73567,33518"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">
                <v:shapetype id="_x0000_t32" coordsize="21600,21600" o:spt="32" o:oned="t" path="m,l21600,21600e" filled="f">
                  <v:path arrowok="t" fillok="f" o:connecttype="none"/>
                  <o:lock v:ext="edit" shapetype="t"/>
                </v:shapetype>
                <v:shape id="Straight Arrow Connector 39" o:spid="_x0000_s1028" type="#_x0000_t32" style="position:absolute;left:6504;top:14770;width:0;height:104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" strokecolor="#1f497d [3215]" strokeweight="2pt">
                  <v:stroke endarrow="block"/>
                </v:shape>
                <v:shape id="TextBox 98" o:spid="_x0000_s1029" type="#_x0000_t202" style="position:absolute;left:1160;top:6599;width:1088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2AB548FC" w14:textId="77777777" w:rsidR="00E576C0" w:rsidRPr="00637A09" w:rsidRDefault="00E576C0" w:rsidP="00637A09">
                        <w:pPr>
                          <w:pStyle w:val="NormalWeb"/>
                          <w:spacing w:before="0" w:beforeAutospacing="0" w:after="0" w:afterAutospacing="0"/>
                          <w:rPr>
                            <w:sz w:val="18"/>
                            <w:szCs w:val="18"/>
                          </w:rPr>
                        </w:pPr>
                        <w:r w:rsidRPr="00637A09">
                          <w:rPr>
                            <w:rFonts w:ascii="Calibri" w:hAnsi="Calibri" w:cs="Calibri"/>
                            <w:color w:val="000000" w:themeColor="text1"/>
                            <w:kern w:val="24"/>
                            <w:sz w:val="18"/>
                            <w:szCs w:val="18"/>
                          </w:rPr>
                          <w:t>Auto Content Repo</w:t>
                        </w:r>
                      </w:p>
                    </w:txbxContent>
                  </v:textbox>
                </v:shape>
                <v:shape id="TextBox 100" o:spid="_x0000_s1030" type="#_x0000_t202" style="position:absolute;left:17722;top:32444;width:9747;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07BDBAC0" w14:textId="77777777" w:rsidR="00E576C0" w:rsidRPr="00637A09" w:rsidRDefault="00E576C0" w:rsidP="00637A09">
                        <w:pPr>
                          <w:pStyle w:val="NormalWeb"/>
                          <w:spacing w:before="0" w:beforeAutospacing="0" w:after="0" w:afterAutospacing="0"/>
                          <w:rPr>
                            <w:sz w:val="18"/>
                            <w:szCs w:val="18"/>
                          </w:rPr>
                        </w:pPr>
                        <w:r w:rsidRPr="00637A09">
                          <w:rPr>
                            <w:rFonts w:ascii="Calibri" w:hAnsi="Calibri" w:cs="Calibri"/>
                            <w:color w:val="000000" w:themeColor="text1"/>
                            <w:kern w:val="24"/>
                            <w:sz w:val="18"/>
                            <w:szCs w:val="18"/>
                          </w:rPr>
                          <w:t>Test Host System</w:t>
                        </w:r>
                      </w:p>
                    </w:txbxContent>
                  </v:textbox>
                </v:shape>
                <v:roundrect id="Rounded Rectangle 49" o:spid="_x0000_s1031" style="position:absolute;left:31563;top:8780;width:42004;height:36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" fillcolor="#9bbb59 [3206]" strokecolor="#92d050">
                  <v:shadow on="t" color="black" opacity="24903f" origin=",.5" offset="0,.55556mm"/>
                  <v:textbox>
                    <w:txbxContent>
                      <w:p w14:paraId="761B27D6" w14:textId="6C755671" w:rsidR="00E576C0" w:rsidRPr="00384F71" w:rsidRDefault="00E576C0" w:rsidP="0002342B">
                        <w:pPr>
                          <w:pStyle w:val="NormalWeb"/>
                          <w:spacing w:before="0" w:beforeAutospacing="0" w:after="0" w:afterAutospacing="0"/>
                          <w:jc w:val="center"/>
                        </w:pPr>
                        <w:r w:rsidRPr="00384F71">
                          <w:rPr>
                            <w:rFonts w:ascii="Calibri" w:hAnsi="Calibri" w:cs="Calibri"/>
                            <w:bCs/>
                            <w:color w:val="000000" w:themeColor="text1"/>
                            <w:kern w:val="24"/>
                            <w:sz w:val="22"/>
                            <w:szCs w:val="22"/>
                          </w:rPr>
                          <w:t>Auto Content (</w:t>
                        </w:r>
                        <w:del w:id="38" w:author="Zhao, Chengming" w:date="2020-03-09T11:21:00Z">
                          <w:r w:rsidRPr="00384F71" w:rsidDel="00EF7684">
                            <w:rPr>
                              <w:rFonts w:ascii="Calibri" w:hAnsi="Calibri" w:cs="Calibri"/>
                              <w:bCs/>
                              <w:color w:val="000000" w:themeColor="text1"/>
                              <w:kern w:val="24"/>
                              <w:sz w:val="22"/>
                              <w:szCs w:val="22"/>
                            </w:rPr>
                            <w:delText xml:space="preserve">PIV </w:delText>
                          </w:r>
                        </w:del>
                        <w:ins w:id="39" w:author="Zhao, Chengming" w:date="2020-03-09T11:21:00Z">
                          <w:r>
                            <w:rPr>
                              <w:rFonts w:ascii="Calibri" w:hAnsi="Calibri" w:cs="Calibri"/>
                              <w:bCs/>
                              <w:color w:val="000000" w:themeColor="text1"/>
                              <w:kern w:val="24"/>
                              <w:sz w:val="22"/>
                              <w:szCs w:val="22"/>
                            </w:rPr>
                            <w:t>DATF</w:t>
                          </w:r>
                          <w:r w:rsidRPr="00384F71">
                            <w:rPr>
                              <w:rFonts w:ascii="Calibri" w:hAnsi="Calibri" w:cs="Calibri"/>
                              <w:bCs/>
                              <w:color w:val="000000" w:themeColor="text1"/>
                              <w:kern w:val="24"/>
                              <w:sz w:val="22"/>
                              <w:szCs w:val="22"/>
                            </w:rPr>
                            <w:t xml:space="preserve"> </w:t>
                          </w:r>
                        </w:ins>
                        <w:r w:rsidRPr="00384F71">
                          <w:rPr>
                            <w:rFonts w:ascii="Calibri" w:hAnsi="Calibri" w:cs="Calibri"/>
                            <w:bCs/>
                            <w:color w:val="000000" w:themeColor="text1"/>
                            <w:kern w:val="24"/>
                            <w:sz w:val="22"/>
                            <w:szCs w:val="22"/>
                          </w:rPr>
                          <w:t>Content)</w:t>
                        </w:r>
                      </w:p>
                    </w:txbxContent>
                  </v:textbox>
                </v:roundrect>
                <v:roundrect id="Rounded Rectangle 51" o:spid="_x0000_s1032" style="position:absolute;left:31634;top:14271;width:41933;height:34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" fillcolor="#1f497d [3215]" strokecolor="#92d050">
                  <v:shadow on="t" color="black" opacity="24903f" origin=",.5" offset="0,.55556mm"/>
                  <v:textbox>
                    <w:txbxContent>
                      <w:p w14:paraId="0D5CE222" w14:textId="057C2D6E" w:rsidR="00E576C0" w:rsidRPr="00384F71" w:rsidRDefault="00E576C0" w:rsidP="00637A09">
                        <w:pPr>
                          <w:pStyle w:val="NormalWeb"/>
                          <w:spacing w:before="0" w:beforeAutospacing="0" w:after="0" w:afterAutospacing="0"/>
                          <w:jc w:val="center"/>
                        </w:pPr>
                        <w:r w:rsidRPr="00384F71">
                          <w:rPr>
                            <w:rFonts w:ascii="Calibri" w:hAnsi="Calibri" w:cs="Calibri"/>
                            <w:bCs/>
                            <w:color w:val="FFFFFF" w:themeColor="background1"/>
                            <w:kern w:val="24"/>
                            <w:sz w:val="22"/>
                            <w:szCs w:val="22"/>
                          </w:rPr>
                          <w:t>Automation API (</w:t>
                        </w:r>
                        <w:del w:id="40" w:author="Zhao, Chengming" w:date="2020-03-09T11:21:00Z">
                          <w:r w:rsidRPr="00384F71" w:rsidDel="00EF7684">
                            <w:rPr>
                              <w:rFonts w:ascii="Calibri" w:hAnsi="Calibri" w:cs="Calibri"/>
                              <w:bCs/>
                              <w:color w:val="FFFFFF" w:themeColor="background1"/>
                              <w:kern w:val="24"/>
                              <w:sz w:val="22"/>
                              <w:szCs w:val="22"/>
                            </w:rPr>
                            <w:delText>PIV Content</w:delText>
                          </w:r>
                        </w:del>
                        <w:ins w:id="41" w:author="Zhao, Chengming" w:date="2020-03-09T11:21:00Z">
                          <w:r>
                            <w:rPr>
                              <w:rFonts w:ascii="Calibri" w:hAnsi="Calibri" w:cs="Calibri"/>
                              <w:bCs/>
                              <w:color w:val="FFFFFF" w:themeColor="background1"/>
                              <w:kern w:val="24"/>
                              <w:sz w:val="22"/>
                              <w:szCs w:val="22"/>
                            </w:rPr>
                            <w:t>Domain Lib</w:t>
                          </w:r>
                        </w:ins>
                        <w:r w:rsidRPr="00384F71">
                          <w:rPr>
                            <w:rFonts w:ascii="Calibri" w:hAnsi="Calibri" w:cs="Calibri"/>
                            <w:bCs/>
                            <w:color w:val="FFFFFF" w:themeColor="background1"/>
                            <w:kern w:val="24"/>
                            <w:sz w:val="22"/>
                            <w:szCs w:val="22"/>
                          </w:rPr>
                          <w:t>)</w:t>
                        </w:r>
                      </w:p>
                    </w:txbxContent>
                  </v:textbox>
                </v:roundrect>
                <v:roundrect id="Rounded Rectangle 52" o:spid="_x0000_s1033" style="position:absolute;left:31704;top:19513;width:41863;height:31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" fillcolor="#c6d9f1 [671]" strokecolor="#92d050">
                  <v:shadow on="t" color="black" opacity="24903f" origin=",.5" offset="0,.55556mm"/>
                  <v:textbox>
                    <w:txbxContent>
                      <w:p w14:paraId="3F5BF1BE" w14:textId="0398E0FB" w:rsidR="00E576C0" w:rsidRPr="00384F71" w:rsidRDefault="00E576C0" w:rsidP="00637A09">
                        <w:pPr>
                          <w:pStyle w:val="NormalWeb"/>
                          <w:spacing w:before="0" w:beforeAutospacing="0" w:after="0" w:afterAutospacing="0"/>
                          <w:jc w:val="center"/>
                        </w:pPr>
                        <w:r w:rsidRPr="00384F71">
                          <w:rPr>
                            <w:rFonts w:ascii="Calibri" w:hAnsi="Calibri" w:cs="Calibri"/>
                            <w:bCs/>
                            <w:color w:val="000000" w:themeColor="text1"/>
                            <w:kern w:val="24"/>
                            <w:sz w:val="22"/>
                            <w:szCs w:val="22"/>
                          </w:rPr>
                          <w:t>Common Library API (</w:t>
                        </w:r>
                        <w:del w:id="42" w:author="Zhao, Chengming" w:date="2020-03-09T11:21:00Z">
                          <w:r w:rsidRPr="00384F71" w:rsidDel="00EF7684">
                            <w:rPr>
                              <w:rFonts w:ascii="Calibri" w:hAnsi="Calibri" w:cs="Calibri"/>
                              <w:bCs/>
                              <w:color w:val="000000" w:themeColor="text1"/>
                              <w:kern w:val="24"/>
                              <w:sz w:val="22"/>
                              <w:szCs w:val="22"/>
                            </w:rPr>
                            <w:delText xml:space="preserve">PIV </w:delText>
                          </w:r>
                        </w:del>
                        <w:ins w:id="43" w:author="Zhao, Chengming" w:date="2020-03-09T11:21:00Z">
                          <w:r>
                            <w:rPr>
                              <w:rFonts w:ascii="Calibri" w:hAnsi="Calibri" w:cs="Calibri"/>
                              <w:bCs/>
                              <w:color w:val="000000" w:themeColor="text1"/>
                              <w:kern w:val="24"/>
                              <w:sz w:val="22"/>
                              <w:szCs w:val="22"/>
                            </w:rPr>
                            <w:t>DTAF</w:t>
                          </w:r>
                          <w:r w:rsidRPr="00384F71">
                            <w:rPr>
                              <w:rFonts w:ascii="Calibri" w:hAnsi="Calibri" w:cs="Calibri"/>
                              <w:bCs/>
                              <w:color w:val="000000" w:themeColor="text1"/>
                              <w:kern w:val="24"/>
                              <w:sz w:val="22"/>
                              <w:szCs w:val="22"/>
                            </w:rPr>
                            <w:t xml:space="preserve"> </w:t>
                          </w:r>
                        </w:ins>
                        <w:r w:rsidRPr="00384F71">
                          <w:rPr>
                            <w:rFonts w:ascii="Calibri" w:hAnsi="Calibri" w:cs="Calibri"/>
                            <w:bCs/>
                            <w:color w:val="000000" w:themeColor="text1"/>
                            <w:kern w:val="24"/>
                            <w:sz w:val="22"/>
                            <w:szCs w:val="22"/>
                          </w:rPr>
                          <w:t xml:space="preserve">Core) </w:t>
                        </w:r>
                      </w:p>
                    </w:txbxContent>
                  </v:textbox>
                </v:roundrect>
                <v:group id="Group 53" o:spid="_x0000_s1034" style="position:absolute;left:31563;top:24531;width:42004;height:8189" coordorigin="31563,24531" coordsize="42003,8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4" o:spid="_x0000_s1035" style="position:absolute;left:31563;top:24531;width:42004;height:8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" fillcolor="#fbfbf8 [670]" strokecolor="#94b64e [3046]">
                    <v:shadow on="t" color="black" opacity="22937f" origin=",.5" offset="0,.63889mm"/>
                  </v:rect>
                  <v:shape id="Picture 55" o:spid="_x0000_s1036" type="#_x0000_t75" alt="http://www.penguincomputing.com/wp-content/uploads/2014/08/relion-900-front1-480x290.png" style="position:absolute;left:32869;top:25055;width:9425;height:5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">
                    <v:imagedata r:id="rId17" o:title="relion-900-front1-480x290"/>
                  </v:shape>
                  <v:shape id="TextBox 55" o:spid="_x0000_s1037" type="#_x0000_t202" style="position:absolute;left:34171;top:30613;width:684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4555D320" w14:textId="77777777" w:rsidR="00E576C0" w:rsidRPr="00637A09" w:rsidRDefault="00E576C0" w:rsidP="00637A09">
                          <w:pPr>
                            <w:pStyle w:val="NormalWeb"/>
                            <w:spacing w:before="0" w:beforeAutospacing="0" w:after="0" w:afterAutospacing="0"/>
                            <w:rPr>
                              <w:sz w:val="18"/>
                              <w:szCs w:val="18"/>
                            </w:rPr>
                          </w:pPr>
                          <w:r w:rsidRPr="00637A09">
                            <w:rPr>
                              <w:rFonts w:ascii="Calibri" w:hAnsi="Calibri" w:cs="Calibri"/>
                              <w:color w:val="000000" w:themeColor="text1"/>
                              <w:kern w:val="24"/>
                              <w:sz w:val="18"/>
                              <w:szCs w:val="18"/>
                            </w:rPr>
                            <w:t>CRB Platform</w:t>
                          </w:r>
                        </w:p>
                      </w:txbxContent>
                    </v:textbox>
                  </v:shape>
                  <v:shape id="Picture 57" o:spid="_x0000_s1038" type="#_x0000_t75" style="position:absolute;left:49088;top:25206;width:7998;height:5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" fillcolor="#4f81bd [3204]" strokecolor="black [3213]">
                    <v:imagedata r:id="rId18" o:title="" cropbottom="38255f"/>
                  </v:shape>
                  <v:shape id="TextBox 67" o:spid="_x0000_s1039" type="#_x0000_t202" style="position:absolute;left:46883;top:30579;width:13947;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089148F2" w14:textId="77777777" w:rsidR="00E576C0" w:rsidRPr="00637A09" w:rsidRDefault="00E576C0" w:rsidP="00637A09">
                          <w:pPr>
                            <w:pStyle w:val="NormalWeb"/>
                            <w:spacing w:before="0" w:beforeAutospacing="0" w:after="0" w:afterAutospacing="0"/>
                            <w:jc w:val="center"/>
                            <w:rPr>
                              <w:sz w:val="18"/>
                              <w:szCs w:val="18"/>
                            </w:rPr>
                          </w:pPr>
                          <w:r w:rsidRPr="00637A09">
                            <w:rPr>
                              <w:rFonts w:ascii="Calibri" w:hAnsi="Calibri" w:cs="Calibri"/>
                              <w:color w:val="000000" w:themeColor="text1"/>
                              <w:kern w:val="24"/>
                              <w:sz w:val="18"/>
                              <w:szCs w:val="18"/>
                            </w:rPr>
                            <w:t xml:space="preserve">Commercial Platform </w:t>
                          </w:r>
                        </w:p>
                      </w:txbxContent>
                    </v:textbox>
                  </v:shape>
                  <v:shape id="Picture 59" o:spid="_x0000_s1040" type="#_x0000_t75" style="position:absolute;left:65002;top:26330;width:3880;height:3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">
                    <v:imagedata r:id="rId19" o:title=""/>
                  </v:shape>
                  <v:shape id="TextBox 74" o:spid="_x0000_s1041" type="#_x0000_t202" style="position:absolute;left:65454;top:30433;width:4493;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48A828FB" w14:textId="44D29232" w:rsidR="00E576C0" w:rsidRPr="00637A09" w:rsidRDefault="00E576C0" w:rsidP="00637A09">
                          <w:pPr>
                            <w:pStyle w:val="NormalWeb"/>
                            <w:spacing w:before="0" w:beforeAutospacing="0" w:after="0" w:afterAutospacing="0"/>
                            <w:rPr>
                              <w:sz w:val="18"/>
                              <w:szCs w:val="18"/>
                            </w:rPr>
                          </w:pPr>
                          <w:r w:rsidRPr="00637A09">
                            <w:rPr>
                              <w:rFonts w:ascii="Calibri" w:hAnsi="Calibri" w:cs="Calibri"/>
                              <w:color w:val="000000" w:themeColor="text1"/>
                              <w:kern w:val="24"/>
                              <w:sz w:val="18"/>
                              <w:szCs w:val="18"/>
                            </w:rPr>
                            <w:t>Simic</w:t>
                          </w:r>
                          <w:r>
                            <w:rPr>
                              <w:rFonts w:ascii="Calibri" w:hAnsi="Calibri" w:cs="Calibri"/>
                              <w:color w:val="000000" w:themeColor="text1"/>
                              <w:kern w:val="24"/>
                              <w:sz w:val="18"/>
                              <w:szCs w:val="18"/>
                            </w:rPr>
                            <w:t>s</w:t>
                          </w:r>
                        </w:p>
                      </w:txbxContent>
                    </v:textbox>
                  </v:shape>
                </v:group>
                <v:shape id="Straight Arrow Connector 61" o:spid="_x0000_s1042" type="#_x0000_t32" style="position:absolute;left:16277;top:10547;width:11164;height: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" strokecolor="#1f497d [3215]" strokeweight="2pt">
                  <v:stroke endarrow="block"/>
                </v:shape>
                <v:shape id="Straight Arrow Connector 62" o:spid="_x0000_s1043" type="#_x0000_t32" style="position:absolute;left:66271;top:4785;width:0;height:36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" strokecolor="#1f497d [3215]" strokeweight="2pt">
                  <v:stroke endarrow="block"/>
                </v:shape>
                <v:roundrect id="Rounded Rectangle 63" o:spid="_x0000_s1044" style="position:absolute;left:58769;top:635;width:14798;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" fillcolor="#f4f3ec [1950]" strokecolor="#bc4542 [3045]">
                  <v:shadow on="t" color="black" opacity="24903f" origin=",.5" offset="0,.55556mm"/>
                  <v:textbox>
                    <w:txbxContent>
                      <w:p w14:paraId="76390071" w14:textId="6C564836" w:rsidR="00E576C0" w:rsidRPr="00C5536C" w:rsidRDefault="00E576C0" w:rsidP="00C5536C">
                        <w:pPr>
                          <w:pStyle w:val="NormalWeb"/>
                          <w:spacing w:before="0" w:beforeAutospacing="0" w:after="0" w:afterAutospacing="0"/>
                          <w:jc w:val="center"/>
                          <w:rPr>
                            <w:rFonts w:ascii="Calibri" w:hAnsi="Calibri" w:cs="Calibri"/>
                            <w:bCs/>
                            <w:color w:val="000000" w:themeColor="text1"/>
                            <w:kern w:val="24"/>
                            <w:sz w:val="18"/>
                            <w:szCs w:val="18"/>
                          </w:rPr>
                        </w:pPr>
                        <w:r w:rsidRPr="00637A09">
                          <w:rPr>
                            <w:rFonts w:ascii="Calibri" w:hAnsi="Calibri" w:cs="Calibri"/>
                            <w:bCs/>
                            <w:color w:val="000000" w:themeColor="text1"/>
                            <w:kern w:val="24"/>
                            <w:sz w:val="18"/>
                            <w:szCs w:val="18"/>
                          </w:rPr>
                          <w:t>Test Case Database</w:t>
                        </w:r>
                      </w:p>
                    </w:txbxContent>
                  </v:textbox>
                </v:roundrect>
                <v:roundrect id="Rounded Rectangle 96" o:spid="_x0000_s1045" style="position:absolute;top:8900;width:13513;height:3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" fillcolor="#f4f3ec [1950]" strokecolor="#bc4542 [3045]">
                  <v:shadow on="t" color="black" opacity="24903f" origin=",.5" offset="0,.55556mm"/>
                  <v:textbox>
                    <w:txbxContent>
                      <w:p w14:paraId="03D2F866" w14:textId="57ABB790" w:rsidR="00E576C0" w:rsidRPr="00637A09" w:rsidRDefault="00E576C0" w:rsidP="00637A09">
                        <w:pPr>
                          <w:pStyle w:val="NormalWeb"/>
                          <w:spacing w:before="0" w:beforeAutospacing="0" w:after="0" w:afterAutospacing="0"/>
                          <w:jc w:val="center"/>
                          <w:rPr>
                            <w:sz w:val="18"/>
                            <w:szCs w:val="18"/>
                          </w:rPr>
                        </w:pPr>
                        <w:r>
                          <w:rPr>
                            <w:rFonts w:ascii="Calibri" w:hAnsi="Calibri" w:cs="Calibri"/>
                            <w:bCs/>
                            <w:color w:val="000000" w:themeColor="text1"/>
                            <w:kern w:val="24"/>
                            <w:sz w:val="18"/>
                            <w:szCs w:val="18"/>
                          </w:rPr>
                          <w:t xml:space="preserve">Content </w:t>
                        </w:r>
                        <w:r w:rsidRPr="00637A09">
                          <w:rPr>
                            <w:rFonts w:ascii="Calibri" w:hAnsi="Calibri" w:cs="Calibri"/>
                            <w:bCs/>
                            <w:color w:val="000000" w:themeColor="text1"/>
                            <w:kern w:val="24"/>
                            <w:sz w:val="18"/>
                            <w:szCs w:val="18"/>
                          </w:rPr>
                          <w:t>S</w:t>
                        </w:r>
                        <w:r>
                          <w:rPr>
                            <w:rFonts w:ascii="Calibri" w:hAnsi="Calibri" w:cs="Calibri"/>
                            <w:bCs/>
                            <w:color w:val="000000" w:themeColor="text1"/>
                            <w:kern w:val="24"/>
                            <w:sz w:val="18"/>
                            <w:szCs w:val="18"/>
                          </w:rPr>
                          <w:t>CM Tool</w:t>
                        </w:r>
                      </w:p>
                    </w:txbxContent>
                  </v:textbox>
                </v:roundrect>
                <v:roundrect id="Rounded Rectangle 97" o:spid="_x0000_s1046" style="position:absolute;top:26964;width:13456;height:42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" fillcolor="#f4f3ec [1950]" strokecolor="#bc4542 [3045]">
                  <v:shadow on="t" color="black" opacity="24903f" origin=",.5" offset="0,.55556mm"/>
                  <v:textbox>
                    <w:txbxContent>
                      <w:p w14:paraId="4F901295" w14:textId="45FE410B" w:rsidR="00E576C0" w:rsidRDefault="00E576C0" w:rsidP="00637A09">
                        <w:pPr>
                          <w:pStyle w:val="NormalWeb"/>
                          <w:spacing w:before="0" w:beforeAutospacing="0" w:after="0" w:afterAutospacing="0"/>
                          <w:jc w:val="center"/>
                        </w:pPr>
                        <w:r w:rsidRPr="00637A09">
                          <w:rPr>
                            <w:rFonts w:ascii="Calibri" w:hAnsi="Calibri" w:cs="Calibri"/>
                            <w:bCs/>
                            <w:color w:val="000000" w:themeColor="text1"/>
                            <w:kern w:val="24"/>
                            <w:sz w:val="18"/>
                            <w:szCs w:val="18"/>
                          </w:rPr>
                          <w:t>C</w:t>
                        </w:r>
                        <w:r>
                          <w:rPr>
                            <w:rFonts w:ascii="Calibri" w:hAnsi="Calibri" w:cs="Calibri"/>
                            <w:bCs/>
                            <w:color w:val="000000" w:themeColor="text1"/>
                            <w:kern w:val="24"/>
                            <w:sz w:val="18"/>
                            <w:szCs w:val="18"/>
                          </w:rPr>
                          <w:t>I Automation Toolchain</w:t>
                        </w:r>
                      </w:p>
                    </w:txbxContent>
                  </v:textbox>
                </v:roundrect>
                <v:shape id="Picture 98" o:spid="_x0000_s1047" type="#_x0000_t75" style="position:absolute;left:18986;top:26271;width:6855;height:5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">
                  <v:imagedata r:id="rId20" o:title=""/>
                </v:shape>
                <v:shape id="Straight Arrow Connector 99" o:spid="_x0000_s1048" type="#_x0000_t32" style="position:absolute;left:52565;top:12394;width:35;height:18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" strokecolor="#1f497d [3215]" strokeweight="2pt">
                  <v:stroke startarrow="block" endarrow="block"/>
                </v:shape>
                <v:shape id="Straight Arrow Connector 100" o:spid="_x0000_s1049" type="#_x0000_t32" style="position:absolute;left:52297;top:17711;width:0;height:18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" strokecolor="#1f497d [3215]" strokeweight="2pt">
                  <v:stroke startarrow="block" endarrow="block"/>
                </v:shape>
                <v:shape id="Straight Arrow Connector 101" o:spid="_x0000_s1050" type="#_x0000_t32" style="position:absolute;left:51594;top:22830;width:0;height:18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" strokecolor="#1f497d [3215]" strokeweight="2pt">
                  <v:stroke startarrow="block" endarrow="block"/>
                </v:shape>
                <v:shape id="Straight Arrow Connector 102" o:spid="_x0000_s1051" type="#_x0000_t32" style="position:absolute;left:14446;top:29068;width:32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" strokecolor="#1f497d [3215]" strokeweight="2pt">
                  <v:stroke endarrow="block"/>
                </v:shape>
                <v:shape id="Straight Arrow Connector 103" o:spid="_x0000_s1052" type="#_x0000_t32" style="position:absolute;left:27352;top:28893;width:32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" strokecolor="#1f497d [3215]" strokeweight="2pt">
                  <v:stroke endarrow="block"/>
                </v:shape>
                <w10:wrap anchorx="page"/>
              </v:group>
            </w:pict>
          </mc:Fallback>
        </mc:AlternateContent>
      </w:r>
    </w:p>
    <w:p w14:paraId="67990678" w14:textId="367F4B32" w:rsidR="00637A09" w:rsidRDefault="00637A09" w:rsidP="002136BF">
      <w:pPr>
        <w:jc w:val="center"/>
      </w:pPr>
    </w:p>
    <w:p w14:paraId="749A1F4E" w14:textId="44CC2BE5" w:rsidR="00637A09" w:rsidRDefault="00637A09" w:rsidP="002136BF">
      <w:pPr>
        <w:jc w:val="center"/>
      </w:pPr>
    </w:p>
    <w:p w14:paraId="57AFDAE3" w14:textId="25E81F5D" w:rsidR="00637A09" w:rsidRDefault="00637A09" w:rsidP="002136BF">
      <w:pPr>
        <w:jc w:val="center"/>
      </w:pPr>
    </w:p>
    <w:p w14:paraId="106D1182" w14:textId="6BBDE3D5" w:rsidR="00637A09" w:rsidRDefault="00637A09" w:rsidP="002136BF">
      <w:pPr>
        <w:jc w:val="center"/>
      </w:pPr>
    </w:p>
    <w:p w14:paraId="43454FF0" w14:textId="02917364" w:rsidR="00637A09" w:rsidRDefault="00637A09" w:rsidP="002136BF">
      <w:pPr>
        <w:jc w:val="center"/>
      </w:pPr>
    </w:p>
    <w:p w14:paraId="55188E5E" w14:textId="63E072FB" w:rsidR="00637A09" w:rsidRDefault="00637A09" w:rsidP="002136BF">
      <w:pPr>
        <w:jc w:val="center"/>
      </w:pPr>
    </w:p>
    <w:p w14:paraId="2A1A805F" w14:textId="04EAD1AF" w:rsidR="00637A09" w:rsidRDefault="007A607C" w:rsidP="002136BF">
      <w:pPr>
        <w:jc w:val="center"/>
      </w:pPr>
      <w:r w:rsidRPr="0002342B">
        <w:rPr>
          <w:noProof/>
          <w:lang w:eastAsia="zh-CN"/>
        </w:rPr>
        <mc:AlternateContent>
          <mc:Choice Requires="wps">
            <w:drawing>
              <wp:anchor distT="0" distB="0" distL="114300" distR="114300" simplePos="0" relativeHeight="251661312" behindDoc="0" locked="0" layoutInCell="1" allowOverlap="1" wp14:anchorId="690CA47C" wp14:editId="654B8A91">
                <wp:simplePos x="0" y="0"/>
                <wp:positionH relativeFrom="column">
                  <wp:posOffset>2180590</wp:posOffset>
                </wp:positionH>
                <wp:positionV relativeFrom="paragraph">
                  <wp:posOffset>3810</wp:posOffset>
                </wp:positionV>
                <wp:extent cx="723900" cy="505460"/>
                <wp:effectExtent l="0" t="0" r="0" b="8890"/>
                <wp:wrapNone/>
                <wp:docPr id="16" name="Can 15"/>
                <wp:cNvGraphicFramePr/>
                <a:graphic xmlns:a="http://schemas.openxmlformats.org/drawingml/2006/main">
                  <a:graphicData uri="http://schemas.microsoft.com/office/word/2010/wordprocessingShape">
                    <wps:wsp>
                      <wps:cNvSpPr/>
                      <wps:spPr>
                        <a:xfrm>
                          <a:off x="0" y="0"/>
                          <a:ext cx="723900" cy="505460"/>
                        </a:xfrm>
                        <a:prstGeom prst="can">
                          <a:avLst/>
                        </a:prstGeom>
                        <a:solidFill>
                          <a:schemeClr val="accent1"/>
                        </a:solidFill>
                        <a:ln>
                          <a:noFill/>
                        </a:ln>
                        <a:effectLst/>
                      </wps:spPr>
                      <wps:style>
                        <a:lnRef idx="1">
                          <a:schemeClr val="accent1"/>
                        </a:lnRef>
                        <a:fillRef idx="3">
                          <a:schemeClr val="accent1"/>
                        </a:fillRef>
                        <a:effectRef idx="2">
                          <a:schemeClr val="accent1"/>
                        </a:effectRef>
                        <a:fontRef idx="minor">
                          <a:schemeClr val="lt1"/>
                        </a:fontRef>
                      </wps:style>
                      <wps:txbx>
                        <w:txbxContent>
                          <w:p w14:paraId="3F428376" w14:textId="5AEC63EC" w:rsidR="00E576C0" w:rsidRPr="0002342B" w:rsidRDefault="00E576C0" w:rsidP="0002342B">
                            <w:pPr>
                              <w:pStyle w:val="NormalWeb"/>
                              <w:spacing w:before="0" w:beforeAutospacing="0" w:after="0" w:afterAutospacing="0"/>
                              <w:jc w:val="center"/>
                              <w:rPr>
                                <w:sz w:val="16"/>
                                <w:szCs w:val="16"/>
                              </w:rPr>
                            </w:pPr>
                            <w:r w:rsidRPr="0002342B">
                              <w:rPr>
                                <w:rFonts w:asciiTheme="minorHAnsi" w:hAnsi="Calibri" w:cstheme="minorBidi"/>
                                <w:bCs/>
                                <w:kern w:val="24"/>
                                <w:sz w:val="16"/>
                                <w:szCs w:val="16"/>
                              </w:rPr>
                              <w:t>Testing Log Database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690CA47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5" o:spid="_x0000_s1053" type="#_x0000_t22" style="position:absolute;left:0;text-align:left;margin-left:171.7pt;margin-top:.3pt;width:57pt;height:3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" fillcolor="#4f81bd [3204]" stroked="f">
                <v:textbox>
                  <w:txbxContent>
                    <w:p w14:paraId="3F428376" w14:textId="5AEC63EC" w:rsidR="00E576C0" w:rsidRPr="0002342B" w:rsidRDefault="00E576C0" w:rsidP="0002342B">
                      <w:pPr>
                        <w:pStyle w:val="NormalWeb"/>
                        <w:spacing w:before="0" w:beforeAutospacing="0" w:after="0" w:afterAutospacing="0"/>
                        <w:jc w:val="center"/>
                        <w:rPr>
                          <w:sz w:val="16"/>
                          <w:szCs w:val="16"/>
                        </w:rPr>
                      </w:pPr>
                      <w:r w:rsidRPr="0002342B">
                        <w:rPr>
                          <w:rFonts w:asciiTheme="minorHAnsi" w:hAnsi="Calibri" w:cstheme="minorBidi"/>
                          <w:bCs/>
                          <w:kern w:val="24"/>
                          <w:sz w:val="16"/>
                          <w:szCs w:val="16"/>
                        </w:rPr>
                        <w:t>Testing Log Database</w:t>
                      </w:r>
                    </w:p>
                  </w:txbxContent>
                </v:textbox>
              </v:shape>
            </w:pict>
          </mc:Fallback>
        </mc:AlternateContent>
      </w:r>
    </w:p>
    <w:p w14:paraId="55BB7648" w14:textId="5EA8977B" w:rsidR="00637A09" w:rsidRDefault="007A607C" w:rsidP="002136BF">
      <w:pPr>
        <w:jc w:val="center"/>
      </w:pPr>
      <w:r>
        <w:rPr>
          <w:noProof/>
          <w:lang w:eastAsia="zh-CN"/>
        </w:rPr>
        <mc:AlternateContent>
          <mc:Choice Requires="wps">
            <w:drawing>
              <wp:anchor distT="0" distB="0" distL="114300" distR="114300" simplePos="0" relativeHeight="251663360" behindDoc="0" locked="0" layoutInCell="1" allowOverlap="1" wp14:anchorId="3172C5B2" wp14:editId="08429A66">
                <wp:simplePos x="0" y="0"/>
                <wp:positionH relativeFrom="column">
                  <wp:posOffset>1616075</wp:posOffset>
                </wp:positionH>
                <wp:positionV relativeFrom="paragraph">
                  <wp:posOffset>239044</wp:posOffset>
                </wp:positionV>
                <wp:extent cx="397856" cy="235528"/>
                <wp:effectExtent l="0" t="38100" r="59690" b="31750"/>
                <wp:wrapNone/>
                <wp:docPr id="104" name="Straight Arrow Connector 104"/>
                <wp:cNvGraphicFramePr/>
                <a:graphic xmlns:a="http://schemas.openxmlformats.org/drawingml/2006/main">
                  <a:graphicData uri="http://schemas.microsoft.com/office/word/2010/wordprocessingShape">
                    <wps:wsp>
                      <wps:cNvCnPr/>
                      <wps:spPr>
                        <a:xfrm flipV="1">
                          <a:off x="0" y="0"/>
                          <a:ext cx="397856" cy="235528"/>
                        </a:xfrm>
                        <a:prstGeom prst="straightConnector1">
                          <a:avLst/>
                        </a:prstGeom>
                        <a:ln>
                          <a:solidFill>
                            <a:schemeClr val="tx2"/>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6A98CF" id="Straight Arrow Connector 104" o:spid="_x0000_s1026" type="#_x0000_t32" style="position:absolute;left:0;text-align:left;margin-left:127.25pt;margin-top:18.8pt;width:31.35pt;height:18.5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" strokecolor="#1f497d [3215]" strokeweight="2pt">
                <v:stroke endarrow="block"/>
              </v:shape>
            </w:pict>
          </mc:Fallback>
        </mc:AlternateContent>
      </w:r>
    </w:p>
    <w:p w14:paraId="13B583B9" w14:textId="2284E096" w:rsidR="00637A09" w:rsidRDefault="00637A09" w:rsidP="002136BF">
      <w:pPr>
        <w:jc w:val="center"/>
      </w:pPr>
    </w:p>
    <w:p w14:paraId="358B0256" w14:textId="77777777" w:rsidR="00637A09" w:rsidRDefault="00637A09" w:rsidP="002136BF">
      <w:pPr>
        <w:jc w:val="center"/>
      </w:pPr>
    </w:p>
    <w:p w14:paraId="702A4D3C" w14:textId="38709423" w:rsidR="00637A09" w:rsidRDefault="00637A09" w:rsidP="002136BF">
      <w:pPr>
        <w:jc w:val="center"/>
      </w:pPr>
    </w:p>
    <w:p w14:paraId="5077D4D7" w14:textId="77777777" w:rsidR="00637A09" w:rsidRDefault="00637A09" w:rsidP="002136BF">
      <w:pPr>
        <w:jc w:val="center"/>
      </w:pPr>
    </w:p>
    <w:p w14:paraId="34C8B0B6" w14:textId="77777777" w:rsidR="00C528BB" w:rsidRDefault="00BD16FC" w:rsidP="002136BF">
      <w:pPr>
        <w:pStyle w:val="Caption"/>
        <w:ind w:left="0" w:firstLine="720"/>
        <w:jc w:val="center"/>
        <w:rPr>
          <w:rFonts w:ascii="Intel Clear" w:hAnsi="Intel Clear" w:cs="Intel Clear"/>
        </w:rPr>
      </w:pPr>
      <w:bookmarkStart w:id="44" w:name="_Toc5115898"/>
      <w:bookmarkStart w:id="45" w:name="_Toc16518003"/>
      <w:commentRangeStart w:id="46"/>
      <w:commentRangeEnd w:id="46"/>
      <w:r>
        <w:rPr>
          <w:rStyle w:val="CommentReference"/>
          <w:b w:val="0"/>
        </w:rPr>
        <w:commentReference w:id="46"/>
      </w:r>
    </w:p>
    <w:p w14:paraId="0F30FBB0" w14:textId="022FF095" w:rsidR="00B70188" w:rsidRPr="00945CBC" w:rsidRDefault="00B70188" w:rsidP="002136BF">
      <w:pPr>
        <w:pStyle w:val="Caption"/>
        <w:ind w:left="0" w:firstLine="720"/>
        <w:jc w:val="center"/>
        <w:rPr>
          <w:rFonts w:ascii="Intel Clear" w:hAnsi="Intel Clear" w:cs="Intel Clear"/>
          <w:sz w:val="21"/>
          <w:szCs w:val="21"/>
        </w:rPr>
      </w:pPr>
      <w:r w:rsidRPr="008F5F21">
        <w:rPr>
          <w:rFonts w:ascii="Intel Clear" w:hAnsi="Intel Clear" w:cs="Intel Clear"/>
        </w:rPr>
        <w:t xml:space="preserve">Figure </w:t>
      </w:r>
      <w:r w:rsidR="00626DD1">
        <w:rPr>
          <w:rFonts w:ascii="Intel Clear" w:hAnsi="Intel Clear" w:cs="Intel Clear"/>
        </w:rPr>
        <w:fldChar w:fldCharType="begin"/>
      </w:r>
      <w:r w:rsidR="00626DD1">
        <w:rPr>
          <w:rFonts w:ascii="Intel Clear" w:hAnsi="Intel Clear" w:cs="Intel Clear"/>
        </w:rPr>
        <w:instrText xml:space="preserve"> STYLEREF 1 \s </w:instrText>
      </w:r>
      <w:r w:rsidR="00626DD1">
        <w:rPr>
          <w:rFonts w:ascii="Intel Clear" w:hAnsi="Intel Clear" w:cs="Intel Clear"/>
        </w:rPr>
        <w:fldChar w:fldCharType="separate"/>
      </w:r>
      <w:r w:rsidR="00626DD1">
        <w:rPr>
          <w:rFonts w:ascii="Intel Clear" w:hAnsi="Intel Clear" w:cs="Intel Clear"/>
          <w:noProof/>
        </w:rPr>
        <w:t>3</w:t>
      </w:r>
      <w:r w:rsidR="00626DD1">
        <w:rPr>
          <w:rFonts w:ascii="Intel Clear" w:hAnsi="Intel Clear" w:cs="Intel Clear"/>
        </w:rPr>
        <w:fldChar w:fldCharType="end"/>
      </w:r>
      <w:r w:rsidR="00626DD1">
        <w:rPr>
          <w:rFonts w:ascii="Intel Clear" w:hAnsi="Intel Clear" w:cs="Intel Clear"/>
        </w:rPr>
        <w:noBreakHyphen/>
      </w:r>
      <w:r w:rsidR="00626DD1">
        <w:rPr>
          <w:rFonts w:ascii="Intel Clear" w:hAnsi="Intel Clear" w:cs="Intel Clear"/>
        </w:rPr>
        <w:fldChar w:fldCharType="begin"/>
      </w:r>
      <w:r w:rsidR="00626DD1">
        <w:rPr>
          <w:rFonts w:ascii="Intel Clear" w:hAnsi="Intel Clear" w:cs="Intel Clear"/>
        </w:rPr>
        <w:instrText xml:space="preserve"> SEQ Figure \* ARABIC \s 1 </w:instrText>
      </w:r>
      <w:r w:rsidR="00626DD1">
        <w:rPr>
          <w:rFonts w:ascii="Intel Clear" w:hAnsi="Intel Clear" w:cs="Intel Clear"/>
        </w:rPr>
        <w:fldChar w:fldCharType="separate"/>
      </w:r>
      <w:r w:rsidR="00626DD1">
        <w:rPr>
          <w:rFonts w:ascii="Intel Clear" w:hAnsi="Intel Clear" w:cs="Intel Clear"/>
          <w:noProof/>
        </w:rPr>
        <w:t>1</w:t>
      </w:r>
      <w:r w:rsidR="00626DD1">
        <w:rPr>
          <w:rFonts w:ascii="Intel Clear" w:hAnsi="Intel Clear" w:cs="Intel Clear"/>
        </w:rPr>
        <w:fldChar w:fldCharType="end"/>
      </w:r>
      <w:r w:rsidRPr="008F5F21">
        <w:rPr>
          <w:rFonts w:ascii="Intel Clear" w:hAnsi="Intel Clear" w:cs="Intel Clear"/>
        </w:rPr>
        <w:t xml:space="preserve"> </w:t>
      </w:r>
      <w:r>
        <w:rPr>
          <w:rFonts w:ascii="Intel Clear" w:hAnsi="Intel Clear" w:cs="Intel Clear"/>
        </w:rPr>
        <w:t>Test Automation Infrastructure</w:t>
      </w:r>
      <w:bookmarkEnd w:id="44"/>
      <w:bookmarkEnd w:id="45"/>
    </w:p>
    <w:p w14:paraId="68DF473E" w14:textId="54282F9F" w:rsidR="0022209F" w:rsidRPr="0022209F" w:rsidRDefault="0022209F" w:rsidP="0022209F">
      <w:pPr>
        <w:jc w:val="both"/>
        <w:rPr>
          <w:rFonts w:asciiTheme="minorHAnsi" w:hAnsiTheme="minorHAnsi"/>
        </w:rPr>
      </w:pPr>
      <w:r w:rsidRPr="0022209F">
        <w:rPr>
          <w:rFonts w:asciiTheme="minorHAnsi" w:hAnsiTheme="minorHAnsi"/>
          <w:b/>
          <w:bCs/>
        </w:rPr>
        <w:t xml:space="preserve">Test Utilities </w:t>
      </w:r>
      <w:r w:rsidRPr="0022209F">
        <w:rPr>
          <w:rFonts w:asciiTheme="minorHAnsi" w:hAnsiTheme="minorHAnsi"/>
        </w:rPr>
        <w:t>– Modular utility functions for building tests</w:t>
      </w:r>
      <w:r>
        <w:rPr>
          <w:rFonts w:asciiTheme="minorHAnsi" w:hAnsiTheme="minorHAnsi"/>
        </w:rPr>
        <w:t xml:space="preserve">. These are the building blocks of the tests primarily implementing the stimulus and </w:t>
      </w:r>
      <w:r w:rsidR="00DA2D76">
        <w:rPr>
          <w:rFonts w:asciiTheme="minorHAnsi" w:hAnsiTheme="minorHAnsi"/>
        </w:rPr>
        <w:t>self-checking</w:t>
      </w:r>
      <w:r>
        <w:rPr>
          <w:rFonts w:asciiTheme="minorHAnsi" w:hAnsiTheme="minorHAnsi"/>
        </w:rPr>
        <w:t xml:space="preserve"> part of the tests. It also implements the pre-setup procedures needed for the tests.</w:t>
      </w:r>
    </w:p>
    <w:p w14:paraId="58BD0A56" w14:textId="0FFB2D11" w:rsidR="0022209F" w:rsidRPr="0022209F" w:rsidRDefault="0022209F" w:rsidP="0022209F">
      <w:pPr>
        <w:jc w:val="both"/>
        <w:rPr>
          <w:rFonts w:asciiTheme="minorHAnsi" w:hAnsiTheme="minorHAnsi"/>
        </w:rPr>
      </w:pPr>
      <w:r w:rsidRPr="0022209F">
        <w:rPr>
          <w:rFonts w:asciiTheme="minorHAnsi" w:hAnsiTheme="minorHAnsi"/>
          <w:b/>
          <w:bCs/>
        </w:rPr>
        <w:t xml:space="preserve">Tool Libraries </w:t>
      </w:r>
      <w:r w:rsidRPr="0022209F">
        <w:rPr>
          <w:rFonts w:asciiTheme="minorHAnsi" w:hAnsiTheme="minorHAnsi"/>
        </w:rPr>
        <w:t>– Abstracted functions for using tools</w:t>
      </w:r>
      <w:r>
        <w:rPr>
          <w:rFonts w:asciiTheme="minorHAnsi" w:hAnsiTheme="minorHAnsi"/>
        </w:rPr>
        <w:t>. These libraries acts as interface between test utilities and tools. Interface to these tools are well structured</w:t>
      </w:r>
    </w:p>
    <w:p w14:paraId="674265E6" w14:textId="1CCFA704" w:rsidR="0022209F" w:rsidRPr="0022209F" w:rsidRDefault="0022209F" w:rsidP="0022209F">
      <w:pPr>
        <w:jc w:val="both"/>
        <w:rPr>
          <w:rFonts w:asciiTheme="minorHAnsi" w:hAnsiTheme="minorHAnsi"/>
        </w:rPr>
      </w:pPr>
      <w:r w:rsidRPr="0022209F">
        <w:rPr>
          <w:rFonts w:asciiTheme="minorHAnsi" w:hAnsiTheme="minorHAnsi"/>
          <w:b/>
          <w:bCs/>
        </w:rPr>
        <w:lastRenderedPageBreak/>
        <w:t>Tests</w:t>
      </w:r>
      <w:r w:rsidRPr="0022209F">
        <w:rPr>
          <w:rFonts w:asciiTheme="minorHAnsi" w:hAnsiTheme="minorHAnsi"/>
        </w:rPr>
        <w:t xml:space="preserve"> – Fully automated </w:t>
      </w:r>
      <w:r w:rsidR="00DA2D76" w:rsidRPr="0022209F">
        <w:rPr>
          <w:rFonts w:asciiTheme="minorHAnsi" w:hAnsiTheme="minorHAnsi"/>
        </w:rPr>
        <w:t>self-checking</w:t>
      </w:r>
      <w:r w:rsidRPr="0022209F">
        <w:rPr>
          <w:rFonts w:asciiTheme="minorHAnsi" w:hAnsiTheme="minorHAnsi"/>
        </w:rPr>
        <w:t xml:space="preserve"> </w:t>
      </w:r>
      <w:r w:rsidR="006C4062">
        <w:rPr>
          <w:rFonts w:asciiTheme="minorHAnsi" w:hAnsiTheme="minorHAnsi"/>
        </w:rPr>
        <w:t xml:space="preserve">executable </w:t>
      </w:r>
      <w:r w:rsidRPr="0022209F">
        <w:rPr>
          <w:rFonts w:asciiTheme="minorHAnsi" w:hAnsiTheme="minorHAnsi"/>
        </w:rPr>
        <w:t>test scripts</w:t>
      </w:r>
      <w:r w:rsidR="006C4062">
        <w:rPr>
          <w:rFonts w:asciiTheme="minorHAnsi" w:hAnsiTheme="minorHAnsi"/>
        </w:rPr>
        <w:t xml:space="preserve"> (1:1 </w:t>
      </w:r>
      <w:r w:rsidR="00DA2D76">
        <w:rPr>
          <w:rFonts w:asciiTheme="minorHAnsi" w:hAnsiTheme="minorHAnsi"/>
        </w:rPr>
        <w:t>relation</w:t>
      </w:r>
      <w:r w:rsidR="006C4062">
        <w:rPr>
          <w:rFonts w:asciiTheme="minorHAnsi" w:hAnsiTheme="minorHAnsi"/>
        </w:rPr>
        <w:t xml:space="preserve"> to the each test in the plan)</w:t>
      </w:r>
    </w:p>
    <w:p w14:paraId="794C0E87" w14:textId="6C31F3E7" w:rsidR="00750BFA" w:rsidRPr="0022209F" w:rsidRDefault="00DA2D76" w:rsidP="006C4062">
      <w:pPr>
        <w:jc w:val="both"/>
        <w:rPr>
          <w:rFonts w:asciiTheme="minorHAnsi" w:hAnsiTheme="minorHAnsi"/>
        </w:rPr>
      </w:pPr>
      <w:r w:rsidRPr="0022209F">
        <w:rPr>
          <w:rFonts w:asciiTheme="minorHAnsi" w:hAnsiTheme="minorHAnsi"/>
          <w:b/>
          <w:bCs/>
        </w:rPr>
        <w:t xml:space="preserve">Test </w:t>
      </w:r>
      <w:r w:rsidR="00CE34B9">
        <w:rPr>
          <w:rFonts w:asciiTheme="minorHAnsi" w:hAnsiTheme="minorHAnsi"/>
          <w:b/>
          <w:bCs/>
        </w:rPr>
        <w:t>L</w:t>
      </w:r>
      <w:r w:rsidRPr="0022209F">
        <w:rPr>
          <w:rFonts w:asciiTheme="minorHAnsi" w:hAnsiTheme="minorHAnsi"/>
          <w:b/>
          <w:bCs/>
        </w:rPr>
        <w:t>ists</w:t>
      </w:r>
      <w:r w:rsidR="0022209F" w:rsidRPr="0022209F">
        <w:rPr>
          <w:rFonts w:asciiTheme="minorHAnsi" w:hAnsiTheme="minorHAnsi"/>
          <w:b/>
          <w:bCs/>
        </w:rPr>
        <w:t xml:space="preserve"> </w:t>
      </w:r>
      <w:r w:rsidR="0022209F" w:rsidRPr="0022209F">
        <w:rPr>
          <w:rFonts w:asciiTheme="minorHAnsi" w:hAnsiTheme="minorHAnsi"/>
        </w:rPr>
        <w:t>– List of tests mea</w:t>
      </w:r>
      <w:r w:rsidR="00A373AD">
        <w:rPr>
          <w:rFonts w:asciiTheme="minorHAnsi" w:hAnsiTheme="minorHAnsi"/>
        </w:rPr>
        <w:t>nt for specific purposes (Ex: continuous integration</w:t>
      </w:r>
      <w:r w:rsidR="001A7ECD">
        <w:rPr>
          <w:rFonts w:asciiTheme="minorHAnsi" w:hAnsiTheme="minorHAnsi"/>
        </w:rPr>
        <w:t xml:space="preserve">, basic </w:t>
      </w:r>
      <w:proofErr w:type="spellStart"/>
      <w:r w:rsidR="001A7ECD">
        <w:rPr>
          <w:rFonts w:asciiTheme="minorHAnsi" w:hAnsiTheme="minorHAnsi"/>
        </w:rPr>
        <w:t>acceptace</w:t>
      </w:r>
      <w:proofErr w:type="spellEnd"/>
      <w:r w:rsidR="001A7ECD">
        <w:rPr>
          <w:rFonts w:asciiTheme="minorHAnsi" w:hAnsiTheme="minorHAnsi"/>
        </w:rPr>
        <w:t xml:space="preserve"> test, r</w:t>
      </w:r>
      <w:r w:rsidR="0022209F" w:rsidRPr="0022209F">
        <w:rPr>
          <w:rFonts w:asciiTheme="minorHAnsi" w:hAnsiTheme="minorHAnsi"/>
        </w:rPr>
        <w:t>elease</w:t>
      </w:r>
      <w:r w:rsidR="001A7ECD">
        <w:rPr>
          <w:rFonts w:asciiTheme="minorHAnsi" w:hAnsiTheme="minorHAnsi"/>
        </w:rPr>
        <w:t xml:space="preserve"> testing</w:t>
      </w:r>
      <w:r w:rsidR="0022209F" w:rsidRPr="0022209F">
        <w:rPr>
          <w:rFonts w:asciiTheme="minorHAnsi" w:hAnsiTheme="minorHAnsi"/>
        </w:rPr>
        <w:t>, etc.)</w:t>
      </w:r>
      <w:r w:rsidR="006C4062">
        <w:rPr>
          <w:rFonts w:asciiTheme="minorHAnsi" w:hAnsiTheme="minorHAnsi"/>
        </w:rPr>
        <w:t xml:space="preserve">. These are used for standalone regression at platform level. Test plans for lab wide automation are maintained by the test automation framework. </w:t>
      </w:r>
    </w:p>
    <w:p w14:paraId="75D65969" w14:textId="41A83615" w:rsidR="0022209F" w:rsidRDefault="001F7CDB" w:rsidP="0022209F">
      <w:pPr>
        <w:jc w:val="both"/>
        <w:rPr>
          <w:rFonts w:asciiTheme="minorHAnsi" w:hAnsiTheme="minorHAnsi"/>
        </w:rPr>
      </w:pPr>
      <w:r>
        <w:rPr>
          <w:rFonts w:asciiTheme="minorHAnsi" w:hAnsiTheme="minorHAnsi"/>
          <w:b/>
          <w:bCs/>
        </w:rPr>
        <w:t xml:space="preserve">Miscellaneous </w:t>
      </w:r>
      <w:r w:rsidR="0022209F" w:rsidRPr="0022209F">
        <w:rPr>
          <w:rFonts w:asciiTheme="minorHAnsi" w:hAnsiTheme="minorHAnsi"/>
          <w:b/>
          <w:bCs/>
        </w:rPr>
        <w:t>Scripts</w:t>
      </w:r>
      <w:r w:rsidR="0022209F" w:rsidRPr="0022209F">
        <w:rPr>
          <w:rFonts w:asciiTheme="minorHAnsi" w:hAnsiTheme="minorHAnsi"/>
        </w:rPr>
        <w:t xml:space="preserve"> – Miscellaneous scripts for achieving efficient user experience</w:t>
      </w:r>
      <w:r w:rsidR="006C4062">
        <w:rPr>
          <w:rFonts w:asciiTheme="minorHAnsi" w:hAnsiTheme="minorHAnsi"/>
        </w:rPr>
        <w:t>. Also includes miscellaneous s</w:t>
      </w:r>
      <w:r w:rsidR="006C4062" w:rsidRPr="0022209F">
        <w:rPr>
          <w:rFonts w:asciiTheme="minorHAnsi" w:hAnsiTheme="minorHAnsi"/>
        </w:rPr>
        <w:t>cript</w:t>
      </w:r>
      <w:r w:rsidR="006C4062">
        <w:rPr>
          <w:rFonts w:asciiTheme="minorHAnsi" w:hAnsiTheme="minorHAnsi"/>
        </w:rPr>
        <w:t>s</w:t>
      </w:r>
      <w:r w:rsidR="006C4062" w:rsidRPr="0022209F">
        <w:rPr>
          <w:rFonts w:asciiTheme="minorHAnsi" w:hAnsiTheme="minorHAnsi"/>
        </w:rPr>
        <w:t xml:space="preserve"> to run tests standalone (platform level automation)</w:t>
      </w:r>
      <w:r w:rsidR="00557846">
        <w:rPr>
          <w:rFonts w:asciiTheme="minorHAnsi" w:hAnsiTheme="minorHAnsi"/>
        </w:rPr>
        <w:t xml:space="preserve"> and pars</w:t>
      </w:r>
      <w:r w:rsidR="002D2F69">
        <w:rPr>
          <w:rFonts w:asciiTheme="minorHAnsi" w:hAnsiTheme="minorHAnsi"/>
        </w:rPr>
        <w:t>e</w:t>
      </w:r>
      <w:r w:rsidR="00557846">
        <w:rPr>
          <w:rFonts w:asciiTheme="minorHAnsi" w:hAnsiTheme="minorHAnsi"/>
        </w:rPr>
        <w:t xml:space="preserve"> test results</w:t>
      </w:r>
      <w:r w:rsidR="002D2F69">
        <w:rPr>
          <w:rFonts w:asciiTheme="minorHAnsi" w:hAnsiTheme="minorHAnsi"/>
        </w:rPr>
        <w:t xml:space="preserve"> to extract human-readable data</w:t>
      </w:r>
      <w:r w:rsidR="00557846">
        <w:rPr>
          <w:rFonts w:asciiTheme="minorHAnsi" w:hAnsiTheme="minorHAnsi"/>
        </w:rPr>
        <w:t>.</w:t>
      </w:r>
      <w:r w:rsidR="002D2F69">
        <w:rPr>
          <w:rFonts w:asciiTheme="minorHAnsi" w:hAnsiTheme="minorHAnsi"/>
        </w:rPr>
        <w:t xml:space="preserve"> Scripts designed for debug use only also fall into this category.</w:t>
      </w:r>
    </w:p>
    <w:p w14:paraId="3B310176" w14:textId="6C81B140" w:rsidR="0033116E" w:rsidRDefault="0033116E" w:rsidP="0022209F">
      <w:pPr>
        <w:jc w:val="both"/>
        <w:rPr>
          <w:rFonts w:asciiTheme="minorHAnsi" w:hAnsiTheme="minorHAnsi"/>
        </w:rPr>
      </w:pPr>
      <w:r>
        <w:rPr>
          <w:rFonts w:asciiTheme="minorHAnsi" w:hAnsiTheme="minorHAnsi"/>
          <w:b/>
          <w:bCs/>
        </w:rPr>
        <w:t xml:space="preserve">Tools </w:t>
      </w:r>
      <w:r>
        <w:rPr>
          <w:rFonts w:asciiTheme="minorHAnsi" w:hAnsiTheme="minorHAnsi"/>
        </w:rPr>
        <w:t>– Packaged tools or software packages that are used for specific test purposes. The</w:t>
      </w:r>
      <w:r w:rsidR="00CE34B9">
        <w:rPr>
          <w:rFonts w:asciiTheme="minorHAnsi" w:hAnsiTheme="minorHAnsi"/>
        </w:rPr>
        <w:t>y</w:t>
      </w:r>
      <w:r>
        <w:rPr>
          <w:rFonts w:asciiTheme="minorHAnsi" w:hAnsiTheme="minorHAnsi"/>
        </w:rPr>
        <w:t xml:space="preserve"> are generally installed on SUT at run time by the tests if such tool needs to be used by that test.</w:t>
      </w:r>
      <w:r w:rsidR="001A0F6E">
        <w:rPr>
          <w:rFonts w:asciiTheme="minorHAnsi" w:hAnsiTheme="minorHAnsi"/>
        </w:rPr>
        <w:t xml:space="preserve"> Tools that are used </w:t>
      </w:r>
      <w:r w:rsidR="00CA4D37">
        <w:rPr>
          <w:rFonts w:asciiTheme="minorHAnsi" w:hAnsiTheme="minorHAnsi"/>
        </w:rPr>
        <w:t>by the host</w:t>
      </w:r>
      <w:r w:rsidR="001A0F6E">
        <w:rPr>
          <w:rFonts w:asciiTheme="minorHAnsi" w:hAnsiTheme="minorHAnsi"/>
        </w:rPr>
        <w:t>s can also be kept here to avoid any complex dependencies.</w:t>
      </w:r>
    </w:p>
    <w:p w14:paraId="1C2A2C1A" w14:textId="084AB45D" w:rsidR="00404ABF" w:rsidRDefault="00BE0E0A" w:rsidP="003E0B9D">
      <w:pPr>
        <w:jc w:val="both"/>
        <w:rPr>
          <w:ins w:id="47" w:author="Onken, Brice" w:date="2019-08-13T10:06:00Z"/>
          <w:rFonts w:asciiTheme="minorHAnsi" w:hAnsiTheme="minorHAnsi"/>
        </w:rPr>
      </w:pPr>
      <w:r>
        <w:rPr>
          <w:rFonts w:asciiTheme="minorHAnsi" w:hAnsiTheme="minorHAnsi"/>
          <w:b/>
          <w:bCs/>
        </w:rPr>
        <w:t xml:space="preserve">Continuous Integration </w:t>
      </w:r>
      <w:r>
        <w:rPr>
          <w:rFonts w:asciiTheme="minorHAnsi" w:hAnsiTheme="minorHAnsi"/>
        </w:rPr>
        <w:t xml:space="preserve">– </w:t>
      </w:r>
      <w:r w:rsidR="007E7B70">
        <w:rPr>
          <w:rFonts w:asciiTheme="minorHAnsi" w:hAnsiTheme="minorHAnsi"/>
        </w:rPr>
        <w:t xml:space="preserve">A tool that automatically runs a subset of test content based on various triggers (see section 5). This enables early detection of issues as new code is checked in. The </w:t>
      </w:r>
      <w:proofErr w:type="spellStart"/>
      <w:r w:rsidR="001A7ECD">
        <w:rPr>
          <w:rFonts w:asciiTheme="minorHAnsi" w:hAnsiTheme="minorHAnsi"/>
        </w:rPr>
        <w:t>continuos</w:t>
      </w:r>
      <w:proofErr w:type="spellEnd"/>
      <w:r w:rsidR="001A7ECD">
        <w:rPr>
          <w:rFonts w:asciiTheme="minorHAnsi" w:hAnsiTheme="minorHAnsi"/>
        </w:rPr>
        <w:t xml:space="preserve"> integration</w:t>
      </w:r>
      <w:r w:rsidR="007E7B70">
        <w:rPr>
          <w:rFonts w:asciiTheme="minorHAnsi" w:hAnsiTheme="minorHAnsi"/>
        </w:rPr>
        <w:t xml:space="preserve"> tool also interfaces with code review tools to provide feedback on pull requests.</w:t>
      </w:r>
    </w:p>
    <w:p w14:paraId="21BF1B9D" w14:textId="566AC2DC" w:rsidR="006E4D35" w:rsidRDefault="006E4D35" w:rsidP="003E0B9D">
      <w:pPr>
        <w:jc w:val="both"/>
        <w:rPr>
          <w:ins w:id="48" w:author="Onken, Brice" w:date="2019-08-13T10:06:00Z"/>
          <w:rFonts w:asciiTheme="minorHAnsi" w:hAnsiTheme="minorHAnsi"/>
          <w:bCs/>
        </w:rPr>
      </w:pPr>
      <w:ins w:id="49" w:author="Onken, Brice" w:date="2019-08-13T10:06:00Z">
        <w:r>
          <w:rPr>
            <w:rFonts w:asciiTheme="minorHAnsi" w:hAnsiTheme="minorHAnsi"/>
            <w:bCs/>
          </w:rPr>
          <w:t xml:space="preserve">See the below figure for an example of how the host and </w:t>
        </w:r>
      </w:ins>
      <w:r w:rsidR="009855FF">
        <w:rPr>
          <w:rFonts w:asciiTheme="minorHAnsi" w:hAnsiTheme="minorHAnsi"/>
          <w:bCs/>
        </w:rPr>
        <w:t xml:space="preserve">CRB/Commercial </w:t>
      </w:r>
      <w:ins w:id="50" w:author="Onken, Brice" w:date="2019-08-13T10:06:00Z">
        <w:r>
          <w:rPr>
            <w:rFonts w:asciiTheme="minorHAnsi" w:hAnsiTheme="minorHAnsi"/>
            <w:bCs/>
          </w:rPr>
          <w:t>SUT may be configured:</w:t>
        </w:r>
      </w:ins>
    </w:p>
    <w:p w14:paraId="506F6E31" w14:textId="6340E0CC" w:rsidR="006E4D35" w:rsidRDefault="007D44F7" w:rsidP="003E0B9D">
      <w:pPr>
        <w:jc w:val="both"/>
        <w:rPr>
          <w:ins w:id="51" w:author="Onken, Brice" w:date="2019-08-13T10:07:00Z"/>
        </w:rPr>
      </w:pPr>
      <w:r w:rsidRPr="00ED0ACD">
        <w:rPr>
          <w:noProof/>
          <w:sz w:val="16"/>
          <w:szCs w:val="16"/>
          <w:lang w:eastAsia="zh-CN"/>
        </w:rPr>
        <mc:AlternateContent>
          <mc:Choice Requires="wpg">
            <w:drawing>
              <wp:anchor distT="0" distB="0" distL="114300" distR="114300" simplePos="0" relativeHeight="251665408" behindDoc="0" locked="0" layoutInCell="1" allowOverlap="1" wp14:anchorId="126EA5AE" wp14:editId="2F2E5510">
                <wp:simplePos x="0" y="0"/>
                <wp:positionH relativeFrom="page">
                  <wp:posOffset>4315691</wp:posOffset>
                </wp:positionH>
                <wp:positionV relativeFrom="paragraph">
                  <wp:posOffset>468572</wp:posOffset>
                </wp:positionV>
                <wp:extent cx="3138170" cy="2221230"/>
                <wp:effectExtent l="0" t="0" r="5080" b="7620"/>
                <wp:wrapNone/>
                <wp:docPr id="23" name="Group 6"/>
                <wp:cNvGraphicFramePr/>
                <a:graphic xmlns:a="http://schemas.openxmlformats.org/drawingml/2006/main">
                  <a:graphicData uri="http://schemas.microsoft.com/office/word/2010/wordprocessingGroup">
                    <wpg:wgp>
                      <wpg:cNvGrpSpPr/>
                      <wpg:grpSpPr>
                        <a:xfrm>
                          <a:off x="0" y="0"/>
                          <a:ext cx="3138170" cy="2221230"/>
                          <a:chOff x="470799" y="125279"/>
                          <a:chExt cx="5342559" cy="4716447"/>
                        </a:xfrm>
                      </wpg:grpSpPr>
                      <wps:wsp>
                        <wps:cNvPr id="24" name="TextBox 27"/>
                        <wps:cNvSpPr txBox="1"/>
                        <wps:spPr>
                          <a:xfrm>
                            <a:off x="470799" y="2611543"/>
                            <a:ext cx="1338239" cy="1029192"/>
                          </a:xfrm>
                          <a:prstGeom prst="rect">
                            <a:avLst/>
                          </a:prstGeom>
                          <a:noFill/>
                        </wps:spPr>
                        <wps:txbx>
                          <w:txbxContent>
                            <w:p w14:paraId="0732C3A2" w14:textId="5BA1D591" w:rsidR="00E576C0" w:rsidRPr="003F37E7" w:rsidRDefault="00E576C0" w:rsidP="006B1E15">
                              <w:pPr>
                                <w:pStyle w:val="NormalWeb"/>
                                <w:spacing w:before="0" w:beforeAutospacing="0" w:after="0" w:afterAutospacing="0"/>
                                <w:jc w:val="center"/>
                                <w:rPr>
                                  <w:sz w:val="15"/>
                                  <w:szCs w:val="15"/>
                                </w:rPr>
                              </w:pPr>
                              <w:r>
                                <w:rPr>
                                  <w:rFonts w:asciiTheme="minorHAnsi" w:hAnsi="Calibri" w:cstheme="minorBidi"/>
                                  <w:color w:val="003C71"/>
                                  <w:kern w:val="24"/>
                                  <w:sz w:val="15"/>
                                  <w:szCs w:val="15"/>
                                </w:rPr>
                                <w:t xml:space="preserve">Closed Chassis Commercial </w:t>
                              </w:r>
                              <w:r w:rsidRPr="003F37E7">
                                <w:rPr>
                                  <w:rFonts w:asciiTheme="minorHAnsi" w:hAnsi="Calibri" w:cstheme="minorBidi"/>
                                  <w:color w:val="003C71"/>
                                  <w:kern w:val="24"/>
                                  <w:sz w:val="15"/>
                                  <w:szCs w:val="15"/>
                                </w:rPr>
                                <w:t xml:space="preserve">Test System </w:t>
                              </w:r>
                              <w:r>
                                <w:rPr>
                                  <w:rFonts w:asciiTheme="minorHAnsi" w:hAnsi="Calibri" w:cstheme="minorBidi"/>
                                  <w:color w:val="003C71"/>
                                  <w:kern w:val="24"/>
                                  <w:sz w:val="15"/>
                                  <w:szCs w:val="15"/>
                                </w:rPr>
                                <w:t>(</w:t>
                              </w:r>
                              <w:r w:rsidRPr="003F37E7">
                                <w:rPr>
                                  <w:rFonts w:asciiTheme="minorHAnsi" w:hAnsi="Calibri" w:cstheme="minorBidi"/>
                                  <w:color w:val="003C71"/>
                                  <w:kern w:val="24"/>
                                  <w:sz w:val="15"/>
                                  <w:szCs w:val="15"/>
                                </w:rPr>
                                <w:t xml:space="preserve">with integrated </w:t>
                              </w:r>
                              <w:r w:rsidRPr="003F37E7">
                                <w:rPr>
                                  <w:rFonts w:asciiTheme="minorHAnsi" w:hAnsi="Calibri" w:cstheme="minorBidi"/>
                                  <w:b/>
                                  <w:bCs/>
                                  <w:color w:val="003C71"/>
                                  <w:kern w:val="24"/>
                                  <w:sz w:val="15"/>
                                  <w:szCs w:val="15"/>
                                </w:rPr>
                                <w:t>BMC</w:t>
                              </w:r>
                              <w:r w:rsidRPr="007D44F7">
                                <w:rPr>
                                  <w:rFonts w:asciiTheme="minorHAnsi" w:hAnsi="Calibri" w:cstheme="minorBidi"/>
                                  <w:bCs/>
                                  <w:color w:val="003C71"/>
                                  <w:kern w:val="24"/>
                                  <w:sz w:val="15"/>
                                  <w:szCs w:val="15"/>
                                </w:rPr>
                                <w:t>)</w:t>
                              </w:r>
                              <w:r w:rsidRPr="007D44F7">
                                <w:rPr>
                                  <w:rFonts w:asciiTheme="minorHAnsi" w:hAnsi="Calibri" w:cstheme="minorBidi"/>
                                  <w:color w:val="003C71"/>
                                  <w:kern w:val="24"/>
                                  <w:sz w:val="15"/>
                                  <w:szCs w:val="15"/>
                                </w:rPr>
                                <w:t xml:space="preserve"> </w:t>
                              </w:r>
                            </w:p>
                          </w:txbxContent>
                        </wps:txbx>
                        <wps:bodyPr vert="horz" wrap="square" lIns="0" tIns="0" rIns="0" bIns="0" rtlCol="0">
                          <a:noAutofit/>
                        </wps:bodyPr>
                      </wps:wsp>
                      <pic:pic xmlns:pic="http://schemas.openxmlformats.org/drawingml/2006/picture">
                        <pic:nvPicPr>
                          <pic:cNvPr id="25" name="Picture 25"/>
                          <pic:cNvPicPr>
                            <a:picLocks noChangeAspect="1"/>
                          </pic:cNvPicPr>
                        </pic:nvPicPr>
                        <pic:blipFill rotWithShape="1">
                          <a:blip r:embed="rId24"/>
                          <a:srcRect l="3579" t="16907" r="12520" b="29175"/>
                          <a:stretch/>
                        </pic:blipFill>
                        <pic:spPr>
                          <a:xfrm>
                            <a:off x="967514" y="125279"/>
                            <a:ext cx="4635062" cy="451946"/>
                          </a:xfrm>
                          <a:prstGeom prst="rect">
                            <a:avLst/>
                          </a:prstGeom>
                        </pic:spPr>
                      </pic:pic>
                      <pic:pic xmlns:pic="http://schemas.openxmlformats.org/drawingml/2006/picture">
                        <pic:nvPicPr>
                          <pic:cNvPr id="26" name="Picture 26" descr="Image result for A  PC"/>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891" r="7505"/>
                          <a:stretch/>
                        </pic:blipFill>
                        <pic:spPr bwMode="auto">
                          <a:xfrm>
                            <a:off x="967514" y="3665373"/>
                            <a:ext cx="1809664" cy="11763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27"/>
                          <pic:cNvPicPr>
                            <a:picLocks noChangeAspect="1"/>
                          </pic:cNvPicPr>
                        </pic:nvPicPr>
                        <pic:blipFill>
                          <a:blip r:embed="rId26"/>
                          <a:stretch>
                            <a:fillRect/>
                          </a:stretch>
                        </pic:blipFill>
                        <pic:spPr>
                          <a:xfrm>
                            <a:off x="3316001" y="1972981"/>
                            <a:ext cx="2497357" cy="1921044"/>
                          </a:xfrm>
                          <a:prstGeom prst="rect">
                            <a:avLst/>
                          </a:prstGeom>
                        </pic:spPr>
                      </pic:pic>
                      <wps:wsp>
                        <wps:cNvPr id="28" name="Freeform 28"/>
                        <wps:cNvSpPr/>
                        <wps:spPr>
                          <a:xfrm>
                            <a:off x="2429036" y="320191"/>
                            <a:ext cx="0" cy="788276"/>
                          </a:xfrm>
                          <a:custGeom>
                            <a:avLst/>
                            <a:gdLst>
                              <a:gd name="connsiteX0" fmla="*/ 0 w 0"/>
                              <a:gd name="connsiteY0" fmla="*/ 0 h 788276"/>
                              <a:gd name="connsiteX1" fmla="*/ 0 w 0"/>
                              <a:gd name="connsiteY1" fmla="*/ 788276 h 788276"/>
                            </a:gdLst>
                            <a:ahLst/>
                            <a:cxnLst>
                              <a:cxn ang="0">
                                <a:pos x="connsiteX0" y="connsiteY0"/>
                              </a:cxn>
                              <a:cxn ang="0">
                                <a:pos x="connsiteX1" y="connsiteY1"/>
                              </a:cxn>
                            </a:cxnLst>
                            <a:rect l="l" t="t" r="r" b="b"/>
                            <a:pathLst>
                              <a:path h="788276">
                                <a:moveTo>
                                  <a:pt x="0" y="0"/>
                                </a:moveTo>
                                <a:lnTo>
                                  <a:pt x="0" y="788276"/>
                                </a:lnTo>
                              </a:path>
                            </a:pathLst>
                          </a:custGeom>
                          <a:noFill/>
                          <a:ln w="38100">
                            <a:solidFill>
                              <a:srgbClr val="FF0000"/>
                            </a:solidFill>
                          </a:ln>
                          <a:effectLst/>
                        </wps:spPr>
                        <wps:style>
                          <a:lnRef idx="1">
                            <a:schemeClr val="accent1"/>
                          </a:lnRef>
                          <a:fillRef idx="3">
                            <a:schemeClr val="accent1"/>
                          </a:fillRef>
                          <a:effectRef idx="2">
                            <a:schemeClr val="accent1"/>
                          </a:effectRef>
                          <a:fontRef idx="minor">
                            <a:schemeClr val="lt1"/>
                          </a:fontRef>
                        </wps:style>
                        <wps:bodyPr rtlCol="0" anchor="ctr"/>
                      </wps:wsp>
                      <pic:pic xmlns:pic="http://schemas.openxmlformats.org/drawingml/2006/picture">
                        <pic:nvPicPr>
                          <pic:cNvPr id="29" name="Picture 29" descr="Image result for whitebox serve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914415" y="1036333"/>
                            <a:ext cx="2126265" cy="1254497"/>
                          </a:xfrm>
                          <a:prstGeom prst="rect">
                            <a:avLst/>
                          </a:prstGeom>
                          <a:noFill/>
                          <a:extLst>
                            <a:ext uri="{909E8E84-426E-40DD-AFC4-6F175D3DCCD1}">
                              <a14:hiddenFill xmlns:a14="http://schemas.microsoft.com/office/drawing/2010/main">
                                <a:solidFill>
                                  <a:srgbClr val="FFFFFF"/>
                                </a:solidFill>
                              </a14:hiddenFill>
                            </a:ext>
                          </a:extLst>
                        </pic:spPr>
                      </pic:pic>
                      <wps:wsp>
                        <wps:cNvPr id="30" name="Freeform 30"/>
                        <wps:cNvSpPr/>
                        <wps:spPr>
                          <a:xfrm>
                            <a:off x="5056622" y="456826"/>
                            <a:ext cx="0" cy="1639614"/>
                          </a:xfrm>
                          <a:custGeom>
                            <a:avLst/>
                            <a:gdLst>
                              <a:gd name="connsiteX0" fmla="*/ 0 w 0"/>
                              <a:gd name="connsiteY0" fmla="*/ 0 h 1639614"/>
                              <a:gd name="connsiteX1" fmla="*/ 0 w 0"/>
                              <a:gd name="connsiteY1" fmla="*/ 1639614 h 1639614"/>
                            </a:gdLst>
                            <a:ahLst/>
                            <a:cxnLst>
                              <a:cxn ang="0">
                                <a:pos x="connsiteX0" y="connsiteY0"/>
                              </a:cxn>
                              <a:cxn ang="0">
                                <a:pos x="connsiteX1" y="connsiteY1"/>
                              </a:cxn>
                            </a:cxnLst>
                            <a:rect l="l" t="t" r="r" b="b"/>
                            <a:pathLst>
                              <a:path h="1639614">
                                <a:moveTo>
                                  <a:pt x="0" y="0"/>
                                </a:moveTo>
                                <a:lnTo>
                                  <a:pt x="0" y="1639614"/>
                                </a:lnTo>
                              </a:path>
                            </a:pathLst>
                          </a:custGeom>
                          <a:no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31" name="Freeform 31"/>
                        <wps:cNvSpPr/>
                        <wps:spPr>
                          <a:xfrm>
                            <a:off x="5056622" y="477847"/>
                            <a:ext cx="0" cy="1576551"/>
                          </a:xfrm>
                          <a:custGeom>
                            <a:avLst/>
                            <a:gdLst>
                              <a:gd name="connsiteX0" fmla="*/ 0 w 0"/>
                              <a:gd name="connsiteY0" fmla="*/ 0 h 1576551"/>
                              <a:gd name="connsiteX1" fmla="*/ 0 w 0"/>
                              <a:gd name="connsiteY1" fmla="*/ 1576551 h 1576551"/>
                            </a:gdLst>
                            <a:ahLst/>
                            <a:cxnLst>
                              <a:cxn ang="0">
                                <a:pos x="connsiteX0" y="connsiteY0"/>
                              </a:cxn>
                              <a:cxn ang="0">
                                <a:pos x="connsiteX1" y="connsiteY1"/>
                              </a:cxn>
                            </a:cxnLst>
                            <a:rect l="l" t="t" r="r" b="b"/>
                            <a:pathLst>
                              <a:path h="1576551">
                                <a:moveTo>
                                  <a:pt x="0" y="0"/>
                                </a:moveTo>
                                <a:lnTo>
                                  <a:pt x="0" y="1576551"/>
                                </a:lnTo>
                              </a:path>
                            </a:pathLst>
                          </a:custGeom>
                          <a:noFill/>
                          <a:ln w="38100">
                            <a:solidFill>
                              <a:srgbClr val="FF0000"/>
                            </a:solidFill>
                          </a:ln>
                          <a:effectLst/>
                        </wps:spPr>
                        <wps:style>
                          <a:lnRef idx="1">
                            <a:schemeClr val="accent1"/>
                          </a:lnRef>
                          <a:fillRef idx="3">
                            <a:schemeClr val="accent1"/>
                          </a:fillRef>
                          <a:effectRef idx="2">
                            <a:schemeClr val="accent1"/>
                          </a:effectRef>
                          <a:fontRef idx="minor">
                            <a:schemeClr val="lt1"/>
                          </a:fontRef>
                        </wps:style>
                        <wps:bodyPr rtlCol="0" anchor="ctr"/>
                      </wps:wsp>
                      <wps:wsp>
                        <wps:cNvPr id="32" name="Freeform 32"/>
                        <wps:cNvSpPr/>
                        <wps:spPr>
                          <a:xfrm>
                            <a:off x="2975574" y="1528881"/>
                            <a:ext cx="1629104" cy="620110"/>
                          </a:xfrm>
                          <a:custGeom>
                            <a:avLst/>
                            <a:gdLst>
                              <a:gd name="connsiteX0" fmla="*/ 0 w 1629104"/>
                              <a:gd name="connsiteY0" fmla="*/ 0 h 620110"/>
                              <a:gd name="connsiteX1" fmla="*/ 1387366 w 1629104"/>
                              <a:gd name="connsiteY1" fmla="*/ 0 h 620110"/>
                              <a:gd name="connsiteX2" fmla="*/ 1629104 w 1629104"/>
                              <a:gd name="connsiteY2" fmla="*/ 241738 h 620110"/>
                              <a:gd name="connsiteX3" fmla="*/ 1629104 w 1629104"/>
                              <a:gd name="connsiteY3" fmla="*/ 620110 h 620110"/>
                            </a:gdLst>
                            <a:ahLst/>
                            <a:cxnLst>
                              <a:cxn ang="0">
                                <a:pos x="connsiteX0" y="connsiteY0"/>
                              </a:cxn>
                              <a:cxn ang="0">
                                <a:pos x="connsiteX1" y="connsiteY1"/>
                              </a:cxn>
                              <a:cxn ang="0">
                                <a:pos x="connsiteX2" y="connsiteY2"/>
                              </a:cxn>
                              <a:cxn ang="0">
                                <a:pos x="connsiteX3" y="connsiteY3"/>
                              </a:cxn>
                            </a:cxnLst>
                            <a:rect l="l" t="t" r="r" b="b"/>
                            <a:pathLst>
                              <a:path w="1629104" h="620110">
                                <a:moveTo>
                                  <a:pt x="0" y="0"/>
                                </a:moveTo>
                                <a:lnTo>
                                  <a:pt x="1387366" y="0"/>
                                </a:lnTo>
                                <a:lnTo>
                                  <a:pt x="1629104" y="241738"/>
                                </a:lnTo>
                                <a:lnTo>
                                  <a:pt x="1629104" y="620110"/>
                                </a:lnTo>
                              </a:path>
                            </a:pathLst>
                          </a:custGeom>
                          <a:noFill/>
                          <a:ln w="38100">
                            <a:solidFill>
                              <a:srgbClr val="FF0000"/>
                            </a:solidFill>
                          </a:ln>
                          <a:effectLst/>
                        </wps:spPr>
                        <wps:style>
                          <a:lnRef idx="1">
                            <a:schemeClr val="accent1"/>
                          </a:lnRef>
                          <a:fillRef idx="3">
                            <a:schemeClr val="accent1"/>
                          </a:fillRef>
                          <a:effectRef idx="2">
                            <a:schemeClr val="accent1"/>
                          </a:effectRef>
                          <a:fontRef idx="minor">
                            <a:schemeClr val="lt1"/>
                          </a:fontRef>
                        </wps:style>
                        <wps:bodyPr rtlCol="0" anchor="ctr"/>
                      </wps:wsp>
                      <wps:wsp>
                        <wps:cNvPr id="33" name="Freeform 33"/>
                        <wps:cNvSpPr/>
                        <wps:spPr>
                          <a:xfrm>
                            <a:off x="2555160" y="3368191"/>
                            <a:ext cx="2364827" cy="1177159"/>
                          </a:xfrm>
                          <a:custGeom>
                            <a:avLst/>
                            <a:gdLst>
                              <a:gd name="connsiteX0" fmla="*/ 0 w 2364827"/>
                              <a:gd name="connsiteY0" fmla="*/ 1177159 h 1177159"/>
                              <a:gd name="connsiteX1" fmla="*/ 1986455 w 2364827"/>
                              <a:gd name="connsiteY1" fmla="*/ 1177159 h 1177159"/>
                              <a:gd name="connsiteX2" fmla="*/ 2364827 w 2364827"/>
                              <a:gd name="connsiteY2" fmla="*/ 798787 h 1177159"/>
                              <a:gd name="connsiteX3" fmla="*/ 2364827 w 2364827"/>
                              <a:gd name="connsiteY3" fmla="*/ 0 h 1177159"/>
                            </a:gdLst>
                            <a:ahLst/>
                            <a:cxnLst>
                              <a:cxn ang="0">
                                <a:pos x="connsiteX0" y="connsiteY0"/>
                              </a:cxn>
                              <a:cxn ang="0">
                                <a:pos x="connsiteX1" y="connsiteY1"/>
                              </a:cxn>
                              <a:cxn ang="0">
                                <a:pos x="connsiteX2" y="connsiteY2"/>
                              </a:cxn>
                              <a:cxn ang="0">
                                <a:pos x="connsiteX3" y="connsiteY3"/>
                              </a:cxn>
                            </a:cxnLst>
                            <a:rect l="l" t="t" r="r" b="b"/>
                            <a:pathLst>
                              <a:path w="2364827" h="1177159">
                                <a:moveTo>
                                  <a:pt x="0" y="1177159"/>
                                </a:moveTo>
                                <a:lnTo>
                                  <a:pt x="1986455" y="1177159"/>
                                </a:lnTo>
                                <a:lnTo>
                                  <a:pt x="2364827" y="798787"/>
                                </a:lnTo>
                                <a:lnTo>
                                  <a:pt x="2364827" y="0"/>
                                </a:lnTo>
                              </a:path>
                            </a:pathLst>
                          </a:custGeom>
                          <a:noFill/>
                          <a:ln w="38100">
                            <a:solidFill>
                              <a:srgbClr val="FF0000"/>
                            </a:solidFill>
                          </a:ln>
                          <a:effectLst/>
                        </wps:spPr>
                        <wps:style>
                          <a:lnRef idx="1">
                            <a:schemeClr val="accent1"/>
                          </a:lnRef>
                          <a:fillRef idx="3">
                            <a:schemeClr val="accent1"/>
                          </a:fillRef>
                          <a:effectRef idx="2">
                            <a:schemeClr val="accent1"/>
                          </a:effectRef>
                          <a:fontRef idx="minor">
                            <a:schemeClr val="lt1"/>
                          </a:fontRef>
                        </wps:style>
                        <wps:bodyPr rtlCol="0" anchor="ctr"/>
                      </wps:wsp>
                      <wps:wsp>
                        <wps:cNvPr id="34" name="Straight Connector 34"/>
                        <wps:cNvCnPr/>
                        <wps:spPr>
                          <a:xfrm rot="5400000" flipH="1" flipV="1">
                            <a:off x="1262389" y="2185291"/>
                            <a:ext cx="283779" cy="415210"/>
                          </a:xfrm>
                          <a:prstGeom prst="line">
                            <a:avLst/>
                          </a:prstGeom>
                          <a:ln w="6350">
                            <a:solidFill>
                              <a:schemeClr val="tx2"/>
                            </a:solidFill>
                            <a:tailEnd type="oval"/>
                          </a:ln>
                          <a:effectLst/>
                        </wps:spPr>
                        <wps:style>
                          <a:lnRef idx="2">
                            <a:schemeClr val="accent1"/>
                          </a:lnRef>
                          <a:fillRef idx="0">
                            <a:schemeClr val="accent1"/>
                          </a:fillRef>
                          <a:effectRef idx="1">
                            <a:schemeClr val="accent1"/>
                          </a:effectRef>
                          <a:fontRef idx="minor">
                            <a:schemeClr val="tx1"/>
                          </a:fontRef>
                        </wps:style>
                        <wps:bodyPr/>
                      </wps:wsp>
                      <wps:wsp>
                        <wps:cNvPr id="48" name="Straight Connector 48"/>
                        <wps:cNvCnPr/>
                        <wps:spPr>
                          <a:xfrm flipH="1">
                            <a:off x="2690511" y="4106323"/>
                            <a:ext cx="319212" cy="187374"/>
                          </a:xfrm>
                          <a:prstGeom prst="line">
                            <a:avLst/>
                          </a:prstGeom>
                          <a:ln w="6350">
                            <a:solidFill>
                              <a:schemeClr val="tx2"/>
                            </a:solidFill>
                            <a:tailEnd type="oval"/>
                          </a:ln>
                          <a:effectLst/>
                        </wps:spPr>
                        <wps:style>
                          <a:lnRef idx="2">
                            <a:schemeClr val="accent1"/>
                          </a:lnRef>
                          <a:fillRef idx="0">
                            <a:schemeClr val="accent1"/>
                          </a:fillRef>
                          <a:effectRef idx="1">
                            <a:schemeClr val="accent1"/>
                          </a:effectRef>
                          <a:fontRef idx="minor">
                            <a:schemeClr val="tx1"/>
                          </a:fontRef>
                        </wps:style>
                        <wps:bodyPr/>
                      </wps:wsp>
                      <wps:wsp>
                        <wps:cNvPr id="50" name="TextBox 31"/>
                        <wps:cNvSpPr txBox="1"/>
                        <wps:spPr>
                          <a:xfrm>
                            <a:off x="2672528" y="3686443"/>
                            <a:ext cx="1182024" cy="419889"/>
                          </a:xfrm>
                          <a:prstGeom prst="rect">
                            <a:avLst/>
                          </a:prstGeom>
                          <a:noFill/>
                        </wps:spPr>
                        <wps:txbx>
                          <w:txbxContent>
                            <w:p w14:paraId="4187C7BD" w14:textId="0D2C1728" w:rsidR="00E576C0" w:rsidRPr="003F37E7" w:rsidRDefault="00E576C0" w:rsidP="006B1E15">
                              <w:pPr>
                                <w:pStyle w:val="NormalWeb"/>
                                <w:spacing w:before="0" w:beforeAutospacing="0" w:after="0" w:afterAutospacing="0"/>
                                <w:jc w:val="center"/>
                                <w:rPr>
                                  <w:sz w:val="15"/>
                                  <w:szCs w:val="15"/>
                                </w:rPr>
                              </w:pPr>
                              <w:r w:rsidRPr="003F37E7">
                                <w:rPr>
                                  <w:rFonts w:asciiTheme="minorHAnsi" w:hAnsi="Calibri" w:cstheme="minorBidi"/>
                                  <w:color w:val="003C71"/>
                                  <w:kern w:val="24"/>
                                  <w:sz w:val="15"/>
                                  <w:szCs w:val="15"/>
                                </w:rPr>
                                <w:t xml:space="preserve">Remote test </w:t>
                              </w:r>
                              <w:r>
                                <w:rPr>
                                  <w:rFonts w:asciiTheme="minorHAnsi" w:hAnsi="Calibri" w:cstheme="minorBidi"/>
                                  <w:color w:val="003C71"/>
                                  <w:kern w:val="24"/>
                                  <w:sz w:val="15"/>
                                  <w:szCs w:val="15"/>
                                </w:rPr>
                                <w:t>work</w:t>
                              </w:r>
                              <w:r w:rsidRPr="003F37E7">
                                <w:rPr>
                                  <w:rFonts w:asciiTheme="minorHAnsi" w:hAnsi="Calibri" w:cstheme="minorBidi"/>
                                  <w:color w:val="003C71"/>
                                  <w:kern w:val="24"/>
                                  <w:sz w:val="15"/>
                                  <w:szCs w:val="15"/>
                                </w:rPr>
                                <w:t>station</w:t>
                              </w:r>
                            </w:p>
                          </w:txbxContent>
                        </wps:txbx>
                        <wps:bodyPr vert="horz" wrap="square" lIns="0" tIns="0" rIns="0" bIns="0" rtlCol="0">
                          <a:noAutofit/>
                        </wps:bodyPr>
                      </wps:wsp>
                      <wps:wsp>
                        <wps:cNvPr id="105" name="Straight Connector 105"/>
                        <wps:cNvCnPr/>
                        <wps:spPr>
                          <a:xfrm flipH="1" flipV="1">
                            <a:off x="5180898" y="3554956"/>
                            <a:ext cx="275321" cy="356474"/>
                          </a:xfrm>
                          <a:prstGeom prst="line">
                            <a:avLst/>
                          </a:prstGeom>
                          <a:ln w="6350">
                            <a:solidFill>
                              <a:schemeClr val="tx2"/>
                            </a:solidFill>
                            <a:tailEnd type="oval"/>
                          </a:ln>
                          <a:effectLst/>
                        </wps:spPr>
                        <wps:style>
                          <a:lnRef idx="2">
                            <a:schemeClr val="accent1"/>
                          </a:lnRef>
                          <a:fillRef idx="0">
                            <a:schemeClr val="accent1"/>
                          </a:fillRef>
                          <a:effectRef idx="1">
                            <a:schemeClr val="accent1"/>
                          </a:effectRef>
                          <a:fontRef idx="minor">
                            <a:schemeClr val="tx1"/>
                          </a:fontRef>
                        </wps:style>
                        <wps:bodyPr/>
                      </wps:wsp>
                      <wps:wsp>
                        <wps:cNvPr id="106" name="Straight Connector 106"/>
                        <wps:cNvCnPr/>
                        <wps:spPr>
                          <a:xfrm flipH="1" flipV="1">
                            <a:off x="3249272" y="689161"/>
                            <a:ext cx="275321" cy="356475"/>
                          </a:xfrm>
                          <a:prstGeom prst="line">
                            <a:avLst/>
                          </a:prstGeom>
                          <a:ln w="6350">
                            <a:solidFill>
                              <a:schemeClr val="tx2"/>
                            </a:solidFill>
                            <a:tailEnd type="oval"/>
                          </a:ln>
                          <a:effectLst/>
                        </wps:spPr>
                        <wps:style>
                          <a:lnRef idx="2">
                            <a:schemeClr val="accent1"/>
                          </a:lnRef>
                          <a:fillRef idx="0">
                            <a:schemeClr val="accent1"/>
                          </a:fillRef>
                          <a:effectRef idx="1">
                            <a:schemeClr val="accent1"/>
                          </a:effectRef>
                          <a:fontRef idx="minor">
                            <a:schemeClr val="tx1"/>
                          </a:fontRef>
                        </wps:style>
                        <wps:bodyPr/>
                      </wps:wsp>
                      <wps:wsp>
                        <wps:cNvPr id="107" name="TextBox 37"/>
                        <wps:cNvSpPr txBox="1"/>
                        <wps:spPr>
                          <a:xfrm>
                            <a:off x="3252433" y="1045577"/>
                            <a:ext cx="1027880" cy="341090"/>
                          </a:xfrm>
                          <a:prstGeom prst="rect">
                            <a:avLst/>
                          </a:prstGeom>
                          <a:noFill/>
                        </wps:spPr>
                        <wps:txbx>
                          <w:txbxContent>
                            <w:p w14:paraId="110665BF" w14:textId="77777777" w:rsidR="00E576C0" w:rsidRPr="003F37E7" w:rsidRDefault="00E576C0" w:rsidP="006B1E15">
                              <w:pPr>
                                <w:pStyle w:val="NormalWeb"/>
                                <w:spacing w:before="0" w:beforeAutospacing="0" w:after="0" w:afterAutospacing="0"/>
                                <w:jc w:val="center"/>
                                <w:rPr>
                                  <w:sz w:val="15"/>
                                  <w:szCs w:val="15"/>
                                </w:rPr>
                              </w:pPr>
                              <w:r w:rsidRPr="003F37E7">
                                <w:rPr>
                                  <w:rFonts w:asciiTheme="minorHAnsi" w:hAnsi="Calibri" w:cstheme="minorBidi"/>
                                  <w:color w:val="003C71"/>
                                  <w:kern w:val="24"/>
                                  <w:sz w:val="15"/>
                                  <w:szCs w:val="15"/>
                                </w:rPr>
                                <w:t>Ethernet PDU</w:t>
                              </w:r>
                            </w:p>
                          </w:txbxContent>
                        </wps:txbx>
                        <wps:bodyPr vert="horz"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26EA5AE" id="Group 6" o:spid="_x0000_s1054" style="position:absolute;left:0;text-align:left;margin-left:339.8pt;margin-top:36.9pt;width:247.1pt;height:174.9pt;z-index:251665408;mso-position-horizontal-relative:page;mso-width-relative:margin;mso-height-relative:margin" coordorigin="4707,1252" coordsize="53425,4716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">
                <v:shape id="TextBox 27" o:spid="_x0000_s1055" type="#_x0000_t202" style="position:absolute;left:4707;top:26115;width:13383;height:10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0732C3A2" w14:textId="5BA1D591" w:rsidR="00E576C0" w:rsidRPr="003F37E7" w:rsidRDefault="00E576C0" w:rsidP="006B1E15">
                        <w:pPr>
                          <w:pStyle w:val="NormalWeb"/>
                          <w:spacing w:before="0" w:beforeAutospacing="0" w:after="0" w:afterAutospacing="0"/>
                          <w:jc w:val="center"/>
                          <w:rPr>
                            <w:sz w:val="15"/>
                            <w:szCs w:val="15"/>
                          </w:rPr>
                        </w:pPr>
                        <w:r>
                          <w:rPr>
                            <w:rFonts w:asciiTheme="minorHAnsi" w:hAnsi="Calibri" w:cstheme="minorBidi"/>
                            <w:color w:val="003C71"/>
                            <w:kern w:val="24"/>
                            <w:sz w:val="15"/>
                            <w:szCs w:val="15"/>
                          </w:rPr>
                          <w:t xml:space="preserve">Closed Chassis Commercial </w:t>
                        </w:r>
                        <w:r w:rsidRPr="003F37E7">
                          <w:rPr>
                            <w:rFonts w:asciiTheme="minorHAnsi" w:hAnsi="Calibri" w:cstheme="minorBidi"/>
                            <w:color w:val="003C71"/>
                            <w:kern w:val="24"/>
                            <w:sz w:val="15"/>
                            <w:szCs w:val="15"/>
                          </w:rPr>
                          <w:t xml:space="preserve">Test System </w:t>
                        </w:r>
                        <w:r>
                          <w:rPr>
                            <w:rFonts w:asciiTheme="minorHAnsi" w:hAnsi="Calibri" w:cstheme="minorBidi"/>
                            <w:color w:val="003C71"/>
                            <w:kern w:val="24"/>
                            <w:sz w:val="15"/>
                            <w:szCs w:val="15"/>
                          </w:rPr>
                          <w:t>(</w:t>
                        </w:r>
                        <w:r w:rsidRPr="003F37E7">
                          <w:rPr>
                            <w:rFonts w:asciiTheme="minorHAnsi" w:hAnsi="Calibri" w:cstheme="minorBidi"/>
                            <w:color w:val="003C71"/>
                            <w:kern w:val="24"/>
                            <w:sz w:val="15"/>
                            <w:szCs w:val="15"/>
                          </w:rPr>
                          <w:t xml:space="preserve">with integrated </w:t>
                        </w:r>
                        <w:r w:rsidRPr="003F37E7">
                          <w:rPr>
                            <w:rFonts w:asciiTheme="minorHAnsi" w:hAnsi="Calibri" w:cstheme="minorBidi"/>
                            <w:b/>
                            <w:bCs/>
                            <w:color w:val="003C71"/>
                            <w:kern w:val="24"/>
                            <w:sz w:val="15"/>
                            <w:szCs w:val="15"/>
                          </w:rPr>
                          <w:t>BMC</w:t>
                        </w:r>
                        <w:r w:rsidRPr="007D44F7">
                          <w:rPr>
                            <w:rFonts w:asciiTheme="minorHAnsi" w:hAnsi="Calibri" w:cstheme="minorBidi"/>
                            <w:bCs/>
                            <w:color w:val="003C71"/>
                            <w:kern w:val="24"/>
                            <w:sz w:val="15"/>
                            <w:szCs w:val="15"/>
                          </w:rPr>
                          <w:t>)</w:t>
                        </w:r>
                        <w:r w:rsidRPr="007D44F7">
                          <w:rPr>
                            <w:rFonts w:asciiTheme="minorHAnsi" w:hAnsi="Calibri" w:cstheme="minorBidi"/>
                            <w:color w:val="003C71"/>
                            <w:kern w:val="24"/>
                            <w:sz w:val="15"/>
                            <w:szCs w:val="15"/>
                          </w:rPr>
                          <w:t xml:space="preserve"> </w:t>
                        </w:r>
                      </w:p>
                    </w:txbxContent>
                  </v:textbox>
                </v:shape>
                <v:shape id="Picture 25" o:spid="_x0000_s1056" type="#_x0000_t75" style="position:absolute;left:9675;top:1252;width:46350;height:4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">
                  <v:imagedata r:id="rId28" o:title="" croptop="11080f" cropbottom="19120f" cropleft="2346f" cropright="8205f"/>
                </v:shape>
                <v:shape id="Picture 26" o:spid="_x0000_s1057" type="#_x0000_t75" alt="Image result for A  PC" style="position:absolute;left:9675;top:36653;width:18096;height:11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">
                  <v:imagedata r:id="rId29" o:title="Image result for A  PC" cropleft="3861f" cropright="4918f"/>
                </v:shape>
                <v:shape id="Picture 27" o:spid="_x0000_s1058" type="#_x0000_t75" style="position:absolute;left:33160;top:19729;width:24973;height:19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">
                  <v:imagedata r:id="rId30" o:title=""/>
                </v:shape>
                <v:shape id="Freeform 28" o:spid="_x0000_s1059" style="position:absolute;left:24290;top:3201;width:0;height:7883;visibility:visible;mso-wrap-style:square;v-text-anchor:middle" coordsize="0,788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" path="m,l,788276e" filled="f" strokecolor="red" strokeweight="3pt">
                  <v:path arrowok="t" o:connecttype="custom" o:connectlocs="0,0;0,788276" o:connectangles="0,0"/>
                </v:shape>
                <v:shape id="Picture 29" o:spid="_x0000_s1060" type="#_x0000_t75" alt="Image result for whitebox server" style="position:absolute;left:9144;top:10363;width:21262;height:12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">
                  <v:imagedata r:id="rId31" o:title="Image result for whitebox server"/>
                </v:shape>
                <v:shape id="Freeform 30" o:spid="_x0000_s1061" style="position:absolute;left:50566;top:4568;width:0;height:16396;visibility:visible;mso-wrap-style:square;v-text-anchor:middle" coordsize="0,1639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" path="m,l,1639614e" filled="f" stroked="f">
                  <v:path arrowok="t" o:connecttype="custom" o:connectlocs="0,0;0,1639614" o:connectangles="0,0"/>
                </v:shape>
                <v:shape id="Freeform 31" o:spid="_x0000_s1062" style="position:absolute;left:50566;top:4778;width:0;height:15765;visibility:visible;mso-wrap-style:square;v-text-anchor:middle" coordsize="0,1576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" path="m,l,1576551e" filled="f" strokecolor="red" strokeweight="3pt">
                  <v:path arrowok="t" o:connecttype="custom" o:connectlocs="0,0;0,1576551" o:connectangles="0,0"/>
                </v:shape>
                <v:shape id="Freeform 32" o:spid="_x0000_s1063" style="position:absolute;left:29755;top:15288;width:16291;height:6201;visibility:visible;mso-wrap-style:square;v-text-anchor:middle" coordsize="1629104,62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" path="m,l1387366,r241738,241738l1629104,620110e" filled="f" strokecolor="red" strokeweight="3pt">
                  <v:path arrowok="t" o:connecttype="custom" o:connectlocs="0,0;1387366,0;1629104,241738;1629104,620110" o:connectangles="0,0,0,0"/>
                </v:shape>
                <v:shape id="Freeform 33" o:spid="_x0000_s1064" style="position:absolute;left:25551;top:33681;width:23648;height:11772;visibility:visible;mso-wrap-style:square;v-text-anchor:middle" coordsize="2364827,1177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" path="m,1177159r1986455,l2364827,798787,2364827,e" filled="f" strokecolor="red" strokeweight="3pt">
                  <v:path arrowok="t" o:connecttype="custom" o:connectlocs="0,1177159;1986455,1177159;2364827,798787;2364827,0" o:connectangles="0,0,0,0"/>
                </v:shape>
                <v:line id="Straight Connector 34" o:spid="_x0000_s1065" style="position:absolute;rotation:90;flip:x y;visibility:visible;mso-wrap-style:square" from="12623,21853" to="15460,26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" strokecolor="#1f497d [3215]" strokeweight=".5pt">
                  <v:stroke endarrow="oval"/>
                </v:line>
                <v:line id="Straight Connector 48" o:spid="_x0000_s1066" style="position:absolute;flip:x;visibility:visible;mso-wrap-style:square" from="26905,41063" to="30097,42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" strokecolor="#1f497d [3215]" strokeweight=".5pt">
                  <v:stroke endarrow="oval"/>
                </v:line>
                <v:shape id="_x0000_s1067" type="#_x0000_t202" style="position:absolute;left:26725;top:36864;width:11820;height:4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4187C7BD" w14:textId="0D2C1728" w:rsidR="00E576C0" w:rsidRPr="003F37E7" w:rsidRDefault="00E576C0" w:rsidP="006B1E15">
                        <w:pPr>
                          <w:pStyle w:val="NormalWeb"/>
                          <w:spacing w:before="0" w:beforeAutospacing="0" w:after="0" w:afterAutospacing="0"/>
                          <w:jc w:val="center"/>
                          <w:rPr>
                            <w:sz w:val="15"/>
                            <w:szCs w:val="15"/>
                          </w:rPr>
                        </w:pPr>
                        <w:r w:rsidRPr="003F37E7">
                          <w:rPr>
                            <w:rFonts w:asciiTheme="minorHAnsi" w:hAnsi="Calibri" w:cstheme="minorBidi"/>
                            <w:color w:val="003C71"/>
                            <w:kern w:val="24"/>
                            <w:sz w:val="15"/>
                            <w:szCs w:val="15"/>
                          </w:rPr>
                          <w:t xml:space="preserve">Remote test </w:t>
                        </w:r>
                        <w:r>
                          <w:rPr>
                            <w:rFonts w:asciiTheme="minorHAnsi" w:hAnsi="Calibri" w:cstheme="minorBidi"/>
                            <w:color w:val="003C71"/>
                            <w:kern w:val="24"/>
                            <w:sz w:val="15"/>
                            <w:szCs w:val="15"/>
                          </w:rPr>
                          <w:t>work</w:t>
                        </w:r>
                        <w:r w:rsidRPr="003F37E7">
                          <w:rPr>
                            <w:rFonts w:asciiTheme="minorHAnsi" w:hAnsi="Calibri" w:cstheme="minorBidi"/>
                            <w:color w:val="003C71"/>
                            <w:kern w:val="24"/>
                            <w:sz w:val="15"/>
                            <w:szCs w:val="15"/>
                          </w:rPr>
                          <w:t>station</w:t>
                        </w:r>
                      </w:p>
                    </w:txbxContent>
                  </v:textbox>
                </v:shape>
                <v:line id="Straight Connector 105" o:spid="_x0000_s1068" style="position:absolute;flip:x y;visibility:visible;mso-wrap-style:square" from="51808,35549" to="54562,39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" strokecolor="#1f497d [3215]" strokeweight=".5pt">
                  <v:stroke endarrow="oval"/>
                </v:line>
                <v:line id="Straight Connector 106" o:spid="_x0000_s1069" style="position:absolute;flip:x y;visibility:visible;mso-wrap-style:square" from="32492,6891" to="35245,10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" strokecolor="#1f497d [3215]" strokeweight=".5pt">
                  <v:stroke endarrow="oval"/>
                </v:line>
                <v:shape id="TextBox 37" o:spid="_x0000_s1070" type="#_x0000_t202" style="position:absolute;left:32524;top:10455;width:10279;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110665BF" w14:textId="77777777" w:rsidR="00E576C0" w:rsidRPr="003F37E7" w:rsidRDefault="00E576C0" w:rsidP="006B1E15">
                        <w:pPr>
                          <w:pStyle w:val="NormalWeb"/>
                          <w:spacing w:before="0" w:beforeAutospacing="0" w:after="0" w:afterAutospacing="0"/>
                          <w:jc w:val="center"/>
                          <w:rPr>
                            <w:sz w:val="15"/>
                            <w:szCs w:val="15"/>
                          </w:rPr>
                        </w:pPr>
                        <w:r w:rsidRPr="003F37E7">
                          <w:rPr>
                            <w:rFonts w:asciiTheme="minorHAnsi" w:hAnsi="Calibri" w:cstheme="minorBidi"/>
                            <w:color w:val="003C71"/>
                            <w:kern w:val="24"/>
                            <w:sz w:val="15"/>
                            <w:szCs w:val="15"/>
                          </w:rPr>
                          <w:t>Ethernet PDU</w:t>
                        </w:r>
                      </w:p>
                    </w:txbxContent>
                  </v:textbox>
                </v:shape>
                <w10:wrap anchorx="page"/>
              </v:group>
            </w:pict>
          </mc:Fallback>
        </mc:AlternateContent>
      </w:r>
      <w:r w:rsidR="00ED0ACD">
        <w:rPr>
          <w:noProof/>
          <w:lang w:eastAsia="zh-CN"/>
        </w:rPr>
        <mc:AlternateContent>
          <mc:Choice Requires="wps">
            <w:drawing>
              <wp:anchor distT="0" distB="0" distL="114300" distR="114300" simplePos="0" relativeHeight="251667456" behindDoc="0" locked="0" layoutInCell="1" allowOverlap="1" wp14:anchorId="64DAC103" wp14:editId="4AFCD9E2">
                <wp:simplePos x="0" y="0"/>
                <wp:positionH relativeFrom="rightMargin">
                  <wp:posOffset>-235528</wp:posOffset>
                </wp:positionH>
                <wp:positionV relativeFrom="paragraph">
                  <wp:posOffset>2283287</wp:posOffset>
                </wp:positionV>
                <wp:extent cx="457200" cy="166254"/>
                <wp:effectExtent l="0" t="0" r="0" b="0"/>
                <wp:wrapNone/>
                <wp:docPr id="109" name="TextBox 31"/>
                <wp:cNvGraphicFramePr/>
                <a:graphic xmlns:a="http://schemas.openxmlformats.org/drawingml/2006/main">
                  <a:graphicData uri="http://schemas.microsoft.com/office/word/2010/wordprocessingShape">
                    <wps:wsp>
                      <wps:cNvSpPr txBox="1"/>
                      <wps:spPr>
                        <a:xfrm>
                          <a:off x="0" y="0"/>
                          <a:ext cx="457200" cy="166254"/>
                        </a:xfrm>
                        <a:prstGeom prst="rect">
                          <a:avLst/>
                        </a:prstGeom>
                        <a:noFill/>
                      </wps:spPr>
                      <wps:txbx>
                        <w:txbxContent>
                          <w:p w14:paraId="5D19761B" w14:textId="755F0573" w:rsidR="00E576C0" w:rsidRPr="003F37E7" w:rsidRDefault="00E576C0" w:rsidP="00ED0ACD">
                            <w:pPr>
                              <w:pStyle w:val="NormalWeb"/>
                              <w:spacing w:before="0" w:beforeAutospacing="0" w:after="0" w:afterAutospacing="0"/>
                              <w:jc w:val="center"/>
                              <w:rPr>
                                <w:sz w:val="15"/>
                                <w:szCs w:val="15"/>
                              </w:rPr>
                            </w:pPr>
                            <w:r>
                              <w:rPr>
                                <w:rFonts w:asciiTheme="minorHAnsi" w:hAnsi="Calibri" w:cstheme="minorBidi"/>
                                <w:color w:val="003C71"/>
                                <w:kern w:val="24"/>
                                <w:sz w:val="15"/>
                                <w:szCs w:val="15"/>
                              </w:rPr>
                              <w:t>Intranet</w:t>
                            </w:r>
                          </w:p>
                        </w:txbxContent>
                      </wps:txbx>
                      <wps:bodyPr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64DAC103" id="TextBox 31" o:spid="_x0000_s1071" type="#_x0000_t202" style="position:absolute;left:0;text-align:left;margin-left:-18.55pt;margin-top:179.8pt;width:36pt;height:13.1pt;z-index:2516674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" filled="f" stroked="f">
                <v:textbox inset="0,0,0,0">
                  <w:txbxContent>
                    <w:p w14:paraId="5D19761B" w14:textId="755F0573" w:rsidR="00E576C0" w:rsidRPr="003F37E7" w:rsidRDefault="00E576C0" w:rsidP="00ED0ACD">
                      <w:pPr>
                        <w:pStyle w:val="NormalWeb"/>
                        <w:spacing w:before="0" w:beforeAutospacing="0" w:after="0" w:afterAutospacing="0"/>
                        <w:jc w:val="center"/>
                        <w:rPr>
                          <w:sz w:val="15"/>
                          <w:szCs w:val="15"/>
                        </w:rPr>
                      </w:pPr>
                      <w:r>
                        <w:rPr>
                          <w:rFonts w:asciiTheme="minorHAnsi" w:hAnsi="Calibri" w:cstheme="minorBidi"/>
                          <w:color w:val="003C71"/>
                          <w:kern w:val="24"/>
                          <w:sz w:val="15"/>
                          <w:szCs w:val="15"/>
                        </w:rPr>
                        <w:t>Intranet</w:t>
                      </w:r>
                    </w:p>
                  </w:txbxContent>
                </v:textbox>
                <w10:wrap anchorx="margin"/>
              </v:shape>
            </w:pict>
          </mc:Fallback>
        </mc:AlternateContent>
      </w:r>
      <w:ins w:id="52" w:author="Onken, Brice" w:date="2019-08-13T10:07:00Z">
        <w:r w:rsidR="006E4D35">
          <w:rPr>
            <w:noProof/>
            <w:lang w:eastAsia="zh-CN"/>
          </w:rPr>
          <w:drawing>
            <wp:inline distT="0" distB="0" distL="0" distR="0" wp14:anchorId="321B9A26" wp14:editId="26C9F978">
              <wp:extent cx="3062881" cy="2589126"/>
              <wp:effectExtent l="0" t="0" r="444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9734" cy="2611826"/>
                      </a:xfrm>
                      <a:prstGeom prst="rect">
                        <a:avLst/>
                      </a:prstGeom>
                    </pic:spPr>
                  </pic:pic>
                </a:graphicData>
              </a:graphic>
            </wp:inline>
          </w:drawing>
        </w:r>
      </w:ins>
    </w:p>
    <w:p w14:paraId="0C516BC4" w14:textId="6AE0BF71" w:rsidR="006E4D35" w:rsidRPr="00945CBC" w:rsidRDefault="006E4D35">
      <w:pPr>
        <w:pStyle w:val="Caption"/>
        <w:ind w:left="0" w:firstLine="720"/>
        <w:rPr>
          <w:ins w:id="53" w:author="Onken, Brice" w:date="2019-08-13T10:07:00Z"/>
          <w:rFonts w:ascii="Intel Clear" w:hAnsi="Intel Clear" w:cs="Intel Clear"/>
          <w:sz w:val="21"/>
          <w:szCs w:val="21"/>
        </w:rPr>
        <w:pPrChange w:id="54" w:author="Onken, Brice" w:date="2019-08-13T10:07:00Z">
          <w:pPr>
            <w:pStyle w:val="Caption"/>
            <w:ind w:left="0" w:firstLine="720"/>
            <w:jc w:val="center"/>
          </w:pPr>
        </w:pPrChange>
      </w:pPr>
      <w:ins w:id="55" w:author="Onken, Brice" w:date="2019-08-13T10:07:00Z">
        <w:r w:rsidRPr="008F5F21">
          <w:rPr>
            <w:rFonts w:ascii="Intel Clear" w:hAnsi="Intel Clear" w:cs="Intel Clear"/>
          </w:rPr>
          <w:t xml:space="preserve">Figure </w:t>
        </w:r>
        <w:r>
          <w:rPr>
            <w:rFonts w:ascii="Intel Clear" w:hAnsi="Intel Clear" w:cs="Intel Clear"/>
          </w:rPr>
          <w:fldChar w:fldCharType="begin"/>
        </w:r>
        <w:r>
          <w:rPr>
            <w:rFonts w:ascii="Intel Clear" w:hAnsi="Intel Clear" w:cs="Intel Clear"/>
          </w:rPr>
          <w:instrText xml:space="preserve"> STYLEREF 1 \s </w:instrText>
        </w:r>
        <w:r>
          <w:rPr>
            <w:rFonts w:ascii="Intel Clear" w:hAnsi="Intel Clear" w:cs="Intel Clear"/>
          </w:rPr>
          <w:fldChar w:fldCharType="separate"/>
        </w:r>
        <w:r>
          <w:rPr>
            <w:rFonts w:ascii="Intel Clear" w:hAnsi="Intel Clear" w:cs="Intel Clear"/>
            <w:noProof/>
          </w:rPr>
          <w:t>3</w:t>
        </w:r>
        <w:r>
          <w:rPr>
            <w:rFonts w:ascii="Intel Clear" w:hAnsi="Intel Clear" w:cs="Intel Clear"/>
          </w:rPr>
          <w:fldChar w:fldCharType="end"/>
        </w:r>
        <w:r>
          <w:rPr>
            <w:rFonts w:ascii="Intel Clear" w:hAnsi="Intel Clear" w:cs="Intel Clear"/>
          </w:rPr>
          <w:noBreakHyphen/>
        </w:r>
        <w:r>
          <w:rPr>
            <w:rFonts w:ascii="Intel Clear" w:hAnsi="Intel Clear" w:cs="Intel Clear"/>
          </w:rPr>
          <w:fldChar w:fldCharType="begin"/>
        </w:r>
        <w:r>
          <w:rPr>
            <w:rFonts w:ascii="Intel Clear" w:hAnsi="Intel Clear" w:cs="Intel Clear"/>
          </w:rPr>
          <w:instrText xml:space="preserve"> SEQ Figure \* ARABIC \s 1 </w:instrText>
        </w:r>
        <w:r>
          <w:rPr>
            <w:rFonts w:ascii="Intel Clear" w:hAnsi="Intel Clear" w:cs="Intel Clear"/>
          </w:rPr>
          <w:fldChar w:fldCharType="separate"/>
        </w:r>
        <w:r>
          <w:rPr>
            <w:rFonts w:ascii="Intel Clear" w:hAnsi="Intel Clear" w:cs="Intel Clear"/>
            <w:noProof/>
          </w:rPr>
          <w:t>1</w:t>
        </w:r>
        <w:r>
          <w:rPr>
            <w:rFonts w:ascii="Intel Clear" w:hAnsi="Intel Clear" w:cs="Intel Clear"/>
          </w:rPr>
          <w:fldChar w:fldCharType="end"/>
        </w:r>
        <w:r w:rsidRPr="008F5F21">
          <w:rPr>
            <w:rFonts w:ascii="Intel Clear" w:hAnsi="Intel Clear" w:cs="Intel Clear"/>
          </w:rPr>
          <w:t xml:space="preserve"> </w:t>
        </w:r>
        <w:r>
          <w:rPr>
            <w:rFonts w:ascii="Intel Clear" w:hAnsi="Intel Clear" w:cs="Intel Clear"/>
          </w:rPr>
          <w:t>Example Host/SUT configuration</w:t>
        </w:r>
      </w:ins>
    </w:p>
    <w:p w14:paraId="41E2F21F" w14:textId="77777777" w:rsidR="006E4D35" w:rsidRPr="006E4D35" w:rsidRDefault="006E4D35" w:rsidP="003E0B9D">
      <w:pPr>
        <w:jc w:val="both"/>
      </w:pPr>
    </w:p>
    <w:p w14:paraId="18EA9D2A" w14:textId="77777777" w:rsidR="00820467" w:rsidRDefault="00820467">
      <w:pPr>
        <w:pStyle w:val="Heading2"/>
      </w:pPr>
      <w:bookmarkStart w:id="56" w:name="_Toc16518027"/>
      <w:r>
        <w:lastRenderedPageBreak/>
        <w:t>Source code – directory structure</w:t>
      </w:r>
      <w:bookmarkEnd w:id="56"/>
    </w:p>
    <w:p w14:paraId="648B7A3D" w14:textId="198ACF86" w:rsidR="00325824" w:rsidRDefault="00325824" w:rsidP="00114416">
      <w:commentRangeStart w:id="57"/>
      <w:r w:rsidRPr="00325824">
        <w:rPr>
          <w:noProof/>
          <w:lang w:eastAsia="zh-CN"/>
        </w:rPr>
        <w:drawing>
          <wp:inline distT="0" distB="0" distL="0" distR="0" wp14:anchorId="317DCCAE" wp14:editId="14A6F82C">
            <wp:extent cx="5355771" cy="2472375"/>
            <wp:effectExtent l="0" t="0" r="0" b="444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a:stretch>
                      <a:fillRect/>
                    </a:stretch>
                  </pic:blipFill>
                  <pic:spPr>
                    <a:xfrm>
                      <a:off x="0" y="0"/>
                      <a:ext cx="5373066" cy="2480359"/>
                    </a:xfrm>
                    <a:prstGeom prst="rect">
                      <a:avLst/>
                    </a:prstGeom>
                  </pic:spPr>
                </pic:pic>
              </a:graphicData>
            </a:graphic>
          </wp:inline>
        </w:drawing>
      </w:r>
      <w:commentRangeEnd w:id="57"/>
      <w:r w:rsidR="00C11EB1">
        <w:rPr>
          <w:rStyle w:val="CommentReference"/>
        </w:rPr>
        <w:commentReference w:id="57"/>
      </w:r>
    </w:p>
    <w:p w14:paraId="3135E80D" w14:textId="763C85DB" w:rsidR="009D00D2" w:rsidRPr="00945CBC" w:rsidRDefault="009D00D2" w:rsidP="009D00D2">
      <w:pPr>
        <w:pStyle w:val="Caption"/>
        <w:ind w:left="0" w:firstLine="720"/>
        <w:jc w:val="center"/>
        <w:rPr>
          <w:rFonts w:ascii="Intel Clear" w:hAnsi="Intel Clear" w:cs="Intel Clear"/>
          <w:sz w:val="21"/>
          <w:szCs w:val="21"/>
        </w:rPr>
      </w:pPr>
      <w:bookmarkStart w:id="58" w:name="_Toc16518004"/>
      <w:r w:rsidRPr="008F5F21">
        <w:rPr>
          <w:rFonts w:ascii="Intel Clear" w:hAnsi="Intel Clear" w:cs="Intel Clear"/>
        </w:rPr>
        <w:t xml:space="preserve">Figure </w:t>
      </w:r>
      <w:r>
        <w:rPr>
          <w:rFonts w:ascii="Intel Clear" w:hAnsi="Intel Clear" w:cs="Intel Clear"/>
        </w:rPr>
        <w:fldChar w:fldCharType="begin"/>
      </w:r>
      <w:r>
        <w:rPr>
          <w:rFonts w:ascii="Intel Clear" w:hAnsi="Intel Clear" w:cs="Intel Clear"/>
        </w:rPr>
        <w:instrText xml:space="preserve"> STYLEREF 1 \s </w:instrText>
      </w:r>
      <w:r>
        <w:rPr>
          <w:rFonts w:ascii="Intel Clear" w:hAnsi="Intel Clear" w:cs="Intel Clear"/>
        </w:rPr>
        <w:fldChar w:fldCharType="separate"/>
      </w:r>
      <w:r>
        <w:rPr>
          <w:rFonts w:ascii="Intel Clear" w:hAnsi="Intel Clear" w:cs="Intel Clear"/>
          <w:noProof/>
        </w:rPr>
        <w:t>3</w:t>
      </w:r>
      <w:r>
        <w:rPr>
          <w:rFonts w:ascii="Intel Clear" w:hAnsi="Intel Clear" w:cs="Intel Clear"/>
        </w:rPr>
        <w:fldChar w:fldCharType="end"/>
      </w:r>
      <w:r>
        <w:rPr>
          <w:rFonts w:ascii="Intel Clear" w:hAnsi="Intel Clear" w:cs="Intel Clear"/>
        </w:rPr>
        <w:noBreakHyphen/>
      </w:r>
      <w:r>
        <w:rPr>
          <w:rFonts w:ascii="Intel Clear" w:hAnsi="Intel Clear" w:cs="Intel Clear"/>
        </w:rPr>
        <w:fldChar w:fldCharType="begin"/>
      </w:r>
      <w:r>
        <w:rPr>
          <w:rFonts w:ascii="Intel Clear" w:hAnsi="Intel Clear" w:cs="Intel Clear"/>
        </w:rPr>
        <w:instrText xml:space="preserve"> SEQ Figure \* ARABIC \s 1 </w:instrText>
      </w:r>
      <w:r>
        <w:rPr>
          <w:rFonts w:ascii="Intel Clear" w:hAnsi="Intel Clear" w:cs="Intel Clear"/>
        </w:rPr>
        <w:fldChar w:fldCharType="separate"/>
      </w:r>
      <w:r>
        <w:rPr>
          <w:rFonts w:ascii="Intel Clear" w:hAnsi="Intel Clear" w:cs="Intel Clear"/>
          <w:noProof/>
        </w:rPr>
        <w:t>1</w:t>
      </w:r>
      <w:r>
        <w:rPr>
          <w:rFonts w:ascii="Intel Clear" w:hAnsi="Intel Clear" w:cs="Intel Clear"/>
        </w:rPr>
        <w:fldChar w:fldCharType="end"/>
      </w:r>
      <w:r w:rsidRPr="008F5F21">
        <w:rPr>
          <w:rFonts w:ascii="Intel Clear" w:hAnsi="Intel Clear" w:cs="Intel Clear"/>
        </w:rPr>
        <w:t xml:space="preserve"> </w:t>
      </w:r>
      <w:r>
        <w:rPr>
          <w:rFonts w:ascii="Intel Clear" w:hAnsi="Intel Clear" w:cs="Intel Clear"/>
        </w:rPr>
        <w:t>Repository Breakdown</w:t>
      </w:r>
      <w:bookmarkEnd w:id="58"/>
    </w:p>
    <w:p w14:paraId="7B9C252D" w14:textId="73273016" w:rsidR="00930686" w:rsidRDefault="00325824">
      <w:pPr>
        <w:pStyle w:val="Heading3"/>
        <w:pPrChange w:id="59" w:author="Zhao, Chengming" w:date="2020-04-17T09:45:00Z">
          <w:pPr>
            <w:pStyle w:val="Heading2"/>
          </w:pPr>
        </w:pPrChange>
      </w:pPr>
      <w:bookmarkStart w:id="60" w:name="_Toc2175393"/>
      <w:bookmarkStart w:id="61" w:name="_Toc16518028"/>
      <w:r>
        <w:t>PIV-Core</w:t>
      </w:r>
      <w:r w:rsidR="00930686">
        <w:t xml:space="preserve"> Repository</w:t>
      </w:r>
      <w:bookmarkEnd w:id="60"/>
      <w:bookmarkEnd w:id="61"/>
    </w:p>
    <w:p w14:paraId="5BF537D1" w14:textId="3634655E" w:rsidR="007E4285" w:rsidRPr="00BD578C" w:rsidRDefault="00D81370" w:rsidP="007E4285">
      <w:pPr>
        <w:jc w:val="both"/>
        <w:rPr>
          <w:rFonts w:asciiTheme="minorHAnsi" w:hAnsiTheme="minorHAnsi"/>
        </w:rPr>
      </w:pPr>
      <w:r>
        <w:rPr>
          <w:rFonts w:asciiTheme="minorHAnsi" w:hAnsiTheme="minorHAnsi"/>
        </w:rPr>
        <w:t>General-purpose</w:t>
      </w:r>
      <w:r w:rsidR="007E4285">
        <w:rPr>
          <w:rFonts w:asciiTheme="minorHAnsi" w:hAnsiTheme="minorHAnsi"/>
        </w:rPr>
        <w:t xml:space="preserve"> librarie</w:t>
      </w:r>
      <w:r>
        <w:rPr>
          <w:rFonts w:asciiTheme="minorHAnsi" w:hAnsiTheme="minorHAnsi"/>
        </w:rPr>
        <w:t xml:space="preserve">s and </w:t>
      </w:r>
      <w:proofErr w:type="spellStart"/>
      <w:r>
        <w:rPr>
          <w:rFonts w:asciiTheme="minorHAnsi" w:hAnsiTheme="minorHAnsi"/>
        </w:rPr>
        <w:t>utilites</w:t>
      </w:r>
      <w:proofErr w:type="spellEnd"/>
      <w:r>
        <w:rPr>
          <w:rFonts w:asciiTheme="minorHAnsi" w:hAnsiTheme="minorHAnsi"/>
        </w:rPr>
        <w:t xml:space="preserve"> wi</w:t>
      </w:r>
      <w:r w:rsidR="007E4285">
        <w:rPr>
          <w:rFonts w:asciiTheme="minorHAnsi" w:hAnsiTheme="minorHAnsi"/>
        </w:rPr>
        <w:t>ll</w:t>
      </w:r>
      <w:r w:rsidR="007E4285" w:rsidRPr="00BD578C">
        <w:rPr>
          <w:rFonts w:asciiTheme="minorHAnsi" w:hAnsiTheme="minorHAnsi"/>
        </w:rPr>
        <w:t xml:space="preserve"> be stored in the </w:t>
      </w:r>
      <w:proofErr w:type="spellStart"/>
      <w:r w:rsidR="007E4285" w:rsidRPr="00BD578C">
        <w:rPr>
          <w:rFonts w:asciiTheme="minorHAnsi" w:hAnsiTheme="minorHAnsi"/>
        </w:rPr>
        <w:t>p</w:t>
      </w:r>
      <w:r w:rsidR="007E4285">
        <w:rPr>
          <w:rFonts w:asciiTheme="minorHAnsi" w:hAnsiTheme="minorHAnsi"/>
        </w:rPr>
        <w:t>iv</w:t>
      </w:r>
      <w:proofErr w:type="spellEnd"/>
      <w:r w:rsidR="007E4285">
        <w:rPr>
          <w:rFonts w:asciiTheme="minorHAnsi" w:hAnsiTheme="minorHAnsi"/>
        </w:rPr>
        <w:t>-</w:t>
      </w:r>
      <w:r>
        <w:rPr>
          <w:rFonts w:asciiTheme="minorHAnsi" w:hAnsiTheme="minorHAnsi"/>
        </w:rPr>
        <w:t>core</w:t>
      </w:r>
      <w:r w:rsidR="007E4285" w:rsidRPr="00BD578C">
        <w:rPr>
          <w:rFonts w:asciiTheme="minorHAnsi" w:hAnsiTheme="minorHAnsi"/>
        </w:rPr>
        <w:t xml:space="preserve"> git repository. </w:t>
      </w:r>
      <w:r>
        <w:rPr>
          <w:rFonts w:asciiTheme="minorHAnsi" w:hAnsiTheme="minorHAnsi"/>
        </w:rPr>
        <w:t>This includes libraries common across all test types (</w:t>
      </w:r>
      <w:r w:rsidR="00E43543">
        <w:rPr>
          <w:rFonts w:asciiTheme="minorHAnsi" w:hAnsiTheme="minorHAnsi"/>
        </w:rPr>
        <w:t xml:space="preserve">libraries for working with SUTs, log file structures, </w:t>
      </w:r>
      <w:proofErr w:type="spellStart"/>
      <w:r w:rsidR="00E43543">
        <w:rPr>
          <w:rFonts w:asciiTheme="minorHAnsi" w:hAnsiTheme="minorHAnsi"/>
        </w:rPr>
        <w:t>etc</w:t>
      </w:r>
      <w:proofErr w:type="spellEnd"/>
      <w:r w:rsidR="00E43543">
        <w:rPr>
          <w:rFonts w:asciiTheme="minorHAnsi" w:hAnsiTheme="minorHAnsi"/>
        </w:rPr>
        <w:t>).</w:t>
      </w:r>
    </w:p>
    <w:p w14:paraId="18407384" w14:textId="1A91DBE4" w:rsidR="00325824" w:rsidRPr="00325824" w:rsidRDefault="00325824">
      <w:pPr>
        <w:pStyle w:val="Heading3"/>
      </w:pPr>
      <w:bookmarkStart w:id="62" w:name="_Toc16518029"/>
      <w:r>
        <w:t>PIV-Content Repository</w:t>
      </w:r>
      <w:bookmarkEnd w:id="62"/>
    </w:p>
    <w:p w14:paraId="62844D16" w14:textId="14502140" w:rsidR="00930686" w:rsidRPr="00BD578C" w:rsidRDefault="00325824">
      <w:pPr>
        <w:jc w:val="both"/>
        <w:rPr>
          <w:rFonts w:asciiTheme="minorHAnsi" w:hAnsiTheme="minorHAnsi"/>
        </w:rPr>
      </w:pPr>
      <w:r>
        <w:rPr>
          <w:rFonts w:asciiTheme="minorHAnsi" w:hAnsiTheme="minorHAnsi"/>
        </w:rPr>
        <w:t>Domain-specific libraries/utilities and test content</w:t>
      </w:r>
      <w:r w:rsidR="00930686" w:rsidRPr="00BD578C">
        <w:rPr>
          <w:rFonts w:asciiTheme="minorHAnsi" w:hAnsiTheme="minorHAnsi"/>
        </w:rPr>
        <w:t xml:space="preserve"> code </w:t>
      </w:r>
      <w:r w:rsidR="00406B51">
        <w:rPr>
          <w:rFonts w:asciiTheme="minorHAnsi" w:hAnsiTheme="minorHAnsi"/>
        </w:rPr>
        <w:t>will</w:t>
      </w:r>
      <w:r w:rsidR="00930686" w:rsidRPr="00BD578C">
        <w:rPr>
          <w:rFonts w:asciiTheme="minorHAnsi" w:hAnsiTheme="minorHAnsi"/>
        </w:rPr>
        <w:t xml:space="preserve"> be stored in the </w:t>
      </w:r>
      <w:proofErr w:type="spellStart"/>
      <w:r w:rsidR="00930686" w:rsidRPr="00BD578C">
        <w:rPr>
          <w:rFonts w:asciiTheme="minorHAnsi" w:hAnsiTheme="minorHAnsi"/>
        </w:rPr>
        <w:t>p</w:t>
      </w:r>
      <w:r>
        <w:rPr>
          <w:rFonts w:asciiTheme="minorHAnsi" w:hAnsiTheme="minorHAnsi"/>
        </w:rPr>
        <w:t>iv</w:t>
      </w:r>
      <w:proofErr w:type="spellEnd"/>
      <w:r>
        <w:rPr>
          <w:rFonts w:asciiTheme="minorHAnsi" w:hAnsiTheme="minorHAnsi"/>
        </w:rPr>
        <w:t>-content</w:t>
      </w:r>
      <w:r w:rsidR="00930686" w:rsidRPr="00BD578C">
        <w:rPr>
          <w:rFonts w:asciiTheme="minorHAnsi" w:hAnsiTheme="minorHAnsi"/>
        </w:rPr>
        <w:t xml:space="preserve"> git repository. Each content focus area will have its own Python package. In general, dependencies on other </w:t>
      </w:r>
      <w:proofErr w:type="spellStart"/>
      <w:r w:rsidR="00930686" w:rsidRPr="00BD578C">
        <w:rPr>
          <w:rFonts w:asciiTheme="minorHAnsi" w:hAnsiTheme="minorHAnsi"/>
        </w:rPr>
        <w:t>p</w:t>
      </w:r>
      <w:r>
        <w:rPr>
          <w:rFonts w:asciiTheme="minorHAnsi" w:hAnsiTheme="minorHAnsi"/>
        </w:rPr>
        <w:t>iv</w:t>
      </w:r>
      <w:proofErr w:type="spellEnd"/>
      <w:r w:rsidR="00930686" w:rsidRPr="00BD578C">
        <w:rPr>
          <w:rFonts w:asciiTheme="minorHAnsi" w:hAnsiTheme="minorHAnsi"/>
        </w:rPr>
        <w:t xml:space="preserve">-common packages should be avoided except </w:t>
      </w:r>
      <w:r>
        <w:rPr>
          <w:rFonts w:asciiTheme="minorHAnsi" w:hAnsiTheme="minorHAnsi"/>
        </w:rPr>
        <w:t xml:space="preserve">when writing interoperability tests, which by their nature will have cross-package dependencies. </w:t>
      </w:r>
      <w:r w:rsidR="00930686" w:rsidRPr="00BD578C">
        <w:rPr>
          <w:rFonts w:asciiTheme="minorHAnsi" w:hAnsiTheme="minorHAnsi"/>
        </w:rPr>
        <w:t>This approach limits the risk of interference between teams and makes the code review process easier.</w:t>
      </w:r>
      <w:r w:rsidR="00E43543">
        <w:rPr>
          <w:rFonts w:asciiTheme="minorHAnsi" w:hAnsiTheme="minorHAnsi"/>
        </w:rPr>
        <w:t xml:space="preserve"> Code that can be shared across domains should </w:t>
      </w:r>
      <w:r w:rsidR="008E3536">
        <w:rPr>
          <w:rFonts w:asciiTheme="minorHAnsi" w:hAnsiTheme="minorHAnsi"/>
        </w:rPr>
        <w:t xml:space="preserve">either reside in the </w:t>
      </w:r>
      <w:proofErr w:type="spellStart"/>
      <w:r w:rsidR="008E3536">
        <w:rPr>
          <w:rFonts w:asciiTheme="minorHAnsi" w:hAnsiTheme="minorHAnsi"/>
        </w:rPr>
        <w:t>piv</w:t>
      </w:r>
      <w:proofErr w:type="spellEnd"/>
      <w:r w:rsidR="008E3536">
        <w:rPr>
          <w:rFonts w:asciiTheme="minorHAnsi" w:hAnsiTheme="minorHAnsi"/>
        </w:rPr>
        <w:t xml:space="preserve">-content’s “general” </w:t>
      </w:r>
      <w:r w:rsidR="00607FF3">
        <w:rPr>
          <w:rFonts w:asciiTheme="minorHAnsi" w:hAnsiTheme="minorHAnsi"/>
        </w:rPr>
        <w:t>sub-</w:t>
      </w:r>
      <w:r w:rsidR="008E3536">
        <w:rPr>
          <w:rFonts w:asciiTheme="minorHAnsi" w:hAnsiTheme="minorHAnsi"/>
        </w:rPr>
        <w:t xml:space="preserve">package (content-related), or </w:t>
      </w:r>
      <w:r w:rsidR="00E43543">
        <w:rPr>
          <w:rFonts w:asciiTheme="minorHAnsi" w:hAnsiTheme="minorHAnsi"/>
        </w:rPr>
        <w:t xml:space="preserve">be </w:t>
      </w:r>
      <w:r w:rsidR="00107E85">
        <w:rPr>
          <w:rFonts w:asciiTheme="minorHAnsi" w:hAnsiTheme="minorHAnsi"/>
        </w:rPr>
        <w:t xml:space="preserve">sent </w:t>
      </w:r>
      <w:r w:rsidR="00E43543">
        <w:rPr>
          <w:rFonts w:asciiTheme="minorHAnsi" w:hAnsiTheme="minorHAnsi"/>
        </w:rPr>
        <w:t>upst</w:t>
      </w:r>
      <w:r w:rsidR="00107E85">
        <w:rPr>
          <w:rFonts w:asciiTheme="minorHAnsi" w:hAnsiTheme="minorHAnsi"/>
        </w:rPr>
        <w:t xml:space="preserve">ream </w:t>
      </w:r>
      <w:r w:rsidR="008E3536">
        <w:rPr>
          <w:rFonts w:asciiTheme="minorHAnsi" w:hAnsiTheme="minorHAnsi"/>
        </w:rPr>
        <w:t xml:space="preserve">into </w:t>
      </w:r>
      <w:proofErr w:type="spellStart"/>
      <w:r w:rsidR="008E3536">
        <w:rPr>
          <w:rFonts w:asciiTheme="minorHAnsi" w:hAnsiTheme="minorHAnsi"/>
        </w:rPr>
        <w:t>piv</w:t>
      </w:r>
      <w:proofErr w:type="spellEnd"/>
      <w:r w:rsidR="008E3536">
        <w:rPr>
          <w:rFonts w:asciiTheme="minorHAnsi" w:hAnsiTheme="minorHAnsi"/>
        </w:rPr>
        <w:t>-c</w:t>
      </w:r>
      <w:r w:rsidR="00E43543">
        <w:rPr>
          <w:rFonts w:asciiTheme="minorHAnsi" w:hAnsiTheme="minorHAnsi"/>
        </w:rPr>
        <w:t>ore</w:t>
      </w:r>
      <w:r w:rsidR="008E3536">
        <w:rPr>
          <w:rFonts w:asciiTheme="minorHAnsi" w:hAnsiTheme="minorHAnsi"/>
        </w:rPr>
        <w:t xml:space="preserve"> (infrastructure-related)</w:t>
      </w:r>
      <w:r w:rsidR="00E43543">
        <w:rPr>
          <w:rFonts w:asciiTheme="minorHAnsi" w:hAnsiTheme="minorHAnsi"/>
        </w:rPr>
        <w:t>.</w:t>
      </w:r>
    </w:p>
    <w:p w14:paraId="088E347D" w14:textId="611863A3" w:rsidR="00930686" w:rsidRPr="00C52369" w:rsidRDefault="00325824">
      <w:pPr>
        <w:pStyle w:val="Heading3"/>
      </w:pPr>
      <w:bookmarkStart w:id="63" w:name="_Toc2175394"/>
      <w:bookmarkStart w:id="64" w:name="_Toc16518030"/>
      <w:r>
        <w:t xml:space="preserve">Top-Level </w:t>
      </w:r>
      <w:r w:rsidR="00930686">
        <w:t>Python Package Structure</w:t>
      </w:r>
      <w:bookmarkEnd w:id="63"/>
      <w:bookmarkEnd w:id="64"/>
    </w:p>
    <w:p w14:paraId="52805DAD" w14:textId="328253F4" w:rsidR="00930686" w:rsidRPr="00BD578C" w:rsidRDefault="00930686" w:rsidP="00930686">
      <w:pPr>
        <w:jc w:val="both"/>
        <w:rPr>
          <w:rFonts w:asciiTheme="minorHAnsi" w:hAnsiTheme="minorHAnsi"/>
        </w:rPr>
      </w:pPr>
      <w:r w:rsidRPr="00BD578C">
        <w:rPr>
          <w:rFonts w:asciiTheme="minorHAnsi" w:hAnsiTheme="minorHAnsi"/>
        </w:rPr>
        <w:t xml:space="preserve">Each Python </w:t>
      </w:r>
      <w:r w:rsidR="00C5741F">
        <w:rPr>
          <w:rFonts w:asciiTheme="minorHAnsi" w:hAnsiTheme="minorHAnsi"/>
        </w:rPr>
        <w:t>sub-</w:t>
      </w:r>
      <w:r w:rsidRPr="00BD578C">
        <w:rPr>
          <w:rFonts w:asciiTheme="minorHAnsi" w:hAnsiTheme="minorHAnsi"/>
        </w:rPr>
        <w:t xml:space="preserve">package within </w:t>
      </w:r>
      <w:proofErr w:type="spellStart"/>
      <w:r w:rsidR="009F1722">
        <w:rPr>
          <w:rFonts w:asciiTheme="minorHAnsi" w:hAnsiTheme="minorHAnsi"/>
        </w:rPr>
        <w:t>piv</w:t>
      </w:r>
      <w:proofErr w:type="spellEnd"/>
      <w:r w:rsidRPr="00BD578C">
        <w:rPr>
          <w:rFonts w:asciiTheme="minorHAnsi" w:hAnsiTheme="minorHAnsi"/>
        </w:rPr>
        <w:t>-co</w:t>
      </w:r>
      <w:r w:rsidR="009F1722">
        <w:rPr>
          <w:rFonts w:asciiTheme="minorHAnsi" w:hAnsiTheme="minorHAnsi"/>
        </w:rPr>
        <w:t>ntent</w:t>
      </w:r>
      <w:r w:rsidRPr="00BD578C">
        <w:rPr>
          <w:rFonts w:asciiTheme="minorHAnsi" w:hAnsiTheme="minorHAnsi"/>
        </w:rPr>
        <w:t xml:space="preserve"> should have the same top-level layout</w:t>
      </w:r>
      <w:r w:rsidR="009F1722">
        <w:rPr>
          <w:rFonts w:asciiTheme="minorHAnsi" w:hAnsiTheme="minorHAnsi"/>
        </w:rPr>
        <w:t xml:space="preserve">, consisting </w:t>
      </w:r>
      <w:r w:rsidRPr="00BD578C">
        <w:rPr>
          <w:rFonts w:asciiTheme="minorHAnsi" w:hAnsiTheme="minorHAnsi"/>
        </w:rPr>
        <w:t xml:space="preserve">of </w:t>
      </w:r>
      <w:r w:rsidR="00E60FD1">
        <w:rPr>
          <w:rFonts w:asciiTheme="minorHAnsi" w:hAnsiTheme="minorHAnsi"/>
          <w:b/>
        </w:rPr>
        <w:t>three</w:t>
      </w:r>
      <w:r w:rsidR="00E60FD1" w:rsidRPr="00BD578C">
        <w:rPr>
          <w:rFonts w:asciiTheme="minorHAnsi" w:hAnsiTheme="minorHAnsi"/>
        </w:rPr>
        <w:t xml:space="preserve"> </w:t>
      </w:r>
      <w:r w:rsidRPr="00EA4AD2">
        <w:rPr>
          <w:rFonts w:asciiTheme="minorHAnsi" w:hAnsiTheme="minorHAnsi"/>
          <w:b/>
        </w:rPr>
        <w:t>packages</w:t>
      </w:r>
      <w:r w:rsidRPr="00BD578C">
        <w:rPr>
          <w:rFonts w:asciiTheme="minorHAnsi" w:hAnsiTheme="minorHAnsi"/>
        </w:rPr>
        <w:t>:</w:t>
      </w:r>
    </w:p>
    <w:p w14:paraId="21968D84" w14:textId="4CDB874A" w:rsidR="00930686" w:rsidRPr="00BD578C" w:rsidRDefault="006D3C4E" w:rsidP="00BD578C">
      <w:pPr>
        <w:pStyle w:val="ListParagraph"/>
        <w:numPr>
          <w:ilvl w:val="0"/>
          <w:numId w:val="27"/>
        </w:numPr>
        <w:jc w:val="both"/>
        <w:rPr>
          <w:rFonts w:asciiTheme="minorHAnsi" w:hAnsiTheme="minorHAnsi"/>
        </w:rPr>
      </w:pPr>
      <w:r>
        <w:rPr>
          <w:rFonts w:asciiTheme="minorHAnsi" w:hAnsiTheme="minorHAnsi"/>
          <w:b/>
        </w:rPr>
        <w:t>l</w:t>
      </w:r>
      <w:r w:rsidR="00930686" w:rsidRPr="00EA4AD2">
        <w:rPr>
          <w:rFonts w:asciiTheme="minorHAnsi" w:hAnsiTheme="minorHAnsi"/>
          <w:b/>
        </w:rPr>
        <w:t>ib</w:t>
      </w:r>
      <w:r w:rsidR="00930686" w:rsidRPr="00BD578C">
        <w:rPr>
          <w:rFonts w:asciiTheme="minorHAnsi" w:hAnsiTheme="minorHAnsi"/>
        </w:rPr>
        <w:t xml:space="preserve"> (Library Classes, Static Classes, Utility Functions, etc.)</w:t>
      </w:r>
    </w:p>
    <w:p w14:paraId="03764F3C" w14:textId="268C26EF" w:rsidR="00930686" w:rsidRPr="00BD578C" w:rsidRDefault="006D3C4E" w:rsidP="00BD578C">
      <w:pPr>
        <w:pStyle w:val="ListParagraph"/>
        <w:numPr>
          <w:ilvl w:val="0"/>
          <w:numId w:val="27"/>
        </w:numPr>
        <w:jc w:val="both"/>
        <w:rPr>
          <w:rFonts w:asciiTheme="minorHAnsi" w:hAnsiTheme="minorHAnsi"/>
        </w:rPr>
      </w:pPr>
      <w:r>
        <w:rPr>
          <w:rFonts w:asciiTheme="minorHAnsi" w:hAnsiTheme="minorHAnsi"/>
          <w:b/>
        </w:rPr>
        <w:t>s</w:t>
      </w:r>
      <w:r w:rsidR="00930686" w:rsidRPr="00EA4AD2">
        <w:rPr>
          <w:rFonts w:asciiTheme="minorHAnsi" w:hAnsiTheme="minorHAnsi"/>
          <w:b/>
        </w:rPr>
        <w:t>cripts</w:t>
      </w:r>
      <w:r w:rsidR="00930686" w:rsidRPr="00BD578C">
        <w:rPr>
          <w:rFonts w:asciiTheme="minorHAnsi" w:hAnsiTheme="minorHAnsi"/>
        </w:rPr>
        <w:t xml:space="preserve"> (Utility scripts designed for use outside of an automated environment, i.e. for test content that cannot be fully automated, or for scripts that assist with debug)</w:t>
      </w:r>
    </w:p>
    <w:p w14:paraId="6CCA7428" w14:textId="69BE6C99" w:rsidR="00930686" w:rsidRDefault="006D3C4E" w:rsidP="00BD578C">
      <w:pPr>
        <w:pStyle w:val="ListParagraph"/>
        <w:numPr>
          <w:ilvl w:val="0"/>
          <w:numId w:val="27"/>
        </w:numPr>
        <w:jc w:val="both"/>
        <w:rPr>
          <w:ins w:id="65" w:author="Onken, Brice" w:date="2019-08-13T10:12:00Z"/>
          <w:rFonts w:asciiTheme="minorHAnsi" w:hAnsiTheme="minorHAnsi"/>
        </w:rPr>
      </w:pPr>
      <w:r>
        <w:rPr>
          <w:rFonts w:asciiTheme="minorHAnsi" w:hAnsiTheme="minorHAnsi"/>
          <w:b/>
        </w:rPr>
        <w:t>t</w:t>
      </w:r>
      <w:r w:rsidR="00930686" w:rsidRPr="00EA4AD2">
        <w:rPr>
          <w:rFonts w:asciiTheme="minorHAnsi" w:hAnsiTheme="minorHAnsi"/>
          <w:b/>
        </w:rPr>
        <w:t>ests</w:t>
      </w:r>
      <w:r w:rsidR="00930686" w:rsidRPr="00BD578C">
        <w:rPr>
          <w:rFonts w:asciiTheme="minorHAnsi" w:hAnsiTheme="minorHAnsi"/>
        </w:rPr>
        <w:t xml:space="preserve"> (In the core package, this contains the base test templates, for all other packages this contains the automated test content) </w:t>
      </w:r>
    </w:p>
    <w:p w14:paraId="6B5ACE23" w14:textId="1ADE5CDB" w:rsidR="0086676F" w:rsidRDefault="0086676F">
      <w:pPr>
        <w:jc w:val="both"/>
        <w:rPr>
          <w:ins w:id="66" w:author="Onken, Brice" w:date="2019-08-13T10:15:00Z"/>
          <w:rFonts w:asciiTheme="minorHAnsi" w:hAnsiTheme="minorHAnsi"/>
        </w:rPr>
        <w:pPrChange w:id="67" w:author="Onken, Brice" w:date="2019-08-13T10:12:00Z">
          <w:pPr>
            <w:pStyle w:val="ListParagraph"/>
            <w:numPr>
              <w:numId w:val="27"/>
            </w:numPr>
            <w:ind w:left="1800" w:hanging="360"/>
            <w:jc w:val="both"/>
          </w:pPr>
        </w:pPrChange>
      </w:pPr>
      <w:ins w:id="68" w:author="Onken, Brice" w:date="2019-08-13T10:15:00Z">
        <w:r>
          <w:rPr>
            <w:noProof/>
            <w:lang w:eastAsia="zh-CN"/>
          </w:rPr>
          <w:lastRenderedPageBreak/>
          <w:drawing>
            <wp:inline distT="0" distB="0" distL="0" distR="0" wp14:anchorId="5F9CFE5F" wp14:editId="6486DAA0">
              <wp:extent cx="1778000" cy="43261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87849" cy="4350157"/>
                      </a:xfrm>
                      <a:prstGeom prst="rect">
                        <a:avLst/>
                      </a:prstGeom>
                    </pic:spPr>
                  </pic:pic>
                </a:graphicData>
              </a:graphic>
            </wp:inline>
          </w:drawing>
        </w:r>
      </w:ins>
    </w:p>
    <w:p w14:paraId="622A979D" w14:textId="247E26DC" w:rsidR="0086676F" w:rsidRPr="00F36D82" w:rsidRDefault="0086676F">
      <w:pPr>
        <w:pStyle w:val="Caption"/>
        <w:jc w:val="both"/>
        <w:rPr>
          <w:rFonts w:ascii="Intel Clear" w:hAnsi="Intel Clear" w:cs="Intel Clear"/>
          <w:rPrChange w:id="69" w:author="Onken, Brice" w:date="2019-08-15T21:25:00Z">
            <w:rPr/>
          </w:rPrChange>
        </w:rPr>
        <w:pPrChange w:id="70" w:author="Onken, Brice" w:date="2019-08-15T21:25:00Z">
          <w:pPr>
            <w:pStyle w:val="ListParagraph"/>
            <w:numPr>
              <w:numId w:val="27"/>
            </w:numPr>
            <w:ind w:left="1800" w:hanging="360"/>
            <w:jc w:val="both"/>
          </w:pPr>
        </w:pPrChange>
      </w:pPr>
      <w:ins w:id="71" w:author="Onken, Brice" w:date="2019-08-13T10:15:00Z">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Example </w:t>
        </w:r>
        <w:proofErr w:type="spellStart"/>
        <w:r>
          <w:t>piv</w:t>
        </w:r>
        <w:proofErr w:type="spellEnd"/>
        <w:r>
          <w:t>-content layout (each section below elaborates on sp</w:t>
        </w:r>
      </w:ins>
      <w:ins w:id="72" w:author="Onken, Brice" w:date="2019-08-13T10:16:00Z">
        <w:r>
          <w:t>ecific sections)</w:t>
        </w:r>
      </w:ins>
    </w:p>
    <w:p w14:paraId="2DD707B0" w14:textId="77777777" w:rsidR="00930686" w:rsidRPr="00C52369" w:rsidRDefault="00930686">
      <w:pPr>
        <w:pStyle w:val="Heading3"/>
        <w:pPrChange w:id="73" w:author="Zhao, Chengming" w:date="2020-04-17T09:45:00Z">
          <w:pPr>
            <w:pStyle w:val="ListParagraph"/>
            <w:numPr>
              <w:numId w:val="27"/>
            </w:numPr>
            <w:ind w:left="1800" w:hanging="360"/>
            <w:jc w:val="both"/>
          </w:pPr>
        </w:pPrChange>
      </w:pPr>
      <w:bookmarkStart w:id="74" w:name="_Toc2175395"/>
      <w:bookmarkStart w:id="75" w:name="_Toc16518031"/>
      <w:r>
        <w:t>Team-Specific “tests” Package</w:t>
      </w:r>
      <w:bookmarkEnd w:id="74"/>
      <w:bookmarkEnd w:id="75"/>
    </w:p>
    <w:p w14:paraId="2D4EA6CF" w14:textId="2A788902" w:rsidR="00930686" w:rsidRPr="00BD578C" w:rsidRDefault="00C77F03" w:rsidP="00930686">
      <w:pPr>
        <w:jc w:val="both"/>
        <w:rPr>
          <w:rFonts w:asciiTheme="minorHAnsi" w:hAnsiTheme="minorHAnsi"/>
        </w:rPr>
      </w:pPr>
      <w:r>
        <w:rPr>
          <w:rFonts w:asciiTheme="minorHAnsi" w:hAnsiTheme="minorHAnsi"/>
        </w:rPr>
        <w:t>Any team interested in extending the test suite with content that is specific to their objectives should do so in the “tests” package</w:t>
      </w:r>
      <w:r w:rsidR="00930686" w:rsidRPr="00BD578C">
        <w:rPr>
          <w:rFonts w:asciiTheme="minorHAnsi" w:hAnsiTheme="minorHAnsi"/>
        </w:rPr>
        <w:t xml:space="preserve">. This </w:t>
      </w:r>
      <w:r w:rsidR="00917DD2">
        <w:rPr>
          <w:rFonts w:asciiTheme="minorHAnsi" w:hAnsiTheme="minorHAnsi"/>
        </w:rPr>
        <w:t>P</w:t>
      </w:r>
      <w:r w:rsidR="00930686" w:rsidRPr="00BD578C">
        <w:rPr>
          <w:rFonts w:asciiTheme="minorHAnsi" w:hAnsiTheme="minorHAnsi"/>
        </w:rPr>
        <w:t>ython package is subdivided by feature or technology, and</w:t>
      </w:r>
      <w:r w:rsidR="00EE6D22">
        <w:rPr>
          <w:rFonts w:asciiTheme="minorHAnsi" w:hAnsiTheme="minorHAnsi"/>
        </w:rPr>
        <w:t>,</w:t>
      </w:r>
      <w:r w:rsidR="00930686" w:rsidRPr="00BD578C">
        <w:rPr>
          <w:rFonts w:asciiTheme="minorHAnsi" w:hAnsiTheme="minorHAnsi"/>
        </w:rPr>
        <w:t xml:space="preserve"> </w:t>
      </w:r>
      <w:r w:rsidR="000D58F9">
        <w:rPr>
          <w:rFonts w:asciiTheme="minorHAnsi" w:hAnsiTheme="minorHAnsi"/>
        </w:rPr>
        <w:t>in general, will</w:t>
      </w:r>
      <w:r w:rsidR="000D58F9" w:rsidRPr="00BD578C">
        <w:rPr>
          <w:rFonts w:asciiTheme="minorHAnsi" w:hAnsiTheme="minorHAnsi"/>
        </w:rPr>
        <w:t xml:space="preserve"> </w:t>
      </w:r>
      <w:r w:rsidR="00930686" w:rsidRPr="00BD578C">
        <w:rPr>
          <w:rFonts w:asciiTheme="minorHAnsi" w:hAnsiTheme="minorHAnsi"/>
        </w:rPr>
        <w:t>follow the PEP8 convention for module names (short</w:t>
      </w:r>
      <w:r w:rsidR="00EE6D22">
        <w:rPr>
          <w:rFonts w:asciiTheme="minorHAnsi" w:hAnsiTheme="minorHAnsi"/>
        </w:rPr>
        <w:t xml:space="preserve"> and in</w:t>
      </w:r>
      <w:r w:rsidR="00930686" w:rsidRPr="00BD578C">
        <w:rPr>
          <w:rFonts w:asciiTheme="minorHAnsi" w:hAnsiTheme="minorHAnsi"/>
        </w:rPr>
        <w:t xml:space="preserve"> lowercase with underscores)</w:t>
      </w:r>
      <w:r w:rsidR="00EE6D22">
        <w:rPr>
          <w:rFonts w:asciiTheme="minorHAnsi" w:hAnsiTheme="minorHAnsi"/>
        </w:rPr>
        <w:t>. They</w:t>
      </w:r>
      <w:r w:rsidR="00930686" w:rsidRPr="00BD578C">
        <w:rPr>
          <w:rFonts w:asciiTheme="minorHAnsi" w:hAnsiTheme="minorHAnsi"/>
        </w:rPr>
        <w:t xml:space="preserve"> can optionally start with an ID number depending on the team’s chosen module naming convention.</w:t>
      </w:r>
    </w:p>
    <w:p w14:paraId="5D1CEF81" w14:textId="34C1BE0B" w:rsidR="00A33123" w:rsidRDefault="00B53C51" w:rsidP="00382C33">
      <w:pPr>
        <w:keepNext/>
        <w:jc w:val="both"/>
      </w:pPr>
      <w:ins w:id="76" w:author="Onken, Brice" w:date="2019-08-13T10:18:00Z">
        <w:r>
          <w:rPr>
            <w:noProof/>
            <w:lang w:eastAsia="zh-CN"/>
          </w:rPr>
          <w:lastRenderedPageBreak/>
          <w:drawing>
            <wp:inline distT="0" distB="0" distL="0" distR="0" wp14:anchorId="07A473A2" wp14:editId="4AF4B3D7">
              <wp:extent cx="2781300" cy="2914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81300" cy="2914650"/>
                      </a:xfrm>
                      <a:prstGeom prst="rect">
                        <a:avLst/>
                      </a:prstGeom>
                    </pic:spPr>
                  </pic:pic>
                </a:graphicData>
              </a:graphic>
            </wp:inline>
          </w:drawing>
        </w:r>
      </w:ins>
      <w:del w:id="77" w:author="Onken, Brice" w:date="2019-08-13T10:18:00Z">
        <w:r w:rsidR="00930686" w:rsidDel="00B53C51">
          <w:rPr>
            <w:noProof/>
            <w:lang w:eastAsia="zh-CN"/>
          </w:rPr>
          <w:drawing>
            <wp:inline distT="0" distB="0" distL="0" distR="0" wp14:anchorId="58705772" wp14:editId="68D79CC2">
              <wp:extent cx="2392365" cy="1041547"/>
              <wp:effectExtent l="0" t="0" r="8255"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92" t="22301"/>
                      <a:stretch/>
                    </pic:blipFill>
                    <pic:spPr bwMode="auto">
                      <a:xfrm>
                        <a:off x="0" y="0"/>
                        <a:ext cx="2405980" cy="1047475"/>
                      </a:xfrm>
                      <a:prstGeom prst="rect">
                        <a:avLst/>
                      </a:prstGeom>
                      <a:ln>
                        <a:noFill/>
                      </a:ln>
                      <a:extLst>
                        <a:ext uri="{53640926-AAD7-44D8-BBD7-CCE9431645EC}">
                          <a14:shadowObscured xmlns:a14="http://schemas.microsoft.com/office/drawing/2010/main"/>
                        </a:ext>
                      </a:extLst>
                    </pic:spPr>
                  </pic:pic>
                </a:graphicData>
              </a:graphic>
            </wp:inline>
          </w:drawing>
        </w:r>
      </w:del>
    </w:p>
    <w:p w14:paraId="07D744D7" w14:textId="2816C2A8" w:rsidR="0078772D" w:rsidRPr="00002E42" w:rsidRDefault="00A33123" w:rsidP="00382C33">
      <w:pPr>
        <w:pStyle w:val="Caption"/>
        <w:jc w:val="both"/>
        <w:rPr>
          <w:rFonts w:ascii="Intel Clear" w:hAnsi="Intel Clear" w:cs="Intel Clear"/>
        </w:rPr>
      </w:pPr>
      <w:bookmarkStart w:id="78" w:name="_Toc16518005"/>
      <w:r>
        <w:t xml:space="preserve">Figure </w:t>
      </w:r>
      <w:r w:rsidR="00A373AD">
        <w:rPr>
          <w:noProof/>
        </w:rPr>
        <w:fldChar w:fldCharType="begin"/>
      </w:r>
      <w:r w:rsidR="00A373AD">
        <w:rPr>
          <w:noProof/>
        </w:rPr>
        <w:instrText xml:space="preserve"> STYLEREF 1 \s </w:instrText>
      </w:r>
      <w:r w:rsidR="00A373AD">
        <w:rPr>
          <w:noProof/>
        </w:rPr>
        <w:fldChar w:fldCharType="separate"/>
      </w:r>
      <w:r w:rsidR="00626DD1">
        <w:rPr>
          <w:noProof/>
        </w:rPr>
        <w:t>3</w:t>
      </w:r>
      <w:r w:rsidR="00A373AD">
        <w:rPr>
          <w:noProof/>
        </w:rPr>
        <w:fldChar w:fldCharType="end"/>
      </w:r>
      <w:r w:rsidR="00626DD1">
        <w:noBreakHyphen/>
      </w:r>
      <w:r w:rsidR="00A373AD">
        <w:rPr>
          <w:noProof/>
        </w:rPr>
        <w:fldChar w:fldCharType="begin"/>
      </w:r>
      <w:r w:rsidR="00A373AD">
        <w:rPr>
          <w:noProof/>
        </w:rPr>
        <w:instrText xml:space="preserve"> SEQ Figure \* ARABIC \s 1 </w:instrText>
      </w:r>
      <w:r w:rsidR="00A373AD">
        <w:rPr>
          <w:noProof/>
        </w:rPr>
        <w:fldChar w:fldCharType="separate"/>
      </w:r>
      <w:r w:rsidR="00626DD1">
        <w:rPr>
          <w:noProof/>
        </w:rPr>
        <w:t>2</w:t>
      </w:r>
      <w:r w:rsidR="00A373AD">
        <w:rPr>
          <w:noProof/>
        </w:rPr>
        <w:fldChar w:fldCharType="end"/>
      </w:r>
      <w:r>
        <w:t xml:space="preserve"> Example "tests" package layout</w:t>
      </w:r>
      <w:bookmarkEnd w:id="78"/>
    </w:p>
    <w:p w14:paraId="756783DA" w14:textId="28372D88" w:rsidR="00930686" w:rsidRPr="00BD578C" w:rsidRDefault="00930686" w:rsidP="00930686">
      <w:pPr>
        <w:jc w:val="both"/>
        <w:rPr>
          <w:rFonts w:asciiTheme="minorHAnsi" w:hAnsiTheme="minorHAnsi"/>
        </w:rPr>
      </w:pPr>
      <w:r w:rsidRPr="00BD578C">
        <w:rPr>
          <w:rFonts w:asciiTheme="minorHAnsi" w:hAnsiTheme="minorHAnsi"/>
        </w:rPr>
        <w:t xml:space="preserve">Each technology/feature folder </w:t>
      </w:r>
      <w:r w:rsidR="001E7AC8">
        <w:rPr>
          <w:rFonts w:asciiTheme="minorHAnsi" w:hAnsiTheme="minorHAnsi"/>
        </w:rPr>
        <w:t>will</w:t>
      </w:r>
      <w:r w:rsidR="001E7AC8" w:rsidRPr="00BD578C">
        <w:rPr>
          <w:rFonts w:asciiTheme="minorHAnsi" w:hAnsiTheme="minorHAnsi"/>
        </w:rPr>
        <w:t xml:space="preserve"> </w:t>
      </w:r>
      <w:r w:rsidRPr="00BD578C">
        <w:rPr>
          <w:rFonts w:asciiTheme="minorHAnsi" w:hAnsiTheme="minorHAnsi"/>
        </w:rPr>
        <w:t xml:space="preserve">be a valid Python package containing a &lt;feature&gt;_common.py script with common functions that can be shared across all content contained in that module. It can also contain additional shared scripts or modules as necessary. </w:t>
      </w:r>
    </w:p>
    <w:p w14:paraId="1F3A3A62" w14:textId="0CC15858" w:rsidR="00930686" w:rsidRPr="00BD578C" w:rsidRDefault="00930686" w:rsidP="00930686">
      <w:pPr>
        <w:jc w:val="both"/>
        <w:rPr>
          <w:rFonts w:asciiTheme="minorHAnsi" w:hAnsiTheme="minorHAnsi"/>
        </w:rPr>
      </w:pPr>
      <w:r w:rsidRPr="00BD578C">
        <w:rPr>
          <w:rFonts w:asciiTheme="minorHAnsi" w:hAnsiTheme="minorHAnsi"/>
        </w:rPr>
        <w:t xml:space="preserve">Test content and all collateral </w:t>
      </w:r>
      <w:r w:rsidR="00CE7D23">
        <w:rPr>
          <w:rFonts w:asciiTheme="minorHAnsi" w:hAnsiTheme="minorHAnsi"/>
        </w:rPr>
        <w:t>will</w:t>
      </w:r>
      <w:r w:rsidR="00CE7D23" w:rsidRPr="00BD578C">
        <w:rPr>
          <w:rFonts w:asciiTheme="minorHAnsi" w:hAnsiTheme="minorHAnsi"/>
        </w:rPr>
        <w:t xml:space="preserve"> </w:t>
      </w:r>
      <w:r w:rsidRPr="00BD578C">
        <w:rPr>
          <w:rFonts w:asciiTheme="minorHAnsi" w:hAnsiTheme="minorHAnsi"/>
        </w:rPr>
        <w:t>be stored in subdirectories of the dominant feature or technology. For example, the One-Touch Activation</w:t>
      </w:r>
      <w:r w:rsidR="00D27BF9">
        <w:rPr>
          <w:rFonts w:asciiTheme="minorHAnsi" w:hAnsiTheme="minorHAnsi"/>
        </w:rPr>
        <w:t xml:space="preserve"> feature</w:t>
      </w:r>
      <w:r w:rsidRPr="00BD578C">
        <w:rPr>
          <w:rFonts w:asciiTheme="minorHAnsi" w:hAnsiTheme="minorHAnsi"/>
        </w:rPr>
        <w:t xml:space="preserve"> uses some other </w:t>
      </w:r>
      <w:r w:rsidR="00D27BF9">
        <w:rPr>
          <w:rFonts w:asciiTheme="minorHAnsi" w:hAnsiTheme="minorHAnsi"/>
        </w:rPr>
        <w:t xml:space="preserve">security </w:t>
      </w:r>
      <w:r w:rsidRPr="00BD578C">
        <w:rPr>
          <w:rFonts w:asciiTheme="minorHAnsi" w:hAnsiTheme="minorHAnsi"/>
        </w:rPr>
        <w:t>technologies, so the main content is contained in the “ota” package but imports a few functions from the “txt” package.</w:t>
      </w:r>
    </w:p>
    <w:p w14:paraId="24705D6E" w14:textId="6056CBDD" w:rsidR="00A33123" w:rsidRDefault="00930686" w:rsidP="00382C33">
      <w:pPr>
        <w:keepNext/>
        <w:jc w:val="both"/>
      </w:pPr>
      <w:del w:id="79" w:author="Onken, Brice" w:date="2019-08-13T10:16:00Z">
        <w:r w:rsidDel="00B53C51">
          <w:rPr>
            <w:noProof/>
            <w:lang w:eastAsia="zh-CN"/>
          </w:rPr>
          <w:drawing>
            <wp:inline distT="0" distB="0" distL="0" distR="0" wp14:anchorId="32A5B158" wp14:editId="792BB6C8">
              <wp:extent cx="1905000" cy="3169526"/>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12621" cy="3182206"/>
                      </a:xfrm>
                      <a:prstGeom prst="rect">
                        <a:avLst/>
                      </a:prstGeom>
                    </pic:spPr>
                  </pic:pic>
                </a:graphicData>
              </a:graphic>
            </wp:inline>
          </w:drawing>
        </w:r>
      </w:del>
      <w:ins w:id="80" w:author="Onken, Brice" w:date="2019-08-13T10:16:00Z">
        <w:r w:rsidR="00B53C51" w:rsidRPr="00B53C51">
          <w:rPr>
            <w:noProof/>
          </w:rPr>
          <w:t xml:space="preserve"> </w:t>
        </w:r>
        <w:r w:rsidR="00B53C51">
          <w:rPr>
            <w:noProof/>
            <w:lang w:eastAsia="zh-CN"/>
          </w:rPr>
          <w:drawing>
            <wp:inline distT="0" distB="0" distL="0" distR="0" wp14:anchorId="30ADB8DC" wp14:editId="31BD4484">
              <wp:extent cx="1645489" cy="324258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80559" cy="3311691"/>
                      </a:xfrm>
                      <a:prstGeom prst="rect">
                        <a:avLst/>
                      </a:prstGeom>
                    </pic:spPr>
                  </pic:pic>
                </a:graphicData>
              </a:graphic>
            </wp:inline>
          </w:drawing>
        </w:r>
      </w:ins>
      <w:r w:rsidRPr="00B6401D">
        <w:rPr>
          <w:noProof/>
        </w:rPr>
        <w:t xml:space="preserve"> </w:t>
      </w:r>
      <w:del w:id="81" w:author="Onken, Brice" w:date="2019-08-13T10:17:00Z">
        <w:r w:rsidDel="00B53C51">
          <w:rPr>
            <w:noProof/>
            <w:lang w:eastAsia="zh-CN"/>
          </w:rPr>
          <w:drawing>
            <wp:inline distT="0" distB="0" distL="0" distR="0" wp14:anchorId="749A18F3" wp14:editId="4FBD80D1">
              <wp:extent cx="3668488" cy="3171626"/>
              <wp:effectExtent l="0" t="0" r="825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94475" cy="3194093"/>
                      </a:xfrm>
                      <a:prstGeom prst="rect">
                        <a:avLst/>
                      </a:prstGeom>
                    </pic:spPr>
                  </pic:pic>
                </a:graphicData>
              </a:graphic>
            </wp:inline>
          </w:drawing>
        </w:r>
      </w:del>
      <w:ins w:id="82" w:author="Onken, Brice" w:date="2019-08-13T10:17:00Z">
        <w:r w:rsidR="00B53C51" w:rsidRPr="00B53C51">
          <w:rPr>
            <w:noProof/>
          </w:rPr>
          <w:t xml:space="preserve"> </w:t>
        </w:r>
        <w:r w:rsidR="00B53C51">
          <w:rPr>
            <w:noProof/>
            <w:lang w:eastAsia="zh-CN"/>
          </w:rPr>
          <w:drawing>
            <wp:inline distT="0" distB="0" distL="0" distR="0" wp14:anchorId="18EDB078" wp14:editId="71796C01">
              <wp:extent cx="2495350" cy="3234418"/>
              <wp:effectExtent l="0" t="0" r="63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05569" cy="3247663"/>
                      </a:xfrm>
                      <a:prstGeom prst="rect">
                        <a:avLst/>
                      </a:prstGeom>
                    </pic:spPr>
                  </pic:pic>
                </a:graphicData>
              </a:graphic>
            </wp:inline>
          </w:drawing>
        </w:r>
      </w:ins>
    </w:p>
    <w:p w14:paraId="17DE8291" w14:textId="047C2B8E" w:rsidR="00930686" w:rsidRDefault="00A33123" w:rsidP="00382C33">
      <w:pPr>
        <w:pStyle w:val="Caption"/>
        <w:jc w:val="both"/>
        <w:rPr>
          <w:rFonts w:cstheme="minorHAnsi"/>
          <w:sz w:val="24"/>
          <w:szCs w:val="24"/>
        </w:rPr>
      </w:pPr>
      <w:bookmarkStart w:id="83" w:name="_Toc16518006"/>
      <w:r>
        <w:t xml:space="preserve">Figure </w:t>
      </w:r>
      <w:r w:rsidR="00A373AD">
        <w:rPr>
          <w:noProof/>
        </w:rPr>
        <w:fldChar w:fldCharType="begin"/>
      </w:r>
      <w:r w:rsidR="00A373AD">
        <w:rPr>
          <w:noProof/>
        </w:rPr>
        <w:instrText xml:space="preserve"> STYLEREF 1 \s </w:instrText>
      </w:r>
      <w:r w:rsidR="00A373AD">
        <w:rPr>
          <w:noProof/>
        </w:rPr>
        <w:fldChar w:fldCharType="separate"/>
      </w:r>
      <w:r w:rsidR="00626DD1">
        <w:rPr>
          <w:noProof/>
        </w:rPr>
        <w:t>3</w:t>
      </w:r>
      <w:r w:rsidR="00A373AD">
        <w:rPr>
          <w:noProof/>
        </w:rPr>
        <w:fldChar w:fldCharType="end"/>
      </w:r>
      <w:r w:rsidR="00626DD1">
        <w:noBreakHyphen/>
      </w:r>
      <w:r w:rsidR="00A373AD">
        <w:rPr>
          <w:noProof/>
        </w:rPr>
        <w:fldChar w:fldCharType="begin"/>
      </w:r>
      <w:r w:rsidR="00A373AD">
        <w:rPr>
          <w:noProof/>
        </w:rPr>
        <w:instrText xml:space="preserve"> SEQ Figure \* ARABIC \s 1 </w:instrText>
      </w:r>
      <w:r w:rsidR="00A373AD">
        <w:rPr>
          <w:noProof/>
        </w:rPr>
        <w:fldChar w:fldCharType="separate"/>
      </w:r>
      <w:r w:rsidR="00626DD1">
        <w:rPr>
          <w:noProof/>
        </w:rPr>
        <w:t>3</w:t>
      </w:r>
      <w:r w:rsidR="00A373AD">
        <w:rPr>
          <w:noProof/>
        </w:rPr>
        <w:fldChar w:fldCharType="end"/>
      </w:r>
      <w:r>
        <w:t xml:space="preserve"> Detailed examples of feature-specific test packages</w:t>
      </w:r>
      <w:bookmarkEnd w:id="83"/>
    </w:p>
    <w:p w14:paraId="175CB1E6" w14:textId="49591840" w:rsidR="00930686" w:rsidRPr="00BD578C" w:rsidRDefault="00930686" w:rsidP="00930686">
      <w:pPr>
        <w:jc w:val="both"/>
        <w:rPr>
          <w:rFonts w:asciiTheme="minorHAnsi" w:hAnsiTheme="minorHAnsi"/>
        </w:rPr>
      </w:pPr>
      <w:r w:rsidRPr="00BD578C">
        <w:rPr>
          <w:rFonts w:asciiTheme="minorHAnsi" w:hAnsiTheme="minorHAnsi"/>
        </w:rPr>
        <w:t>The subdirectories of the feature modules should be organized by function. The table below contains the current standard for these names</w:t>
      </w:r>
      <w:r w:rsidR="00B44A4F">
        <w:rPr>
          <w:rFonts w:asciiTheme="minorHAnsi" w:hAnsiTheme="minorHAnsi"/>
        </w:rPr>
        <w:t>.</w:t>
      </w:r>
    </w:p>
    <w:p w14:paraId="5A21897D" w14:textId="77777777" w:rsidR="00BD578C" w:rsidRPr="00BD578C" w:rsidRDefault="00BD578C" w:rsidP="00930686">
      <w:pPr>
        <w:jc w:val="both"/>
        <w:rPr>
          <w:rFonts w:asciiTheme="minorHAnsi" w:hAnsiTheme="minorHAnsi"/>
        </w:rPr>
      </w:pPr>
    </w:p>
    <w:tbl>
      <w:tblPr>
        <w:tblStyle w:val="TableGrid"/>
        <w:tblW w:w="10098" w:type="dxa"/>
        <w:tblInd w:w="720" w:type="dxa"/>
        <w:tblLook w:val="04A0" w:firstRow="1" w:lastRow="0" w:firstColumn="1" w:lastColumn="0" w:noHBand="0" w:noVBand="1"/>
      </w:tblPr>
      <w:tblGrid>
        <w:gridCol w:w="1908"/>
        <w:gridCol w:w="8190"/>
      </w:tblGrid>
      <w:tr w:rsidR="00930686" w:rsidRPr="00BD578C" w14:paraId="0DA7D301" w14:textId="77777777" w:rsidTr="007B2AE2">
        <w:tc>
          <w:tcPr>
            <w:tcW w:w="1908" w:type="dxa"/>
            <w:shd w:val="clear" w:color="auto" w:fill="EEECE1" w:themeFill="background2"/>
            <w:vAlign w:val="center"/>
          </w:tcPr>
          <w:p w14:paraId="53A45E72" w14:textId="77777777" w:rsidR="00930686" w:rsidRPr="00BD578C" w:rsidRDefault="00930686" w:rsidP="00BD578C">
            <w:pPr>
              <w:jc w:val="center"/>
              <w:rPr>
                <w:rFonts w:asciiTheme="minorHAnsi" w:hAnsiTheme="minorHAnsi"/>
                <w:b/>
                <w:sz w:val="28"/>
              </w:rPr>
            </w:pPr>
            <w:r w:rsidRPr="00BD578C">
              <w:rPr>
                <w:rFonts w:asciiTheme="minorHAnsi" w:hAnsiTheme="minorHAnsi"/>
                <w:b/>
                <w:sz w:val="28"/>
              </w:rPr>
              <w:lastRenderedPageBreak/>
              <w:t>Name</w:t>
            </w:r>
          </w:p>
        </w:tc>
        <w:tc>
          <w:tcPr>
            <w:tcW w:w="8190" w:type="dxa"/>
            <w:shd w:val="clear" w:color="auto" w:fill="EEECE1" w:themeFill="background2"/>
            <w:vAlign w:val="center"/>
          </w:tcPr>
          <w:p w14:paraId="63C813AD" w14:textId="77777777" w:rsidR="00930686" w:rsidRPr="00BD578C" w:rsidRDefault="00930686" w:rsidP="00BD578C">
            <w:pPr>
              <w:jc w:val="center"/>
              <w:rPr>
                <w:rFonts w:asciiTheme="minorHAnsi" w:hAnsiTheme="minorHAnsi"/>
                <w:b/>
                <w:sz w:val="28"/>
              </w:rPr>
            </w:pPr>
            <w:r w:rsidRPr="00BD578C">
              <w:rPr>
                <w:rFonts w:asciiTheme="minorHAnsi" w:hAnsiTheme="minorHAnsi"/>
                <w:b/>
                <w:sz w:val="28"/>
              </w:rPr>
              <w:t>Contents</w:t>
            </w:r>
          </w:p>
        </w:tc>
      </w:tr>
      <w:tr w:rsidR="00930686" w:rsidRPr="00BD578C" w14:paraId="6CA92516" w14:textId="77777777" w:rsidTr="007B2AE2">
        <w:tc>
          <w:tcPr>
            <w:tcW w:w="1908" w:type="dxa"/>
          </w:tcPr>
          <w:p w14:paraId="7A568A34" w14:textId="7A0433F3" w:rsidR="00930686" w:rsidRPr="00BD578C" w:rsidRDefault="00930686">
            <w:pPr>
              <w:ind w:left="180"/>
              <w:jc w:val="both"/>
              <w:rPr>
                <w:rFonts w:asciiTheme="minorHAnsi" w:hAnsiTheme="minorHAnsi"/>
              </w:rPr>
            </w:pPr>
            <w:r w:rsidRPr="00BD578C">
              <w:rPr>
                <w:rFonts w:asciiTheme="minorHAnsi" w:hAnsiTheme="minorHAnsi"/>
              </w:rPr>
              <w:t>collateral</w:t>
            </w:r>
          </w:p>
        </w:tc>
        <w:tc>
          <w:tcPr>
            <w:tcW w:w="8190" w:type="dxa"/>
          </w:tcPr>
          <w:p w14:paraId="6500D99C" w14:textId="397CF551" w:rsidR="00930686" w:rsidRPr="00BD578C" w:rsidRDefault="00930686" w:rsidP="002E4153">
            <w:pPr>
              <w:ind w:left="252"/>
              <w:jc w:val="both"/>
              <w:rPr>
                <w:rFonts w:asciiTheme="minorHAnsi" w:hAnsiTheme="minorHAnsi"/>
              </w:rPr>
            </w:pPr>
            <w:r w:rsidRPr="00BD578C">
              <w:rPr>
                <w:rFonts w:asciiTheme="minorHAnsi" w:hAnsiTheme="minorHAnsi"/>
              </w:rPr>
              <w:t>Scripts or tools designed to run on the SUT, or non-Python collateral used on th</w:t>
            </w:r>
            <w:r w:rsidR="002565B8">
              <w:rPr>
                <w:rFonts w:asciiTheme="minorHAnsi" w:hAnsiTheme="minorHAnsi"/>
              </w:rPr>
              <w:t>e</w:t>
            </w:r>
            <w:r w:rsidR="00086136">
              <w:rPr>
                <w:rFonts w:asciiTheme="minorHAnsi" w:hAnsiTheme="minorHAnsi"/>
              </w:rPr>
              <w:t xml:space="preserve"> SUT or</w:t>
            </w:r>
            <w:r w:rsidRPr="00BD578C">
              <w:rPr>
                <w:rFonts w:asciiTheme="minorHAnsi" w:hAnsiTheme="minorHAnsi"/>
              </w:rPr>
              <w:t xml:space="preserve"> host.</w:t>
            </w:r>
          </w:p>
        </w:tc>
      </w:tr>
      <w:tr w:rsidR="00930686" w:rsidRPr="00BD578C" w14:paraId="2C71DB4C" w14:textId="77777777" w:rsidTr="007B2AE2">
        <w:tc>
          <w:tcPr>
            <w:tcW w:w="1908" w:type="dxa"/>
          </w:tcPr>
          <w:p w14:paraId="3000C104" w14:textId="0E49F647" w:rsidR="00930686" w:rsidRPr="00BD578C" w:rsidRDefault="00930686">
            <w:pPr>
              <w:ind w:left="180"/>
              <w:jc w:val="both"/>
              <w:rPr>
                <w:rFonts w:asciiTheme="minorHAnsi" w:hAnsiTheme="minorHAnsi"/>
              </w:rPr>
            </w:pPr>
            <w:r w:rsidRPr="00BD578C">
              <w:rPr>
                <w:rFonts w:asciiTheme="minorHAnsi" w:hAnsiTheme="minorHAnsi"/>
              </w:rPr>
              <w:t>enabling</w:t>
            </w:r>
          </w:p>
        </w:tc>
        <w:tc>
          <w:tcPr>
            <w:tcW w:w="8190" w:type="dxa"/>
          </w:tcPr>
          <w:p w14:paraId="27F99264" w14:textId="353133C2" w:rsidR="00930686" w:rsidRPr="00BD578C" w:rsidRDefault="00930686" w:rsidP="002E4153">
            <w:pPr>
              <w:ind w:left="252"/>
              <w:jc w:val="both"/>
              <w:rPr>
                <w:rFonts w:asciiTheme="minorHAnsi" w:hAnsiTheme="minorHAnsi"/>
              </w:rPr>
            </w:pPr>
            <w:r w:rsidRPr="00BD578C">
              <w:rPr>
                <w:rFonts w:asciiTheme="minorHAnsi" w:hAnsiTheme="minorHAnsi"/>
              </w:rPr>
              <w:t>Tests with basic feature coverage</w:t>
            </w:r>
            <w:r w:rsidR="0031134B">
              <w:rPr>
                <w:rFonts w:asciiTheme="minorHAnsi" w:hAnsiTheme="minorHAnsi"/>
              </w:rPr>
              <w:t xml:space="preserve"> (p</w:t>
            </w:r>
            <w:r w:rsidR="002E4153">
              <w:rPr>
                <w:rFonts w:asciiTheme="minorHAnsi" w:hAnsiTheme="minorHAnsi"/>
              </w:rPr>
              <w:t>rimarily check</w:t>
            </w:r>
            <w:r w:rsidR="00935110">
              <w:rPr>
                <w:rFonts w:asciiTheme="minorHAnsi" w:hAnsiTheme="minorHAnsi"/>
              </w:rPr>
              <w:t>s</w:t>
            </w:r>
            <w:r w:rsidR="002E4153">
              <w:rPr>
                <w:rFonts w:asciiTheme="minorHAnsi" w:hAnsiTheme="minorHAnsi"/>
              </w:rPr>
              <w:t xml:space="preserve"> that a feature can be enabled or disabled</w:t>
            </w:r>
            <w:r w:rsidR="0031134B">
              <w:rPr>
                <w:rFonts w:asciiTheme="minorHAnsi" w:hAnsiTheme="minorHAnsi"/>
              </w:rPr>
              <w:t>).</w:t>
            </w:r>
          </w:p>
        </w:tc>
      </w:tr>
      <w:tr w:rsidR="00930686" w:rsidRPr="00BD578C" w14:paraId="1C98D743" w14:textId="77777777" w:rsidTr="007B2AE2">
        <w:tc>
          <w:tcPr>
            <w:tcW w:w="1908" w:type="dxa"/>
          </w:tcPr>
          <w:p w14:paraId="26F6CBB3" w14:textId="4679C527" w:rsidR="00930686" w:rsidRPr="00BD578C" w:rsidRDefault="00930686">
            <w:pPr>
              <w:ind w:left="180"/>
              <w:jc w:val="both"/>
              <w:rPr>
                <w:rFonts w:asciiTheme="minorHAnsi" w:hAnsiTheme="minorHAnsi"/>
              </w:rPr>
            </w:pPr>
            <w:r w:rsidRPr="00BD578C">
              <w:rPr>
                <w:rFonts w:asciiTheme="minorHAnsi" w:hAnsiTheme="minorHAnsi"/>
              </w:rPr>
              <w:t>functional</w:t>
            </w:r>
          </w:p>
        </w:tc>
        <w:tc>
          <w:tcPr>
            <w:tcW w:w="8190" w:type="dxa"/>
          </w:tcPr>
          <w:p w14:paraId="64F16ABE" w14:textId="266989DD" w:rsidR="00930686" w:rsidRPr="00BD578C" w:rsidRDefault="00930686" w:rsidP="0031134B">
            <w:pPr>
              <w:ind w:left="252"/>
              <w:jc w:val="both"/>
              <w:rPr>
                <w:rFonts w:asciiTheme="minorHAnsi" w:hAnsiTheme="minorHAnsi"/>
              </w:rPr>
            </w:pPr>
            <w:r w:rsidRPr="00BD578C">
              <w:rPr>
                <w:rFonts w:asciiTheme="minorHAnsi" w:hAnsiTheme="minorHAnsi"/>
              </w:rPr>
              <w:t>Functional tests for the featur</w:t>
            </w:r>
            <w:r w:rsidR="0031134B">
              <w:rPr>
                <w:rFonts w:asciiTheme="minorHAnsi" w:hAnsiTheme="minorHAnsi"/>
              </w:rPr>
              <w:t>e (t</w:t>
            </w:r>
            <w:r w:rsidR="002E4153">
              <w:rPr>
                <w:rFonts w:asciiTheme="minorHAnsi" w:hAnsiTheme="minorHAnsi"/>
              </w:rPr>
              <w:t xml:space="preserve">his </w:t>
            </w:r>
            <w:r w:rsidR="00CA4D37">
              <w:rPr>
                <w:rFonts w:asciiTheme="minorHAnsi" w:hAnsiTheme="minorHAnsi"/>
              </w:rPr>
              <w:t>is the most comprehensive package of coverage</w:t>
            </w:r>
            <w:r w:rsidR="0031134B">
              <w:rPr>
                <w:rFonts w:asciiTheme="minorHAnsi" w:hAnsiTheme="minorHAnsi"/>
              </w:rPr>
              <w:t>).</w:t>
            </w:r>
          </w:p>
        </w:tc>
      </w:tr>
      <w:tr w:rsidR="00930686" w:rsidRPr="00BD578C" w14:paraId="03271269" w14:textId="77777777" w:rsidTr="007B2AE2">
        <w:tc>
          <w:tcPr>
            <w:tcW w:w="1908" w:type="dxa"/>
          </w:tcPr>
          <w:p w14:paraId="2E86EFD2" w14:textId="488D4E52" w:rsidR="00930686" w:rsidRPr="00BD578C" w:rsidRDefault="00930686">
            <w:pPr>
              <w:ind w:left="180"/>
              <w:jc w:val="both"/>
              <w:rPr>
                <w:rFonts w:asciiTheme="minorHAnsi" w:hAnsiTheme="minorHAnsi"/>
              </w:rPr>
            </w:pPr>
            <w:r w:rsidRPr="00BD578C">
              <w:rPr>
                <w:rFonts w:asciiTheme="minorHAnsi" w:hAnsiTheme="minorHAnsi"/>
              </w:rPr>
              <w:t>negative</w:t>
            </w:r>
          </w:p>
        </w:tc>
        <w:tc>
          <w:tcPr>
            <w:tcW w:w="8190" w:type="dxa"/>
          </w:tcPr>
          <w:p w14:paraId="09AB13E6" w14:textId="27CE663E" w:rsidR="00930686" w:rsidRPr="00BD578C" w:rsidRDefault="00930686" w:rsidP="003300B9">
            <w:pPr>
              <w:ind w:left="252"/>
              <w:jc w:val="both"/>
              <w:rPr>
                <w:rFonts w:asciiTheme="minorHAnsi" w:hAnsiTheme="minorHAnsi"/>
              </w:rPr>
            </w:pPr>
            <w:r w:rsidRPr="00BD578C">
              <w:rPr>
                <w:rFonts w:asciiTheme="minorHAnsi" w:hAnsiTheme="minorHAnsi"/>
              </w:rPr>
              <w:t xml:space="preserve">Tests that </w:t>
            </w:r>
            <w:r w:rsidR="002E4153">
              <w:rPr>
                <w:rFonts w:asciiTheme="minorHAnsi" w:hAnsiTheme="minorHAnsi"/>
              </w:rPr>
              <w:t>cover negative scenarios</w:t>
            </w:r>
            <w:r w:rsidR="003300B9">
              <w:rPr>
                <w:rFonts w:asciiTheme="minorHAnsi" w:hAnsiTheme="minorHAnsi"/>
              </w:rPr>
              <w:t xml:space="preserve"> (tests where a failure is expected).</w:t>
            </w:r>
          </w:p>
        </w:tc>
      </w:tr>
      <w:tr w:rsidR="00930686" w:rsidRPr="00BD578C" w14:paraId="391C7DC4" w14:textId="77777777" w:rsidTr="007B2AE2">
        <w:tc>
          <w:tcPr>
            <w:tcW w:w="1908" w:type="dxa"/>
          </w:tcPr>
          <w:p w14:paraId="0CF9EDEF" w14:textId="700281DE" w:rsidR="00930686" w:rsidRPr="00BD578C" w:rsidRDefault="00930686" w:rsidP="007B2AE2">
            <w:pPr>
              <w:ind w:left="180"/>
              <w:jc w:val="both"/>
              <w:rPr>
                <w:rFonts w:asciiTheme="minorHAnsi" w:hAnsiTheme="minorHAnsi"/>
              </w:rPr>
            </w:pPr>
            <w:r w:rsidRPr="00BD578C">
              <w:rPr>
                <w:rFonts w:asciiTheme="minorHAnsi" w:hAnsiTheme="minorHAnsi"/>
              </w:rPr>
              <w:t>stress</w:t>
            </w:r>
          </w:p>
        </w:tc>
        <w:tc>
          <w:tcPr>
            <w:tcW w:w="8190" w:type="dxa"/>
          </w:tcPr>
          <w:p w14:paraId="6B29AE9C" w14:textId="12328460" w:rsidR="00930686" w:rsidRPr="00BD578C" w:rsidRDefault="00930686" w:rsidP="0031134B">
            <w:pPr>
              <w:ind w:left="252"/>
              <w:jc w:val="both"/>
              <w:rPr>
                <w:rFonts w:asciiTheme="minorHAnsi" w:hAnsiTheme="minorHAnsi"/>
              </w:rPr>
            </w:pPr>
            <w:r w:rsidRPr="00BD578C">
              <w:rPr>
                <w:rFonts w:asciiTheme="minorHAnsi" w:hAnsiTheme="minorHAnsi"/>
              </w:rPr>
              <w:t>Content to stress the device or feature</w:t>
            </w:r>
            <w:r w:rsidR="0031134B">
              <w:rPr>
                <w:rFonts w:asciiTheme="minorHAnsi" w:hAnsiTheme="minorHAnsi"/>
              </w:rPr>
              <w:t xml:space="preserve"> (w</w:t>
            </w:r>
            <w:r w:rsidR="002E4153">
              <w:rPr>
                <w:rFonts w:asciiTheme="minorHAnsi" w:hAnsiTheme="minorHAnsi"/>
              </w:rPr>
              <w:t>orkload</w:t>
            </w:r>
            <w:r w:rsidR="00DA2D76">
              <w:rPr>
                <w:rFonts w:asciiTheme="minorHAnsi" w:hAnsiTheme="minorHAnsi"/>
              </w:rPr>
              <w:t>-</w:t>
            </w:r>
            <w:r w:rsidR="002E4153">
              <w:rPr>
                <w:rFonts w:asciiTheme="minorHAnsi" w:hAnsiTheme="minorHAnsi"/>
              </w:rPr>
              <w:t>related tests can also be kept under this category</w:t>
            </w:r>
            <w:r w:rsidR="0031134B">
              <w:rPr>
                <w:rFonts w:asciiTheme="minorHAnsi" w:hAnsiTheme="minorHAnsi"/>
              </w:rPr>
              <w:t>).</w:t>
            </w:r>
          </w:p>
        </w:tc>
      </w:tr>
      <w:tr w:rsidR="00930686" w:rsidRPr="00BD578C" w14:paraId="36271C19" w14:textId="77777777" w:rsidTr="007B2AE2">
        <w:tc>
          <w:tcPr>
            <w:tcW w:w="1908" w:type="dxa"/>
          </w:tcPr>
          <w:p w14:paraId="15119083" w14:textId="61F26941" w:rsidR="00930686" w:rsidRPr="00BD578C" w:rsidRDefault="00B023FB" w:rsidP="007B2AE2">
            <w:pPr>
              <w:ind w:left="180"/>
              <w:jc w:val="both"/>
              <w:rPr>
                <w:rFonts w:asciiTheme="minorHAnsi" w:hAnsiTheme="minorHAnsi"/>
              </w:rPr>
            </w:pPr>
            <w:r>
              <w:rPr>
                <w:rFonts w:asciiTheme="minorHAnsi" w:hAnsiTheme="minorHAnsi"/>
              </w:rPr>
              <w:t>stability</w:t>
            </w:r>
          </w:p>
        </w:tc>
        <w:tc>
          <w:tcPr>
            <w:tcW w:w="8190" w:type="dxa"/>
          </w:tcPr>
          <w:p w14:paraId="5DE1AFEE" w14:textId="10409BAF" w:rsidR="00930686" w:rsidRPr="00BD578C" w:rsidRDefault="00930686" w:rsidP="0031134B">
            <w:pPr>
              <w:ind w:left="252"/>
              <w:jc w:val="both"/>
              <w:rPr>
                <w:rFonts w:asciiTheme="minorHAnsi" w:hAnsiTheme="minorHAnsi"/>
              </w:rPr>
            </w:pPr>
            <w:r w:rsidRPr="00BD578C">
              <w:rPr>
                <w:rFonts w:asciiTheme="minorHAnsi" w:hAnsiTheme="minorHAnsi"/>
              </w:rPr>
              <w:t>Tests to validate the consistency or reliability of a feature or device</w:t>
            </w:r>
            <w:r w:rsidR="0031134B">
              <w:rPr>
                <w:rFonts w:asciiTheme="minorHAnsi" w:hAnsiTheme="minorHAnsi"/>
              </w:rPr>
              <w:t xml:space="preserve"> (g</w:t>
            </w:r>
            <w:r w:rsidR="002E4153">
              <w:rPr>
                <w:rFonts w:asciiTheme="minorHAnsi" w:hAnsiTheme="minorHAnsi"/>
              </w:rPr>
              <w:t xml:space="preserve">enerally </w:t>
            </w:r>
            <w:r w:rsidR="00A82BC9">
              <w:rPr>
                <w:rFonts w:asciiTheme="minorHAnsi" w:hAnsiTheme="minorHAnsi"/>
              </w:rPr>
              <w:t xml:space="preserve">includes </w:t>
            </w:r>
            <w:r w:rsidR="002E4153">
              <w:rPr>
                <w:rFonts w:asciiTheme="minorHAnsi" w:hAnsiTheme="minorHAnsi"/>
              </w:rPr>
              <w:t xml:space="preserve">cycling, repeated workloads, </w:t>
            </w:r>
            <w:r w:rsidR="007B1D60">
              <w:rPr>
                <w:rFonts w:asciiTheme="minorHAnsi" w:hAnsiTheme="minorHAnsi"/>
              </w:rPr>
              <w:t xml:space="preserve">error injections, </w:t>
            </w:r>
            <w:r w:rsidR="00BC6D1C">
              <w:rPr>
                <w:rFonts w:asciiTheme="minorHAnsi" w:hAnsiTheme="minorHAnsi"/>
              </w:rPr>
              <w:t>etc.</w:t>
            </w:r>
            <w:r w:rsidR="0031134B">
              <w:rPr>
                <w:rFonts w:asciiTheme="minorHAnsi" w:hAnsiTheme="minorHAnsi"/>
              </w:rPr>
              <w:t>).</w:t>
            </w:r>
          </w:p>
        </w:tc>
      </w:tr>
    </w:tbl>
    <w:p w14:paraId="156DAE5F" w14:textId="49FAECA1" w:rsidR="009337CF" w:rsidRDefault="00930686" w:rsidP="00930686">
      <w:pPr>
        <w:jc w:val="both"/>
        <w:rPr>
          <w:ins w:id="84" w:author="Zhao, Chengming" w:date="2020-02-28T11:31:00Z"/>
          <w:rFonts w:asciiTheme="minorHAnsi" w:hAnsiTheme="minorHAnsi"/>
        </w:rPr>
      </w:pPr>
      <w:r w:rsidRPr="00BD578C">
        <w:rPr>
          <w:rFonts w:asciiTheme="minorHAnsi" w:hAnsiTheme="minorHAnsi"/>
        </w:rPr>
        <w:t xml:space="preserve">Finally, the contents of the above directories (except for collateral) should follow this naming convention: </w:t>
      </w:r>
      <w:r w:rsidRPr="00C276C0">
        <w:rPr>
          <w:rFonts w:asciiTheme="minorHAnsi" w:hAnsiTheme="minorHAnsi"/>
          <w:b/>
        </w:rPr>
        <w:t>&lt;Test Case ID&gt;_</w:t>
      </w:r>
      <w:r w:rsidRPr="00BD578C">
        <w:rPr>
          <w:rFonts w:asciiTheme="minorHAnsi" w:hAnsiTheme="minorHAnsi"/>
        </w:rPr>
        <w:t>&lt;descriptive name&gt;.</w:t>
      </w:r>
      <w:proofErr w:type="spellStart"/>
      <w:r w:rsidRPr="00BD578C">
        <w:rPr>
          <w:rFonts w:asciiTheme="minorHAnsi" w:hAnsiTheme="minorHAnsi"/>
        </w:rPr>
        <w:t>py</w:t>
      </w:r>
      <w:proofErr w:type="spellEnd"/>
      <w:r w:rsidRPr="00BD578C">
        <w:rPr>
          <w:rFonts w:asciiTheme="minorHAnsi" w:hAnsiTheme="minorHAnsi"/>
        </w:rPr>
        <w:t>. The ID should start with an underscore if the ID number does not start with an alphabetic character to meet Python naming requirements.</w:t>
      </w:r>
    </w:p>
    <w:p w14:paraId="3A54CC22" w14:textId="77777777" w:rsidR="009337CF" w:rsidRDefault="009337CF">
      <w:pPr>
        <w:spacing w:before="0"/>
        <w:ind w:left="0"/>
        <w:rPr>
          <w:ins w:id="85" w:author="Zhao, Chengming" w:date="2020-02-28T11:31:00Z"/>
          <w:rFonts w:asciiTheme="minorHAnsi" w:hAnsiTheme="minorHAnsi"/>
        </w:rPr>
      </w:pPr>
      <w:ins w:id="86" w:author="Zhao, Chengming" w:date="2020-02-28T11:31:00Z">
        <w:r>
          <w:rPr>
            <w:rFonts w:asciiTheme="minorHAnsi" w:hAnsiTheme="minorHAnsi"/>
          </w:rPr>
          <w:br w:type="page"/>
        </w:r>
      </w:ins>
    </w:p>
    <w:p w14:paraId="6322D2B9" w14:textId="77777777" w:rsidR="00930686" w:rsidRPr="00BD578C" w:rsidRDefault="00930686" w:rsidP="00930686">
      <w:pPr>
        <w:jc w:val="both"/>
        <w:rPr>
          <w:rFonts w:asciiTheme="minorHAnsi" w:hAnsiTheme="minorHAnsi"/>
        </w:rPr>
      </w:pPr>
    </w:p>
    <w:p w14:paraId="2BC72A56" w14:textId="539B2C28" w:rsidR="00820467" w:rsidRDefault="00820467">
      <w:pPr>
        <w:pStyle w:val="Heading2"/>
      </w:pPr>
      <w:bookmarkStart w:id="87" w:name="_Toc16518032"/>
      <w:r w:rsidRPr="00146DF6">
        <w:rPr>
          <w:highlight w:val="cyan"/>
          <w:rPrChange w:id="88" w:author="Onken, Brice" w:date="2019-08-15T20:38:00Z">
            <w:rPr>
              <w:highlight w:val="yellow"/>
            </w:rPr>
          </w:rPrChange>
        </w:rPr>
        <w:t>Configuration file management</w:t>
      </w:r>
      <w:bookmarkEnd w:id="87"/>
      <w:ins w:id="89" w:author="Onken, Brice" w:date="2019-08-15T20:49:00Z">
        <w:r w:rsidR="00D073F4">
          <w:t xml:space="preserve"> - Chengming</w:t>
        </w:r>
      </w:ins>
    </w:p>
    <w:p w14:paraId="12AFE516" w14:textId="78D4AC4B" w:rsidR="00454CEB" w:rsidDel="00146DF6" w:rsidRDefault="00454CEB" w:rsidP="00454CEB">
      <w:pPr>
        <w:jc w:val="both"/>
        <w:rPr>
          <w:del w:id="90" w:author="Onken, Brice" w:date="2019-08-15T20:37:00Z"/>
          <w:rFonts w:asciiTheme="minorHAnsi" w:hAnsiTheme="minorHAnsi"/>
        </w:rPr>
      </w:pPr>
      <w:del w:id="91" w:author="Onken, Brice" w:date="2019-08-15T20:37:00Z">
        <w:r w:rsidRPr="00454CEB" w:rsidDel="00146DF6">
          <w:rPr>
            <w:rFonts w:asciiTheme="minorHAnsi" w:hAnsiTheme="minorHAnsi"/>
          </w:rPr>
          <w:delText xml:space="preserve">All hosts and </w:delText>
        </w:r>
        <w:r w:rsidR="00BF21E0" w:rsidDel="00146DF6">
          <w:rPr>
            <w:rFonts w:asciiTheme="minorHAnsi" w:hAnsiTheme="minorHAnsi"/>
          </w:rPr>
          <w:delText>SUTs</w:delText>
        </w:r>
        <w:r w:rsidR="00BF21E0" w:rsidRPr="00454CEB" w:rsidDel="00146DF6">
          <w:rPr>
            <w:rFonts w:asciiTheme="minorHAnsi" w:hAnsiTheme="minorHAnsi"/>
          </w:rPr>
          <w:delText xml:space="preserve"> </w:delText>
        </w:r>
        <w:r w:rsidRPr="00454CEB" w:rsidDel="00146DF6">
          <w:rPr>
            <w:rFonts w:asciiTheme="minorHAnsi" w:hAnsiTheme="minorHAnsi"/>
          </w:rPr>
          <w:delText>targeted to run automated test content from ptv-common require a configuration file to be produced which contains the information required for the Python classes to determine the execution environment. Cur</w:delText>
        </w:r>
        <w:r w:rsidR="00C5330B" w:rsidDel="00146DF6">
          <w:rPr>
            <w:rFonts w:asciiTheme="minorHAnsi" w:hAnsiTheme="minorHAnsi"/>
          </w:rPr>
          <w:delText>rently, this is a raw text file</w:delText>
        </w:r>
        <w:r w:rsidRPr="00454CEB" w:rsidDel="00146DF6">
          <w:rPr>
            <w:rFonts w:asciiTheme="minorHAnsi" w:hAnsiTheme="minorHAnsi"/>
          </w:rPr>
          <w:delText>.</w:delText>
        </w:r>
      </w:del>
    </w:p>
    <w:p w14:paraId="00F4272E" w14:textId="419266DE" w:rsidR="00A54C41" w:rsidRPr="00454CEB" w:rsidDel="00146DF6" w:rsidRDefault="00A54C41" w:rsidP="003B2723">
      <w:pPr>
        <w:pStyle w:val="Heading3"/>
        <w:rPr>
          <w:del w:id="92" w:author="Onken, Brice" w:date="2019-08-15T20:37:00Z"/>
        </w:rPr>
      </w:pPr>
      <w:bookmarkStart w:id="93" w:name="_Toc16518033"/>
      <w:del w:id="94" w:author="Onken, Brice" w:date="2019-08-15T20:37:00Z">
        <w:r w:rsidDel="00146DF6">
          <w:delText>Sample configuration file option and usage</w:delText>
        </w:r>
        <w:bookmarkEnd w:id="93"/>
      </w:del>
    </w:p>
    <w:p w14:paraId="02F4FF10" w14:textId="51835531" w:rsidR="00F1463A" w:rsidDel="00146DF6" w:rsidRDefault="00FD1C8A" w:rsidP="00382C33">
      <w:pPr>
        <w:keepNext/>
        <w:jc w:val="both"/>
        <w:rPr>
          <w:del w:id="95" w:author="Onken, Brice" w:date="2019-08-15T20:37:00Z"/>
        </w:rPr>
      </w:pPr>
      <w:del w:id="96" w:author="Onken, Brice" w:date="2019-08-15T20:36:00Z">
        <w:r w:rsidDel="00146DF6">
          <w:rPr>
            <w:noProof/>
            <w:lang w:eastAsia="zh-CN"/>
          </w:rPr>
          <w:drawing>
            <wp:inline distT="0" distB="0" distL="0" distR="0" wp14:anchorId="78E11D24" wp14:editId="7DD9B924">
              <wp:extent cx="4876800" cy="2933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76800" cy="2933700"/>
                      </a:xfrm>
                      <a:prstGeom prst="rect">
                        <a:avLst/>
                      </a:prstGeom>
                    </pic:spPr>
                  </pic:pic>
                </a:graphicData>
              </a:graphic>
            </wp:inline>
          </w:drawing>
        </w:r>
      </w:del>
    </w:p>
    <w:p w14:paraId="318FCD4E" w14:textId="1A7BE3F2" w:rsidR="00454CEB" w:rsidDel="00146DF6" w:rsidRDefault="00F1463A" w:rsidP="00382C33">
      <w:pPr>
        <w:pStyle w:val="Caption"/>
        <w:jc w:val="both"/>
        <w:rPr>
          <w:del w:id="97" w:author="Onken, Brice" w:date="2019-08-15T20:37:00Z"/>
          <w:rFonts w:asciiTheme="minorHAnsi" w:hAnsiTheme="minorHAnsi"/>
        </w:rPr>
      </w:pPr>
      <w:bookmarkStart w:id="98" w:name="_Toc16518007"/>
      <w:del w:id="99" w:author="Onken, Brice" w:date="2019-08-15T20:37:00Z">
        <w:r w:rsidDel="00146DF6">
          <w:delText xml:space="preserve">Figure </w:delText>
        </w:r>
        <w:r w:rsidR="00A373AD" w:rsidDel="00146DF6">
          <w:rPr>
            <w:b w:val="0"/>
            <w:noProof/>
          </w:rPr>
          <w:fldChar w:fldCharType="begin"/>
        </w:r>
        <w:r w:rsidR="00A373AD" w:rsidDel="00146DF6">
          <w:rPr>
            <w:noProof/>
          </w:rPr>
          <w:delInstrText xml:space="preserve"> STYLEREF 1 \s </w:delInstrText>
        </w:r>
        <w:r w:rsidR="00A373AD" w:rsidDel="00146DF6">
          <w:rPr>
            <w:b w:val="0"/>
            <w:noProof/>
          </w:rPr>
          <w:fldChar w:fldCharType="separate"/>
        </w:r>
        <w:r w:rsidR="00626DD1" w:rsidDel="00146DF6">
          <w:rPr>
            <w:noProof/>
          </w:rPr>
          <w:delText>3</w:delText>
        </w:r>
        <w:r w:rsidR="00A373AD" w:rsidDel="00146DF6">
          <w:rPr>
            <w:b w:val="0"/>
            <w:noProof/>
          </w:rPr>
          <w:fldChar w:fldCharType="end"/>
        </w:r>
        <w:r w:rsidR="00626DD1" w:rsidDel="00146DF6">
          <w:noBreakHyphen/>
        </w:r>
        <w:r w:rsidR="00A373AD" w:rsidDel="00146DF6">
          <w:rPr>
            <w:b w:val="0"/>
            <w:noProof/>
          </w:rPr>
          <w:fldChar w:fldCharType="begin"/>
        </w:r>
        <w:r w:rsidR="00A373AD" w:rsidDel="00146DF6">
          <w:rPr>
            <w:noProof/>
          </w:rPr>
          <w:delInstrText xml:space="preserve"> SEQ Figure \* ARABIC \s 1 </w:delInstrText>
        </w:r>
        <w:r w:rsidR="00A373AD" w:rsidDel="00146DF6">
          <w:rPr>
            <w:b w:val="0"/>
            <w:noProof/>
          </w:rPr>
          <w:fldChar w:fldCharType="separate"/>
        </w:r>
        <w:r w:rsidR="00626DD1" w:rsidDel="00146DF6">
          <w:rPr>
            <w:noProof/>
          </w:rPr>
          <w:delText>4</w:delText>
        </w:r>
        <w:r w:rsidR="00A373AD" w:rsidDel="00146DF6">
          <w:rPr>
            <w:b w:val="0"/>
            <w:noProof/>
          </w:rPr>
          <w:fldChar w:fldCharType="end"/>
        </w:r>
        <w:r w:rsidDel="00146DF6">
          <w:delText xml:space="preserve"> Example configuration file</w:delText>
        </w:r>
        <w:bookmarkEnd w:id="98"/>
      </w:del>
    </w:p>
    <w:p w14:paraId="74C3E8A6" w14:textId="7D521DA0" w:rsidR="00476203" w:rsidDel="00146DF6" w:rsidRDefault="00590C1E" w:rsidP="00590C1E">
      <w:pPr>
        <w:jc w:val="both"/>
        <w:rPr>
          <w:del w:id="100" w:author="Onken, Brice" w:date="2019-08-15T20:36:00Z"/>
          <w:rFonts w:asciiTheme="minorHAnsi" w:hAnsiTheme="minorHAnsi"/>
        </w:rPr>
      </w:pPr>
      <w:del w:id="101" w:author="Onken, Brice" w:date="2019-08-15T20:37:00Z">
        <w:r w:rsidDel="00146DF6">
          <w:rPr>
            <w:rFonts w:asciiTheme="minorHAnsi" w:hAnsiTheme="minorHAnsi"/>
          </w:rPr>
          <w:delText xml:space="preserve">These configuration options can be accessed within the python classes as: </w:delText>
        </w:r>
        <w:r w:rsidRPr="00590C1E" w:rsidDel="00146DF6">
          <w:rPr>
            <w:rFonts w:ascii="Lucida Console" w:hAnsi="Lucida Console" w:cs="Lucida Console"/>
            <w:b/>
            <w:sz w:val="18"/>
            <w:szCs w:val="18"/>
          </w:rPr>
          <w:delText>cfg_opts["project_dir"]</w:delText>
        </w:r>
        <w:r w:rsidDel="00146DF6">
          <w:rPr>
            <w:rFonts w:asciiTheme="minorHAnsi" w:hAnsiTheme="minorHAnsi"/>
          </w:rPr>
          <w:delText xml:space="preserve">. These configuration options provide easier control to adjust the </w:delText>
        </w:r>
        <w:r w:rsidR="00876085" w:rsidDel="00146DF6">
          <w:rPr>
            <w:rFonts w:asciiTheme="minorHAnsi" w:hAnsiTheme="minorHAnsi"/>
          </w:rPr>
          <w:delText xml:space="preserve">internal </w:delText>
        </w:r>
        <w:r w:rsidDel="00146DF6">
          <w:rPr>
            <w:rFonts w:asciiTheme="minorHAnsi" w:hAnsiTheme="minorHAnsi"/>
          </w:rPr>
          <w:delText>flows based on the user defined config</w:delText>
        </w:r>
        <w:r w:rsidR="00DA2D76" w:rsidDel="00146DF6">
          <w:rPr>
            <w:rFonts w:asciiTheme="minorHAnsi" w:hAnsiTheme="minorHAnsi"/>
          </w:rPr>
          <w:delText>uration</w:delText>
        </w:r>
        <w:r w:rsidDel="00146DF6">
          <w:rPr>
            <w:rFonts w:asciiTheme="minorHAnsi" w:hAnsiTheme="minorHAnsi"/>
          </w:rPr>
          <w:delText xml:space="preserve"> param</w:delText>
        </w:r>
        <w:r w:rsidR="00DA2D76" w:rsidDel="00146DF6">
          <w:rPr>
            <w:rFonts w:asciiTheme="minorHAnsi" w:hAnsiTheme="minorHAnsi"/>
          </w:rPr>
          <w:delText>eters</w:delText>
        </w:r>
        <w:r w:rsidDel="00146DF6">
          <w:rPr>
            <w:rFonts w:asciiTheme="minorHAnsi" w:hAnsiTheme="minorHAnsi"/>
          </w:rPr>
          <w:delText xml:space="preserve"> that can expose environment specifics </w:delText>
        </w:r>
        <w:r w:rsidR="00F026D6" w:rsidDel="00146DF6">
          <w:rPr>
            <w:rFonts w:asciiTheme="minorHAnsi" w:hAnsiTheme="minorHAnsi"/>
          </w:rPr>
          <w:delText xml:space="preserve">(like a tool to be used for error injection specified by the user) </w:delText>
        </w:r>
        <w:r w:rsidDel="00146DF6">
          <w:rPr>
            <w:rFonts w:asciiTheme="minorHAnsi" w:hAnsiTheme="minorHAnsi"/>
          </w:rPr>
          <w:delText>to the internal layers for customizing the flow.</w:delText>
        </w:r>
        <w:r w:rsidR="0062035A" w:rsidDel="00146DF6">
          <w:rPr>
            <w:rFonts w:asciiTheme="minorHAnsi" w:hAnsiTheme="minorHAnsi"/>
          </w:rPr>
          <w:delText xml:space="preserve"> Example use case of power control is shown below:</w:delText>
        </w:r>
      </w:del>
    </w:p>
    <w:p w14:paraId="1AC1204E" w14:textId="77777777" w:rsidR="0062035A" w:rsidDel="00146DF6" w:rsidRDefault="0062035A" w:rsidP="00590C1E">
      <w:pPr>
        <w:jc w:val="both"/>
        <w:rPr>
          <w:del w:id="102" w:author="Onken, Brice" w:date="2019-08-15T20:36:00Z"/>
          <w:rFonts w:asciiTheme="minorHAnsi" w:hAnsiTheme="minorHAnsi"/>
        </w:rPr>
      </w:pPr>
    </w:p>
    <w:p w14:paraId="726E85A7" w14:textId="5247716B" w:rsidR="00F1463A" w:rsidDel="00146DF6" w:rsidRDefault="0062035A">
      <w:pPr>
        <w:jc w:val="both"/>
        <w:rPr>
          <w:del w:id="103" w:author="Onken, Brice" w:date="2019-08-15T20:37:00Z"/>
        </w:rPr>
        <w:pPrChange w:id="104" w:author="Onken, Brice" w:date="2019-08-15T20:36:00Z">
          <w:pPr>
            <w:keepNext/>
            <w:jc w:val="both"/>
          </w:pPr>
        </w:pPrChange>
      </w:pPr>
      <w:del w:id="105" w:author="Onken, Brice" w:date="2019-08-15T20:36:00Z">
        <w:r w:rsidDel="00146DF6">
          <w:rPr>
            <w:noProof/>
            <w:lang w:eastAsia="zh-CN"/>
          </w:rPr>
          <w:drawing>
            <wp:inline distT="0" distB="0" distL="0" distR="0" wp14:anchorId="36AF3859" wp14:editId="417F2024">
              <wp:extent cx="6209071" cy="3256915"/>
              <wp:effectExtent l="0" t="0" r="1270" b="63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12378" cy="3258650"/>
                      </a:xfrm>
                      <a:prstGeom prst="rect">
                        <a:avLst/>
                      </a:prstGeom>
                    </pic:spPr>
                  </pic:pic>
                </a:graphicData>
              </a:graphic>
            </wp:inline>
          </w:drawing>
        </w:r>
      </w:del>
    </w:p>
    <w:p w14:paraId="31BC37A1" w14:textId="66C54F7B" w:rsidR="0042692F" w:rsidDel="00F45F43" w:rsidRDefault="00F1463A">
      <w:pPr>
        <w:pStyle w:val="Caption"/>
        <w:jc w:val="both"/>
        <w:rPr>
          <w:ins w:id="106" w:author="Onken, Brice" w:date="2019-08-15T20:41:00Z"/>
          <w:del w:id="107" w:author="Zhao, Chengming" w:date="2020-02-28T11:43:00Z"/>
          <w:b w:val="0"/>
        </w:rPr>
      </w:pPr>
      <w:bookmarkStart w:id="108" w:name="_Toc16518008"/>
      <w:del w:id="109" w:author="Onken, Brice" w:date="2019-08-15T20:37:00Z">
        <w:r w:rsidDel="00146DF6">
          <w:delText xml:space="preserve">Figure </w:delText>
        </w:r>
        <w:r w:rsidR="00A373AD" w:rsidDel="00146DF6">
          <w:rPr>
            <w:noProof/>
          </w:rPr>
          <w:fldChar w:fldCharType="begin"/>
        </w:r>
        <w:r w:rsidR="00A373AD" w:rsidDel="00146DF6">
          <w:rPr>
            <w:noProof/>
          </w:rPr>
          <w:delInstrText xml:space="preserve"> STYLEREF 1 \s </w:delInstrText>
        </w:r>
        <w:r w:rsidR="00A373AD" w:rsidDel="00146DF6">
          <w:rPr>
            <w:noProof/>
          </w:rPr>
          <w:fldChar w:fldCharType="separate"/>
        </w:r>
        <w:r w:rsidR="00626DD1" w:rsidDel="00146DF6">
          <w:rPr>
            <w:noProof/>
          </w:rPr>
          <w:delText>3</w:delText>
        </w:r>
        <w:r w:rsidR="00A373AD" w:rsidDel="00146DF6">
          <w:rPr>
            <w:noProof/>
          </w:rPr>
          <w:fldChar w:fldCharType="end"/>
        </w:r>
        <w:r w:rsidR="00626DD1" w:rsidDel="00146DF6">
          <w:noBreakHyphen/>
        </w:r>
        <w:r w:rsidR="00A373AD" w:rsidDel="00146DF6">
          <w:rPr>
            <w:noProof/>
          </w:rPr>
          <w:fldChar w:fldCharType="begin"/>
        </w:r>
        <w:r w:rsidR="00A373AD" w:rsidDel="00146DF6">
          <w:rPr>
            <w:noProof/>
          </w:rPr>
          <w:delInstrText xml:space="preserve"> SEQ Figure \* ARABIC \s 1 </w:delInstrText>
        </w:r>
        <w:r w:rsidR="00A373AD" w:rsidDel="00146DF6">
          <w:rPr>
            <w:noProof/>
          </w:rPr>
          <w:fldChar w:fldCharType="separate"/>
        </w:r>
        <w:r w:rsidR="00626DD1" w:rsidDel="00146DF6">
          <w:rPr>
            <w:noProof/>
          </w:rPr>
          <w:delText>5</w:delText>
        </w:r>
        <w:r w:rsidR="00A373AD" w:rsidDel="00146DF6">
          <w:rPr>
            <w:noProof/>
          </w:rPr>
          <w:fldChar w:fldCharType="end"/>
        </w:r>
        <w:r w:rsidDel="00146DF6">
          <w:delText xml:space="preserve"> Example configuration file usage</w:delText>
        </w:r>
      </w:del>
      <w:bookmarkEnd w:id="108"/>
      <w:ins w:id="110" w:author="Onken, Brice" w:date="2019-08-15T20:37:00Z">
        <w:r w:rsidR="00146DF6">
          <w:rPr>
            <w:b w:val="0"/>
          </w:rPr>
          <w:t xml:space="preserve">XML, INI, or some other format that can be broken down into sections. Needs to be machine </w:t>
        </w:r>
        <w:proofErr w:type="spellStart"/>
        <w:r w:rsidR="00146DF6">
          <w:rPr>
            <w:b w:val="0"/>
          </w:rPr>
          <w:t>parsable</w:t>
        </w:r>
        <w:proofErr w:type="spellEnd"/>
        <w:r w:rsidR="00146DF6">
          <w:rPr>
            <w:b w:val="0"/>
          </w:rPr>
          <w:t xml:space="preserve"> into an object.</w:t>
        </w:r>
      </w:ins>
      <w:ins w:id="111" w:author="Onken, Brice" w:date="2019-08-15T20:38:00Z">
        <w:r w:rsidR="00146DF6">
          <w:rPr>
            <w:b w:val="0"/>
          </w:rPr>
          <w:t xml:space="preserve"> </w:t>
        </w:r>
        <w:del w:id="112" w:author="Zhao, Chengming" w:date="2020-02-28T11:43:00Z">
          <w:r w:rsidR="00146DF6" w:rsidDel="00F45F43">
            <w:rPr>
              <w:b w:val="0"/>
            </w:rPr>
            <w:delText>Develop enums/lists for possible values.</w:delText>
          </w:r>
        </w:del>
      </w:ins>
      <w:ins w:id="113" w:author="Onken, Brice" w:date="2019-08-15T20:39:00Z">
        <w:del w:id="114" w:author="Zhao, Chengming" w:date="2020-02-28T11:43:00Z">
          <w:r w:rsidR="00146DF6" w:rsidDel="00F45F43">
            <w:rPr>
              <w:b w:val="0"/>
            </w:rPr>
            <w:delText xml:space="preserve"> Interface for changing configuration on the fly is required as well, for cases where library or test case developers need to modify something (or mocking a config file for unit testing).</w:delText>
          </w:r>
        </w:del>
      </w:ins>
      <w:ins w:id="115" w:author="Onken, Brice" w:date="2019-08-15T20:40:00Z">
        <w:del w:id="116" w:author="Zhao, Chengming" w:date="2020-02-28T11:43:00Z">
          <w:r w:rsidR="0042692F" w:rsidDel="00F45F43">
            <w:rPr>
              <w:b w:val="0"/>
            </w:rPr>
            <w:delText xml:space="preserve"> </w:delText>
          </w:r>
        </w:del>
      </w:ins>
    </w:p>
    <w:p w14:paraId="7E011318" w14:textId="456EDC36" w:rsidR="0062035A" w:rsidRDefault="0042692F">
      <w:pPr>
        <w:pStyle w:val="Caption"/>
        <w:jc w:val="both"/>
        <w:rPr>
          <w:ins w:id="117" w:author="Onken, Brice" w:date="2019-08-15T20:46:00Z"/>
          <w:b w:val="0"/>
        </w:rPr>
      </w:pPr>
      <w:ins w:id="118" w:author="Onken, Brice" w:date="2019-08-15T20:40:00Z">
        <w:del w:id="119" w:author="Zhao, Chengming" w:date="2020-02-28T11:43:00Z">
          <w:r w:rsidDel="00F45F43">
            <w:rPr>
              <w:b w:val="0"/>
            </w:rPr>
            <w:delText>Configuration should be able to be dynamic where possible</w:delText>
          </w:r>
        </w:del>
      </w:ins>
      <w:ins w:id="120" w:author="Onken, Brice" w:date="2019-08-15T20:41:00Z">
        <w:del w:id="121" w:author="Zhao, Chengming" w:date="2020-02-28T11:43:00Z">
          <w:r w:rsidDel="00F45F43">
            <w:rPr>
              <w:b w:val="0"/>
            </w:rPr>
            <w:delText xml:space="preserve"> (not tied to a configuration file).</w:delText>
          </w:r>
        </w:del>
      </w:ins>
    </w:p>
    <w:p w14:paraId="5B5A4704" w14:textId="61E02DE6" w:rsidR="00D073F4" w:rsidRDefault="00D073F4">
      <w:pPr>
        <w:rPr>
          <w:ins w:id="122" w:author="Onken, Brice" w:date="2019-08-15T21:05:00Z"/>
        </w:rPr>
        <w:pPrChange w:id="123" w:author="Onken, Brice" w:date="2019-08-15T20:46:00Z">
          <w:pPr>
            <w:pStyle w:val="Caption"/>
            <w:jc w:val="both"/>
          </w:pPr>
        </w:pPrChange>
      </w:pPr>
      <w:ins w:id="124" w:author="Onken, Brice" w:date="2019-08-15T20:47:00Z">
        <w:r>
          <w:t xml:space="preserve">Need two config files - </w:t>
        </w:r>
      </w:ins>
      <w:ins w:id="125" w:author="Onken, Brice" w:date="2019-08-15T20:46:00Z">
        <w:r>
          <w:t>Core co</w:t>
        </w:r>
      </w:ins>
      <w:ins w:id="126" w:author="Onken, Brice" w:date="2019-08-15T20:47:00Z">
        <w:r>
          <w:t>nfig and content configuration file. However, they must follow the same general format to allow reuse of the parsing utilities and for ease of management from the development and execution perspective.</w:t>
        </w:r>
      </w:ins>
    </w:p>
    <w:p w14:paraId="2DE2EB48" w14:textId="48D12A3E" w:rsidR="00D33BB1" w:rsidRDefault="00D33BB1">
      <w:pPr>
        <w:pPrChange w:id="127" w:author="Onken, Brice" w:date="2019-08-15T20:46:00Z">
          <w:pPr>
            <w:pStyle w:val="Caption"/>
            <w:jc w:val="both"/>
          </w:pPr>
        </w:pPrChange>
      </w:pPr>
      <w:ins w:id="128" w:author="Onken, Brice" w:date="2019-08-15T21:05:00Z">
        <w:r>
          <w:t>Some configuration details can be dynamically derived at runtime.</w:t>
        </w:r>
      </w:ins>
    </w:p>
    <w:p w14:paraId="42B377E2" w14:textId="672DB7D9" w:rsidR="00FC6888" w:rsidRDefault="009337CF" w:rsidP="004356EA">
      <w:pPr>
        <w:rPr>
          <w:ins w:id="129" w:author="Zhao, Chengming" w:date="2020-02-28T11:35:00Z"/>
          <w:rFonts w:asciiTheme="minorHAnsi" w:hAnsiTheme="minorHAnsi"/>
          <w:b/>
          <w:bCs/>
          <w:sz w:val="28"/>
          <w:szCs w:val="28"/>
        </w:rPr>
      </w:pPr>
      <w:ins w:id="130" w:author="Zhao, Chengming" w:date="2020-02-28T11:32:00Z">
        <w:r>
          <w:rPr>
            <w:rFonts w:asciiTheme="minorHAnsi" w:hAnsiTheme="minorHAnsi"/>
            <w:b/>
            <w:bCs/>
            <w:sz w:val="28"/>
            <w:szCs w:val="28"/>
          </w:rPr>
          <w:t xml:space="preserve">Content </w:t>
        </w:r>
      </w:ins>
      <w:ins w:id="131" w:author="Zhao, Chengming" w:date="2020-02-28T11:31:00Z">
        <w:r>
          <w:rPr>
            <w:rFonts w:asciiTheme="minorHAnsi" w:hAnsiTheme="minorHAnsi"/>
            <w:b/>
            <w:bCs/>
            <w:sz w:val="28"/>
            <w:szCs w:val="28"/>
          </w:rPr>
          <w:t>Conf</w:t>
        </w:r>
      </w:ins>
      <w:ins w:id="132" w:author="Zhao, Chengming" w:date="2020-02-28T11:32:00Z">
        <w:r>
          <w:rPr>
            <w:rFonts w:asciiTheme="minorHAnsi" w:hAnsiTheme="minorHAnsi"/>
            <w:b/>
            <w:bCs/>
            <w:sz w:val="28"/>
            <w:szCs w:val="28"/>
          </w:rPr>
          <w:t>iguration &amp; Core Configuration</w:t>
        </w:r>
      </w:ins>
      <w:ins w:id="133" w:author="Zhao, Chengming" w:date="2020-02-20T18:29:00Z">
        <w:r w:rsidR="00FC6888">
          <w:rPr>
            <w:rFonts w:asciiTheme="minorHAnsi" w:hAnsiTheme="minorHAnsi"/>
            <w:b/>
            <w:bCs/>
            <w:sz w:val="28"/>
            <w:szCs w:val="28"/>
          </w:rPr>
          <w:t>:</w:t>
        </w:r>
      </w:ins>
    </w:p>
    <w:p w14:paraId="68BB92B9" w14:textId="0E529F0A" w:rsidR="009337CF" w:rsidRDefault="00F45F43" w:rsidP="004356EA">
      <w:pPr>
        <w:rPr>
          <w:ins w:id="134" w:author="Zhao, Chengming" w:date="2020-02-28T11:31:00Z"/>
          <w:rFonts w:asciiTheme="minorHAnsi" w:hAnsiTheme="minorHAnsi"/>
          <w:b/>
          <w:bCs/>
          <w:sz w:val="28"/>
          <w:szCs w:val="28"/>
        </w:rPr>
      </w:pPr>
      <w:ins w:id="135" w:author="Zhao, Chengming" w:date="2020-02-28T11:31:00Z">
        <w:r>
          <w:object w:dxaOrig="9151" w:dyaOrig="5911" w14:anchorId="13CA2FFE">
            <v:shape id="_x0000_i1028" type="#_x0000_t75" style="width:412.5pt;height:266.25pt" o:ole="">
              <v:imagedata r:id="rId43" o:title=""/>
            </v:shape>
            <o:OLEObject Type="Embed" ProgID="Visio.Drawing.15" ShapeID="_x0000_i1028" DrawAspect="Content" ObjectID="_1650440832" r:id="rId44"/>
          </w:object>
        </w:r>
      </w:ins>
    </w:p>
    <w:p w14:paraId="6140E7BE" w14:textId="77777777" w:rsidR="000C2D8B" w:rsidRDefault="000C2D8B" w:rsidP="009337CF">
      <w:pPr>
        <w:rPr>
          <w:ins w:id="136" w:author="Zhao, Chengming" w:date="2020-03-20T10:16:00Z"/>
          <w:rFonts w:asciiTheme="minorHAnsi" w:hAnsiTheme="minorHAnsi"/>
          <w:b/>
          <w:bCs/>
          <w:sz w:val="28"/>
          <w:szCs w:val="28"/>
        </w:rPr>
      </w:pPr>
    </w:p>
    <w:p w14:paraId="4BBF24FE" w14:textId="77777777" w:rsidR="000C2D8B" w:rsidRDefault="000C2D8B" w:rsidP="000C2D8B">
      <w:pPr>
        <w:rPr>
          <w:ins w:id="137" w:author="Zhao, Chengming" w:date="2020-03-20T10:16:00Z"/>
          <w:rFonts w:asciiTheme="minorHAnsi" w:hAnsiTheme="minorHAnsi"/>
          <w:b/>
          <w:bCs/>
          <w:sz w:val="28"/>
          <w:szCs w:val="28"/>
        </w:rPr>
      </w:pPr>
      <w:ins w:id="138" w:author="Zhao, Chengming" w:date="2020-03-20T10:16:00Z">
        <w:r>
          <w:rPr>
            <w:rFonts w:asciiTheme="minorHAnsi" w:hAnsiTheme="minorHAnsi"/>
            <w:b/>
            <w:bCs/>
            <w:sz w:val="28"/>
            <w:szCs w:val="28"/>
          </w:rPr>
          <w:t>Content Configuration:</w:t>
        </w:r>
      </w:ins>
    </w:p>
    <w:p w14:paraId="7EFAF412" w14:textId="77777777" w:rsidR="000C2D8B" w:rsidRDefault="000C2D8B">
      <w:pPr>
        <w:ind w:firstLine="360"/>
        <w:rPr>
          <w:ins w:id="139" w:author="Zhao, Chengming" w:date="2020-03-20T10:16:00Z"/>
        </w:rPr>
        <w:pPrChange w:id="140" w:author="Zhao, Chengming" w:date="2020-03-20T10:16:00Z">
          <w:pPr/>
        </w:pPrChange>
      </w:pPr>
      <w:ins w:id="141" w:author="Zhao, Chengming" w:date="2020-03-20T10:16:00Z">
        <w:r>
          <w:t xml:space="preserve">Content configuration </w:t>
        </w:r>
        <w:proofErr w:type="spellStart"/>
        <w:r>
          <w:t>focues</w:t>
        </w:r>
        <w:proofErr w:type="spellEnd"/>
        <w:r>
          <w:t xml:space="preserve"> on test domain specific configuration and knowledge. It will not touch the details of providers and drivers.</w:t>
        </w:r>
      </w:ins>
    </w:p>
    <w:p w14:paraId="7C724189" w14:textId="7B626708" w:rsidR="000C2D8B" w:rsidRPr="0045410B" w:rsidRDefault="000C2D8B" w:rsidP="000C2D8B">
      <w:pPr>
        <w:pStyle w:val="ListParagraph"/>
        <w:numPr>
          <w:ilvl w:val="2"/>
          <w:numId w:val="53"/>
        </w:numPr>
        <w:rPr>
          <w:ins w:id="142" w:author="Zhao, Chengming" w:date="2020-03-20T11:21:00Z"/>
          <w:b/>
          <w:bCs/>
          <w:rPrChange w:id="143" w:author="Zhao, Chengming" w:date="2020-03-20T11:21:00Z">
            <w:rPr>
              <w:ins w:id="144" w:author="Zhao, Chengming" w:date="2020-03-20T11:21:00Z"/>
              <w:b/>
              <w:bCs/>
              <w:sz w:val="28"/>
              <w:szCs w:val="28"/>
            </w:rPr>
          </w:rPrChange>
        </w:rPr>
      </w:pPr>
      <w:ins w:id="145" w:author="Zhao, Chengming" w:date="2020-03-20T10:16:00Z">
        <w:r w:rsidRPr="005629B2">
          <w:rPr>
            <w:b/>
            <w:bCs/>
            <w:sz w:val="28"/>
            <w:szCs w:val="28"/>
          </w:rPr>
          <w:t>Common</w:t>
        </w:r>
      </w:ins>
    </w:p>
    <w:p w14:paraId="09179186" w14:textId="32025C73" w:rsidR="0045410B" w:rsidRPr="005629B2" w:rsidRDefault="0045410B">
      <w:pPr>
        <w:pStyle w:val="ListParagraph"/>
        <w:ind w:left="1080"/>
        <w:rPr>
          <w:ins w:id="146" w:author="Zhao, Chengming" w:date="2020-03-20T10:16:00Z"/>
          <w:b/>
          <w:bCs/>
        </w:rPr>
        <w:pPrChange w:id="147" w:author="Zhao, Chengming" w:date="2020-03-20T11:21:00Z">
          <w:pPr>
            <w:pStyle w:val="ListParagraph"/>
            <w:numPr>
              <w:ilvl w:val="2"/>
              <w:numId w:val="53"/>
            </w:numPr>
            <w:ind w:left="1080" w:hanging="360"/>
          </w:pPr>
        </w:pPrChange>
      </w:pPr>
      <w:ins w:id="148" w:author="Zhao, Chengming" w:date="2020-03-20T11:21:00Z">
        <w:r>
          <w:t xml:space="preserve">Common Configuration of Test </w:t>
        </w:r>
      </w:ins>
      <w:ins w:id="149" w:author="Zhao, Chengming" w:date="2020-03-20T11:22:00Z">
        <w:r>
          <w:t>Content should be put in this section. E.g.</w:t>
        </w:r>
      </w:ins>
    </w:p>
    <w:p w14:paraId="46490D4B" w14:textId="6169363B" w:rsidR="000C2D8B" w:rsidRDefault="000C2D8B" w:rsidP="000C2D8B">
      <w:pPr>
        <w:pStyle w:val="ListParagraph"/>
        <w:numPr>
          <w:ilvl w:val="3"/>
          <w:numId w:val="53"/>
        </w:numPr>
        <w:rPr>
          <w:ins w:id="150" w:author="Zhao, Chengming" w:date="2020-03-20T10:16:00Z"/>
          <w:b/>
          <w:bCs/>
        </w:rPr>
      </w:pPr>
      <w:proofErr w:type="spellStart"/>
      <w:ins w:id="151" w:author="Zhao, Chengming" w:date="2020-03-20T10:19:00Z">
        <w:r>
          <w:rPr>
            <w:rFonts w:hint="eastAsia"/>
            <w:b/>
            <w:bCs/>
            <w:lang w:eastAsia="zh-CN"/>
          </w:rPr>
          <w:t>r</w:t>
        </w:r>
      </w:ins>
      <w:ins w:id="152" w:author="Zhao, Chengming" w:date="2020-03-20T10:16:00Z">
        <w:r>
          <w:rPr>
            <w:b/>
            <w:bCs/>
          </w:rPr>
          <w:t>eboot_time</w:t>
        </w:r>
        <w:proofErr w:type="spellEnd"/>
      </w:ins>
    </w:p>
    <w:p w14:paraId="7B8FDF11" w14:textId="77777777" w:rsidR="000C2D8B" w:rsidRPr="005629B2" w:rsidRDefault="000C2D8B" w:rsidP="000C2D8B">
      <w:pPr>
        <w:pStyle w:val="ListParagraph"/>
        <w:numPr>
          <w:ilvl w:val="3"/>
          <w:numId w:val="53"/>
        </w:numPr>
        <w:rPr>
          <w:ins w:id="153" w:author="Zhao, Chengming" w:date="2020-03-20T10:16:00Z"/>
          <w:b/>
          <w:bCs/>
        </w:rPr>
      </w:pPr>
      <w:proofErr w:type="spellStart"/>
      <w:ins w:id="154" w:author="Zhao, Chengming" w:date="2020-03-20T10:16:00Z">
        <w:r>
          <w:rPr>
            <w:b/>
            <w:bCs/>
          </w:rPr>
          <w:t>Sut_command_time</w:t>
        </w:r>
        <w:proofErr w:type="spellEnd"/>
      </w:ins>
    </w:p>
    <w:p w14:paraId="596D93CC" w14:textId="1FA17598" w:rsidR="000C2D8B" w:rsidRDefault="000C2D8B" w:rsidP="000C2D8B">
      <w:pPr>
        <w:pStyle w:val="ListParagraph"/>
        <w:numPr>
          <w:ilvl w:val="2"/>
          <w:numId w:val="53"/>
        </w:numPr>
        <w:rPr>
          <w:ins w:id="155" w:author="Zhao, Chengming" w:date="2020-03-20T11:22:00Z"/>
          <w:b/>
          <w:bCs/>
          <w:sz w:val="28"/>
          <w:szCs w:val="28"/>
        </w:rPr>
      </w:pPr>
      <w:ins w:id="156" w:author="Zhao, Chengming" w:date="2020-03-20T10:16:00Z">
        <w:r w:rsidRPr="005629B2">
          <w:rPr>
            <w:b/>
            <w:bCs/>
            <w:sz w:val="28"/>
            <w:szCs w:val="28"/>
          </w:rPr>
          <w:t>Memory</w:t>
        </w:r>
      </w:ins>
    </w:p>
    <w:p w14:paraId="102900D5" w14:textId="5F0448B5" w:rsidR="0045410B" w:rsidRDefault="0045410B">
      <w:pPr>
        <w:pStyle w:val="ListParagraph"/>
        <w:ind w:left="1080"/>
        <w:rPr>
          <w:ins w:id="157" w:author="Zhao, Chengming" w:date="2020-03-20T10:16:00Z"/>
          <w:b/>
          <w:bCs/>
          <w:sz w:val="28"/>
          <w:szCs w:val="28"/>
        </w:rPr>
        <w:pPrChange w:id="158" w:author="Zhao, Chengming" w:date="2020-03-20T11:22:00Z">
          <w:pPr>
            <w:pStyle w:val="ListParagraph"/>
            <w:numPr>
              <w:ilvl w:val="2"/>
              <w:numId w:val="53"/>
            </w:numPr>
            <w:ind w:left="1080" w:hanging="360"/>
          </w:pPr>
        </w:pPrChange>
      </w:pPr>
      <w:ins w:id="159" w:author="Zhao, Chengming" w:date="2020-03-20T11:22:00Z">
        <w:r>
          <w:t xml:space="preserve">Memory </w:t>
        </w:r>
      </w:ins>
      <w:ins w:id="160" w:author="Zhao, Chengming" w:date="2020-03-20T11:23:00Z">
        <w:r>
          <w:t>Domain Specific</w:t>
        </w:r>
      </w:ins>
      <w:ins w:id="161" w:author="Zhao, Chengming" w:date="2020-03-20T11:22:00Z">
        <w:r>
          <w:t xml:space="preserve"> Configuration of Test Content should be put in this section</w:t>
        </w:r>
      </w:ins>
    </w:p>
    <w:p w14:paraId="5BCBE66E" w14:textId="77777777" w:rsidR="000C2D8B" w:rsidRPr="005629B2" w:rsidRDefault="000C2D8B" w:rsidP="000C2D8B">
      <w:pPr>
        <w:pStyle w:val="ListParagraph"/>
        <w:numPr>
          <w:ilvl w:val="3"/>
          <w:numId w:val="53"/>
        </w:numPr>
        <w:rPr>
          <w:ins w:id="162" w:author="Zhao, Chengming" w:date="2020-03-20T10:16:00Z"/>
          <w:b/>
          <w:bCs/>
        </w:rPr>
      </w:pPr>
      <w:ins w:id="163" w:author="Zhao, Chengming" w:date="2020-03-20T10:16:00Z">
        <w:r w:rsidRPr="005629B2">
          <w:rPr>
            <w:b/>
            <w:bCs/>
          </w:rPr>
          <w:t>Platform Cycling</w:t>
        </w:r>
      </w:ins>
    </w:p>
    <w:p w14:paraId="3853E453" w14:textId="5B737583" w:rsidR="000C2D8B" w:rsidRPr="0045410B" w:rsidRDefault="000C2D8B" w:rsidP="000C2D8B">
      <w:pPr>
        <w:pStyle w:val="ListParagraph"/>
        <w:numPr>
          <w:ilvl w:val="2"/>
          <w:numId w:val="53"/>
        </w:numPr>
        <w:rPr>
          <w:ins w:id="164" w:author="Zhao, Chengming" w:date="2020-03-20T11:23:00Z"/>
          <w:b/>
          <w:bCs/>
          <w:rPrChange w:id="165" w:author="Zhao, Chengming" w:date="2020-03-20T11:23:00Z">
            <w:rPr>
              <w:ins w:id="166" w:author="Zhao, Chengming" w:date="2020-03-20T11:23:00Z"/>
              <w:b/>
              <w:bCs/>
              <w:sz w:val="28"/>
              <w:szCs w:val="28"/>
            </w:rPr>
          </w:rPrChange>
        </w:rPr>
      </w:pPr>
      <w:ins w:id="167" w:author="Zhao, Chengming" w:date="2020-03-20T10:16:00Z">
        <w:r>
          <w:rPr>
            <w:b/>
            <w:bCs/>
            <w:sz w:val="28"/>
            <w:szCs w:val="28"/>
          </w:rPr>
          <w:t>Security</w:t>
        </w:r>
      </w:ins>
    </w:p>
    <w:p w14:paraId="77700F4F" w14:textId="49D7D37E" w:rsidR="0045410B" w:rsidRPr="005629B2" w:rsidRDefault="0045410B">
      <w:pPr>
        <w:pStyle w:val="ListParagraph"/>
        <w:ind w:firstLine="360"/>
        <w:rPr>
          <w:ins w:id="168" w:author="Zhao, Chengming" w:date="2020-03-20T10:16:00Z"/>
          <w:b/>
          <w:bCs/>
        </w:rPr>
        <w:pPrChange w:id="169" w:author="Zhao, Chengming" w:date="2020-03-20T11:23:00Z">
          <w:pPr>
            <w:pStyle w:val="ListParagraph"/>
            <w:numPr>
              <w:ilvl w:val="2"/>
              <w:numId w:val="53"/>
            </w:numPr>
            <w:ind w:left="1080" w:hanging="360"/>
          </w:pPr>
        </w:pPrChange>
      </w:pPr>
      <w:ins w:id="170" w:author="Zhao, Chengming" w:date="2020-03-20T11:23:00Z">
        <w:r>
          <w:t>Security Domain Specific Configuration of Test Content should be put in this section.</w:t>
        </w:r>
      </w:ins>
    </w:p>
    <w:p w14:paraId="056B203E" w14:textId="77777777" w:rsidR="000C2D8B" w:rsidRPr="005629B2" w:rsidRDefault="000C2D8B" w:rsidP="000C2D8B">
      <w:pPr>
        <w:pStyle w:val="ListParagraph"/>
        <w:numPr>
          <w:ilvl w:val="3"/>
          <w:numId w:val="53"/>
        </w:numPr>
        <w:rPr>
          <w:ins w:id="171" w:author="Zhao, Chengming" w:date="2020-03-20T10:16:00Z"/>
          <w:b/>
          <w:bCs/>
        </w:rPr>
      </w:pPr>
      <w:proofErr w:type="spellStart"/>
      <w:ins w:id="172" w:author="Zhao, Chengming" w:date="2020-03-20T10:16:00Z">
        <w:r w:rsidRPr="005629B2">
          <w:rPr>
            <w:b/>
            <w:bCs/>
          </w:rPr>
          <w:t>Mprime</w:t>
        </w:r>
        <w:proofErr w:type="spellEnd"/>
      </w:ins>
    </w:p>
    <w:p w14:paraId="79C0A710" w14:textId="77777777" w:rsidR="000C2D8B" w:rsidRPr="005629B2" w:rsidRDefault="000C2D8B" w:rsidP="000C2D8B">
      <w:pPr>
        <w:pStyle w:val="ListParagraph"/>
        <w:numPr>
          <w:ilvl w:val="4"/>
          <w:numId w:val="53"/>
        </w:numPr>
        <w:rPr>
          <w:ins w:id="173" w:author="Zhao, Chengming" w:date="2020-03-20T10:16:00Z"/>
          <w:b/>
          <w:bCs/>
        </w:rPr>
      </w:pPr>
      <w:proofErr w:type="spellStart"/>
      <w:ins w:id="174" w:author="Zhao, Chengming" w:date="2020-03-20T10:16:00Z">
        <w:r w:rsidRPr="005629B2">
          <w:rPr>
            <w:b/>
            <w:bCs/>
          </w:rPr>
          <w:t>running_time</w:t>
        </w:r>
        <w:proofErr w:type="spellEnd"/>
      </w:ins>
    </w:p>
    <w:p w14:paraId="6ED60805" w14:textId="0EB9D810" w:rsidR="000C2D8B" w:rsidRPr="000C2D8B" w:rsidRDefault="000C2D8B" w:rsidP="000C2D8B">
      <w:pPr>
        <w:pStyle w:val="ListParagraph"/>
        <w:numPr>
          <w:ilvl w:val="2"/>
          <w:numId w:val="53"/>
        </w:numPr>
        <w:rPr>
          <w:ins w:id="175" w:author="Zhao, Chengming" w:date="2020-03-20T10:18:00Z"/>
          <w:b/>
          <w:bCs/>
          <w:rPrChange w:id="176" w:author="Zhao, Chengming" w:date="2020-03-20T10:18:00Z">
            <w:rPr>
              <w:ins w:id="177" w:author="Zhao, Chengming" w:date="2020-03-20T10:18:00Z"/>
              <w:b/>
              <w:bCs/>
              <w:sz w:val="28"/>
              <w:szCs w:val="28"/>
            </w:rPr>
          </w:rPrChange>
        </w:rPr>
      </w:pPr>
      <w:ins w:id="178" w:author="Zhao, Chengming" w:date="2020-03-20T10:16:00Z">
        <w:r>
          <w:rPr>
            <w:b/>
            <w:bCs/>
            <w:sz w:val="28"/>
            <w:szCs w:val="28"/>
          </w:rPr>
          <w:t>Ras</w:t>
        </w:r>
      </w:ins>
    </w:p>
    <w:p w14:paraId="0AA287DA" w14:textId="39E9F2EA" w:rsidR="000C2D8B" w:rsidRPr="000C2D8B" w:rsidRDefault="000C2D8B">
      <w:pPr>
        <w:rPr>
          <w:ins w:id="179" w:author="Zhao, Chengming" w:date="2020-03-20T10:16:00Z"/>
          <w:b/>
          <w:bCs/>
          <w:rPrChange w:id="180" w:author="Zhao, Chengming" w:date="2020-03-20T10:18:00Z">
            <w:rPr>
              <w:ins w:id="181" w:author="Zhao, Chengming" w:date="2020-03-20T10:16:00Z"/>
            </w:rPr>
          </w:rPrChange>
        </w:rPr>
        <w:pPrChange w:id="182" w:author="Zhao, Chengming" w:date="2020-03-20T10:18:00Z">
          <w:pPr>
            <w:pStyle w:val="ListParagraph"/>
            <w:numPr>
              <w:ilvl w:val="2"/>
              <w:numId w:val="53"/>
            </w:numPr>
            <w:ind w:left="1080" w:hanging="360"/>
          </w:pPr>
        </w:pPrChange>
      </w:pPr>
      <w:ins w:id="183" w:author="Zhao, Chengming" w:date="2020-03-20T10:18:00Z">
        <w:r>
          <w:rPr>
            <w:b/>
            <w:bCs/>
          </w:rPr>
          <w:lastRenderedPageBreak/>
          <w:t>Example of Content Configuration</w:t>
        </w:r>
      </w:ins>
    </w:p>
    <w:p w14:paraId="417A636E" w14:textId="77777777" w:rsidR="000C2D8B" w:rsidRPr="000C2D8B" w:rsidRDefault="000C2D8B">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360"/>
        <w:rPr>
          <w:ins w:id="184" w:author="Zhao, Chengming" w:date="2020-03-20T10:18:00Z"/>
          <w:rFonts w:ascii="Consolas" w:eastAsia="Times New Roman" w:hAnsi="Consolas" w:cs="Courier New"/>
          <w:color w:val="A9B7C6"/>
          <w:lang w:eastAsia="zh-CN"/>
        </w:rPr>
        <w:pPrChange w:id="185" w:author="Zhao, Chengming" w:date="2020-03-20T10:18:00Z">
          <w:pPr>
            <w:pStyle w:val="ListParagraph"/>
            <w:numPr>
              <w:numId w:val="5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360" w:hanging="360"/>
          </w:pPr>
        </w:pPrChange>
      </w:pPr>
      <w:ins w:id="186" w:author="Zhao, Chengming" w:date="2020-03-20T10:18:00Z">
        <w:r w:rsidRPr="000C2D8B">
          <w:rPr>
            <w:rFonts w:ascii="Consolas" w:eastAsia="Times New Roman" w:hAnsi="Consolas" w:cs="Courier New"/>
            <w:color w:val="E8BF6A"/>
            <w:lang w:eastAsia="zh-CN"/>
          </w:rPr>
          <w:t>&lt;content&gt;</w:t>
        </w:r>
        <w:r w:rsidRPr="000C2D8B">
          <w:rPr>
            <w:rFonts w:ascii="Consolas" w:eastAsia="Times New Roman" w:hAnsi="Consolas" w:cs="Courier New"/>
            <w:color w:val="E8BF6A"/>
            <w:lang w:eastAsia="zh-CN"/>
          </w:rPr>
          <w:br/>
          <w:t xml:space="preserve">    &lt;common&gt;</w:t>
        </w:r>
        <w:r w:rsidRPr="000C2D8B">
          <w:rPr>
            <w:rFonts w:ascii="Consolas" w:eastAsia="Times New Roman" w:hAnsi="Consolas" w:cs="Courier New"/>
            <w:color w:val="E8BF6A"/>
            <w:lang w:eastAsia="zh-CN"/>
          </w:rPr>
          <w:br/>
          <w:t xml:space="preserve">        &lt;</w:t>
        </w:r>
        <w:proofErr w:type="spellStart"/>
        <w:r w:rsidRPr="000C2D8B">
          <w:rPr>
            <w:rFonts w:ascii="Consolas" w:eastAsia="Times New Roman" w:hAnsi="Consolas" w:cs="Courier New"/>
            <w:color w:val="E8BF6A"/>
            <w:lang w:eastAsia="zh-CN"/>
          </w:rPr>
          <w:t>reboot_time</w:t>
        </w:r>
        <w:proofErr w:type="spellEnd"/>
        <w:r w:rsidRPr="000C2D8B">
          <w:rPr>
            <w:rFonts w:ascii="Consolas" w:eastAsia="Times New Roman" w:hAnsi="Consolas" w:cs="Courier New"/>
            <w:color w:val="E8BF6A"/>
            <w:lang w:eastAsia="zh-CN"/>
          </w:rPr>
          <w:t>&gt;</w:t>
        </w:r>
        <w:r w:rsidRPr="000C2D8B">
          <w:rPr>
            <w:rFonts w:ascii="Consolas" w:eastAsia="Times New Roman" w:hAnsi="Consolas" w:cs="Courier New"/>
            <w:color w:val="A9B7C6"/>
            <w:lang w:eastAsia="zh-CN"/>
          </w:rPr>
          <w:t>600</w:t>
        </w:r>
        <w:r w:rsidRPr="000C2D8B">
          <w:rPr>
            <w:rFonts w:ascii="Consolas" w:eastAsia="Times New Roman" w:hAnsi="Consolas" w:cs="Courier New"/>
            <w:color w:val="E8BF6A"/>
            <w:lang w:eastAsia="zh-CN"/>
          </w:rPr>
          <w:t>&lt;/</w:t>
        </w:r>
        <w:proofErr w:type="spellStart"/>
        <w:r w:rsidRPr="000C2D8B">
          <w:rPr>
            <w:rFonts w:ascii="Consolas" w:eastAsia="Times New Roman" w:hAnsi="Consolas" w:cs="Courier New"/>
            <w:color w:val="E8BF6A"/>
            <w:lang w:eastAsia="zh-CN"/>
          </w:rPr>
          <w:t>reboot_time</w:t>
        </w:r>
        <w:proofErr w:type="spellEnd"/>
        <w:r w:rsidRPr="000C2D8B">
          <w:rPr>
            <w:rFonts w:ascii="Consolas" w:eastAsia="Times New Roman" w:hAnsi="Consolas" w:cs="Courier New"/>
            <w:color w:val="E8BF6A"/>
            <w:lang w:eastAsia="zh-CN"/>
          </w:rPr>
          <w:t>&gt;</w:t>
        </w:r>
        <w:r w:rsidRPr="000C2D8B">
          <w:rPr>
            <w:rFonts w:ascii="Consolas" w:eastAsia="Times New Roman" w:hAnsi="Consolas" w:cs="Courier New"/>
            <w:color w:val="E8BF6A"/>
            <w:lang w:eastAsia="zh-CN"/>
          </w:rPr>
          <w:br/>
          <w:t xml:space="preserve">        &lt;</w:t>
        </w:r>
        <w:proofErr w:type="spellStart"/>
        <w:r w:rsidRPr="000C2D8B">
          <w:rPr>
            <w:rFonts w:ascii="Consolas" w:eastAsia="Times New Roman" w:hAnsi="Consolas" w:cs="Courier New"/>
            <w:color w:val="E8BF6A"/>
            <w:lang w:eastAsia="zh-CN"/>
          </w:rPr>
          <w:t>sut_command_time</w:t>
        </w:r>
        <w:proofErr w:type="spellEnd"/>
        <w:r w:rsidRPr="000C2D8B">
          <w:rPr>
            <w:rFonts w:ascii="Consolas" w:eastAsia="Times New Roman" w:hAnsi="Consolas" w:cs="Courier New"/>
            <w:color w:val="E8BF6A"/>
            <w:lang w:eastAsia="zh-CN"/>
          </w:rPr>
          <w:t>&gt;</w:t>
        </w:r>
        <w:r w:rsidRPr="000C2D8B">
          <w:rPr>
            <w:rFonts w:ascii="Consolas" w:eastAsia="Times New Roman" w:hAnsi="Consolas" w:cs="Courier New"/>
            <w:color w:val="A9B7C6"/>
            <w:lang w:eastAsia="zh-CN"/>
          </w:rPr>
          <w:t>200</w:t>
        </w:r>
        <w:r w:rsidRPr="000C2D8B">
          <w:rPr>
            <w:rFonts w:ascii="Consolas" w:eastAsia="Times New Roman" w:hAnsi="Consolas" w:cs="Courier New"/>
            <w:color w:val="E8BF6A"/>
            <w:lang w:eastAsia="zh-CN"/>
          </w:rPr>
          <w:t>&lt;/</w:t>
        </w:r>
        <w:proofErr w:type="spellStart"/>
        <w:r w:rsidRPr="000C2D8B">
          <w:rPr>
            <w:rFonts w:ascii="Consolas" w:eastAsia="Times New Roman" w:hAnsi="Consolas" w:cs="Courier New"/>
            <w:color w:val="E8BF6A"/>
            <w:lang w:eastAsia="zh-CN"/>
          </w:rPr>
          <w:t>sut_command_time</w:t>
        </w:r>
        <w:proofErr w:type="spellEnd"/>
        <w:r w:rsidRPr="000C2D8B">
          <w:rPr>
            <w:rFonts w:ascii="Consolas" w:eastAsia="Times New Roman" w:hAnsi="Consolas" w:cs="Courier New"/>
            <w:color w:val="E8BF6A"/>
            <w:lang w:eastAsia="zh-CN"/>
          </w:rPr>
          <w:t>&gt;</w:t>
        </w:r>
        <w:r w:rsidRPr="000C2D8B">
          <w:rPr>
            <w:rFonts w:ascii="Consolas" w:eastAsia="Times New Roman" w:hAnsi="Consolas" w:cs="Courier New"/>
            <w:color w:val="E8BF6A"/>
            <w:lang w:eastAsia="zh-CN"/>
          </w:rPr>
          <w:br/>
          <w:t xml:space="preserve">    &lt;/common&gt;</w:t>
        </w:r>
        <w:r w:rsidRPr="000C2D8B">
          <w:rPr>
            <w:rFonts w:ascii="Consolas" w:eastAsia="Times New Roman" w:hAnsi="Consolas" w:cs="Courier New"/>
            <w:color w:val="E8BF6A"/>
            <w:lang w:eastAsia="zh-CN"/>
          </w:rPr>
          <w:br/>
          <w:t xml:space="preserve">    &lt;memory&gt;</w:t>
        </w:r>
        <w:r w:rsidRPr="000C2D8B">
          <w:rPr>
            <w:rFonts w:ascii="Consolas" w:eastAsia="Times New Roman" w:hAnsi="Consolas" w:cs="Courier New"/>
            <w:color w:val="E8BF6A"/>
            <w:lang w:eastAsia="zh-CN"/>
          </w:rPr>
          <w:br/>
          <w:t xml:space="preserve">        &lt;</w:t>
        </w:r>
        <w:proofErr w:type="spellStart"/>
        <w:r w:rsidRPr="000C2D8B">
          <w:rPr>
            <w:rFonts w:ascii="Consolas" w:eastAsia="Times New Roman" w:hAnsi="Consolas" w:cs="Courier New"/>
            <w:color w:val="E8BF6A"/>
            <w:lang w:eastAsia="zh-CN"/>
          </w:rPr>
          <w:t>platform_cycler</w:t>
        </w:r>
        <w:proofErr w:type="spellEnd"/>
        <w:r w:rsidRPr="000C2D8B">
          <w:rPr>
            <w:rFonts w:ascii="Consolas" w:eastAsia="Times New Roman" w:hAnsi="Consolas" w:cs="Courier New"/>
            <w:color w:val="E8BF6A"/>
            <w:lang w:eastAsia="zh-CN"/>
          </w:rPr>
          <w:t>&gt;</w:t>
        </w:r>
        <w:r w:rsidRPr="000C2D8B">
          <w:rPr>
            <w:rFonts w:ascii="Consolas" w:eastAsia="Times New Roman" w:hAnsi="Consolas" w:cs="Courier New"/>
            <w:color w:val="E8BF6A"/>
            <w:lang w:eastAsia="zh-CN"/>
          </w:rPr>
          <w:br/>
          <w:t xml:space="preserve">            &lt;</w:t>
        </w:r>
        <w:proofErr w:type="spellStart"/>
        <w:r w:rsidRPr="000C2D8B">
          <w:rPr>
            <w:rFonts w:ascii="Consolas" w:eastAsia="Times New Roman" w:hAnsi="Consolas" w:cs="Courier New"/>
            <w:color w:val="E8BF6A"/>
            <w:lang w:eastAsia="zh-CN"/>
          </w:rPr>
          <w:t>number_cycles</w:t>
        </w:r>
        <w:proofErr w:type="spellEnd"/>
        <w:r w:rsidRPr="000C2D8B">
          <w:rPr>
            <w:rFonts w:ascii="Consolas" w:eastAsia="Times New Roman" w:hAnsi="Consolas" w:cs="Courier New"/>
            <w:color w:val="E8BF6A"/>
            <w:lang w:eastAsia="zh-CN"/>
          </w:rPr>
          <w:t>&gt;</w:t>
        </w:r>
        <w:r w:rsidRPr="000C2D8B">
          <w:rPr>
            <w:rFonts w:ascii="Consolas" w:eastAsia="Times New Roman" w:hAnsi="Consolas" w:cs="Courier New"/>
            <w:color w:val="A9B7C6"/>
            <w:lang w:eastAsia="zh-CN"/>
          </w:rPr>
          <w:t>2</w:t>
        </w:r>
        <w:r w:rsidRPr="000C2D8B">
          <w:rPr>
            <w:rFonts w:ascii="Consolas" w:eastAsia="Times New Roman" w:hAnsi="Consolas" w:cs="Courier New"/>
            <w:color w:val="E8BF6A"/>
            <w:lang w:eastAsia="zh-CN"/>
          </w:rPr>
          <w:t>&lt;/</w:t>
        </w:r>
        <w:proofErr w:type="spellStart"/>
        <w:r w:rsidRPr="000C2D8B">
          <w:rPr>
            <w:rFonts w:ascii="Consolas" w:eastAsia="Times New Roman" w:hAnsi="Consolas" w:cs="Courier New"/>
            <w:color w:val="E8BF6A"/>
            <w:lang w:eastAsia="zh-CN"/>
          </w:rPr>
          <w:t>number_cycles</w:t>
        </w:r>
        <w:proofErr w:type="spellEnd"/>
        <w:r w:rsidRPr="000C2D8B">
          <w:rPr>
            <w:rFonts w:ascii="Consolas" w:eastAsia="Times New Roman" w:hAnsi="Consolas" w:cs="Courier New"/>
            <w:color w:val="E8BF6A"/>
            <w:lang w:eastAsia="zh-CN"/>
          </w:rPr>
          <w:t>&gt;</w:t>
        </w:r>
        <w:r w:rsidRPr="000C2D8B">
          <w:rPr>
            <w:rFonts w:ascii="Consolas" w:eastAsia="Times New Roman" w:hAnsi="Consolas" w:cs="Courier New"/>
            <w:color w:val="E8BF6A"/>
            <w:lang w:eastAsia="zh-CN"/>
          </w:rPr>
          <w:br/>
          <w:t xml:space="preserve">            &lt;</w:t>
        </w:r>
        <w:proofErr w:type="spellStart"/>
        <w:r w:rsidRPr="000C2D8B">
          <w:rPr>
            <w:rFonts w:ascii="Consolas" w:eastAsia="Times New Roman" w:hAnsi="Consolas" w:cs="Courier New"/>
            <w:color w:val="E8BF6A"/>
            <w:lang w:eastAsia="zh-CN"/>
          </w:rPr>
          <w:t>next_reboot_wait_time</w:t>
        </w:r>
        <w:proofErr w:type="spellEnd"/>
        <w:r w:rsidRPr="000C2D8B">
          <w:rPr>
            <w:rFonts w:ascii="Consolas" w:eastAsia="Times New Roman" w:hAnsi="Consolas" w:cs="Courier New"/>
            <w:color w:val="E8BF6A"/>
            <w:lang w:eastAsia="zh-CN"/>
          </w:rPr>
          <w:t>&gt;</w:t>
        </w:r>
        <w:r w:rsidRPr="000C2D8B">
          <w:rPr>
            <w:rFonts w:ascii="Consolas" w:eastAsia="Times New Roman" w:hAnsi="Consolas" w:cs="Courier New"/>
            <w:color w:val="A9B7C6"/>
            <w:lang w:eastAsia="zh-CN"/>
          </w:rPr>
          <w:t>60</w:t>
        </w:r>
        <w:r w:rsidRPr="000C2D8B">
          <w:rPr>
            <w:rFonts w:ascii="Consolas" w:eastAsia="Times New Roman" w:hAnsi="Consolas" w:cs="Courier New"/>
            <w:color w:val="E8BF6A"/>
            <w:lang w:eastAsia="zh-CN"/>
          </w:rPr>
          <w:t>&lt;/</w:t>
        </w:r>
        <w:proofErr w:type="spellStart"/>
        <w:r w:rsidRPr="000C2D8B">
          <w:rPr>
            <w:rFonts w:ascii="Consolas" w:eastAsia="Times New Roman" w:hAnsi="Consolas" w:cs="Courier New"/>
            <w:color w:val="E8BF6A"/>
            <w:lang w:eastAsia="zh-CN"/>
          </w:rPr>
          <w:t>next_reboot_wait_time</w:t>
        </w:r>
        <w:proofErr w:type="spellEnd"/>
        <w:r w:rsidRPr="000C2D8B">
          <w:rPr>
            <w:rFonts w:ascii="Consolas" w:eastAsia="Times New Roman" w:hAnsi="Consolas" w:cs="Courier New"/>
            <w:color w:val="E8BF6A"/>
            <w:lang w:eastAsia="zh-CN"/>
          </w:rPr>
          <w:t>&gt;</w:t>
        </w:r>
        <w:r w:rsidRPr="000C2D8B">
          <w:rPr>
            <w:rFonts w:ascii="Consolas" w:eastAsia="Times New Roman" w:hAnsi="Consolas" w:cs="Courier New"/>
            <w:color w:val="E8BF6A"/>
            <w:lang w:eastAsia="zh-CN"/>
          </w:rPr>
          <w:br/>
          <w:t xml:space="preserve">            &lt;</w:t>
        </w:r>
        <w:proofErr w:type="spellStart"/>
        <w:r w:rsidRPr="000C2D8B">
          <w:rPr>
            <w:rFonts w:ascii="Consolas" w:eastAsia="Times New Roman" w:hAnsi="Consolas" w:cs="Courier New"/>
            <w:color w:val="E8BF6A"/>
            <w:lang w:eastAsia="zh-CN"/>
          </w:rPr>
          <w:t>dcgraceful</w:t>
        </w:r>
        <w:proofErr w:type="spellEnd"/>
        <w:r w:rsidRPr="000C2D8B">
          <w:rPr>
            <w:rFonts w:ascii="Consolas" w:eastAsia="Times New Roman" w:hAnsi="Consolas" w:cs="Courier New"/>
            <w:color w:val="E8BF6A"/>
            <w:lang w:eastAsia="zh-CN"/>
          </w:rPr>
          <w:t>&gt;</w:t>
        </w:r>
        <w:r w:rsidRPr="000C2D8B">
          <w:rPr>
            <w:rFonts w:ascii="Consolas" w:eastAsia="Times New Roman" w:hAnsi="Consolas" w:cs="Courier New"/>
            <w:color w:val="E8BF6A"/>
            <w:lang w:eastAsia="zh-CN"/>
          </w:rPr>
          <w:br/>
          <w:t xml:space="preserve">                &lt;</w:t>
        </w:r>
        <w:proofErr w:type="spellStart"/>
        <w:r w:rsidRPr="000C2D8B">
          <w:rPr>
            <w:rFonts w:ascii="Consolas" w:eastAsia="Times New Roman" w:hAnsi="Consolas" w:cs="Courier New"/>
            <w:color w:val="E8BF6A"/>
            <w:lang w:eastAsia="zh-CN"/>
          </w:rPr>
          <w:t>dc_on_time</w:t>
        </w:r>
        <w:proofErr w:type="spellEnd"/>
        <w:r w:rsidRPr="000C2D8B">
          <w:rPr>
            <w:rFonts w:ascii="Consolas" w:eastAsia="Times New Roman" w:hAnsi="Consolas" w:cs="Courier New"/>
            <w:color w:val="E8BF6A"/>
            <w:lang w:eastAsia="zh-CN"/>
          </w:rPr>
          <w:t>&gt;</w:t>
        </w:r>
        <w:r w:rsidRPr="000C2D8B">
          <w:rPr>
            <w:rFonts w:ascii="Consolas" w:eastAsia="Times New Roman" w:hAnsi="Consolas" w:cs="Courier New"/>
            <w:color w:val="A9B7C6"/>
            <w:lang w:eastAsia="zh-CN"/>
          </w:rPr>
          <w:t>400</w:t>
        </w:r>
        <w:r w:rsidRPr="000C2D8B">
          <w:rPr>
            <w:rFonts w:ascii="Consolas" w:eastAsia="Times New Roman" w:hAnsi="Consolas" w:cs="Courier New"/>
            <w:color w:val="E8BF6A"/>
            <w:lang w:eastAsia="zh-CN"/>
          </w:rPr>
          <w:t>&lt;/</w:t>
        </w:r>
        <w:proofErr w:type="spellStart"/>
        <w:r w:rsidRPr="000C2D8B">
          <w:rPr>
            <w:rFonts w:ascii="Consolas" w:eastAsia="Times New Roman" w:hAnsi="Consolas" w:cs="Courier New"/>
            <w:color w:val="E8BF6A"/>
            <w:lang w:eastAsia="zh-CN"/>
          </w:rPr>
          <w:t>dc_on_time</w:t>
        </w:r>
        <w:proofErr w:type="spellEnd"/>
        <w:r w:rsidRPr="000C2D8B">
          <w:rPr>
            <w:rFonts w:ascii="Consolas" w:eastAsia="Times New Roman" w:hAnsi="Consolas" w:cs="Courier New"/>
            <w:color w:val="E8BF6A"/>
            <w:lang w:eastAsia="zh-CN"/>
          </w:rPr>
          <w:t>&gt;</w:t>
        </w:r>
        <w:r w:rsidRPr="000C2D8B">
          <w:rPr>
            <w:rFonts w:ascii="Consolas" w:eastAsia="Times New Roman" w:hAnsi="Consolas" w:cs="Courier New"/>
            <w:color w:val="E8BF6A"/>
            <w:lang w:eastAsia="zh-CN"/>
          </w:rPr>
          <w:br/>
          <w:t xml:space="preserve">                &lt;</w:t>
        </w:r>
        <w:proofErr w:type="spellStart"/>
        <w:r w:rsidRPr="000C2D8B">
          <w:rPr>
            <w:rFonts w:ascii="Consolas" w:eastAsia="Times New Roman" w:hAnsi="Consolas" w:cs="Courier New"/>
            <w:color w:val="E8BF6A"/>
            <w:lang w:eastAsia="zh-CN"/>
          </w:rPr>
          <w:t>test_execute_time</w:t>
        </w:r>
        <w:proofErr w:type="spellEnd"/>
        <w:r w:rsidRPr="000C2D8B">
          <w:rPr>
            <w:rFonts w:ascii="Consolas" w:eastAsia="Times New Roman" w:hAnsi="Consolas" w:cs="Courier New"/>
            <w:color w:val="E8BF6A"/>
            <w:lang w:eastAsia="zh-CN"/>
          </w:rPr>
          <w:t>&gt;</w:t>
        </w:r>
        <w:r w:rsidRPr="000C2D8B">
          <w:rPr>
            <w:rFonts w:ascii="Consolas" w:eastAsia="Times New Roman" w:hAnsi="Consolas" w:cs="Courier New"/>
            <w:color w:val="A9B7C6"/>
            <w:lang w:eastAsia="zh-CN"/>
          </w:rPr>
          <w:t>160</w:t>
        </w:r>
        <w:r w:rsidRPr="000C2D8B">
          <w:rPr>
            <w:rFonts w:ascii="Consolas" w:eastAsia="Times New Roman" w:hAnsi="Consolas" w:cs="Courier New"/>
            <w:color w:val="E8BF6A"/>
            <w:lang w:eastAsia="zh-CN"/>
          </w:rPr>
          <w:t>&lt;/</w:t>
        </w:r>
        <w:proofErr w:type="spellStart"/>
        <w:r w:rsidRPr="000C2D8B">
          <w:rPr>
            <w:rFonts w:ascii="Consolas" w:eastAsia="Times New Roman" w:hAnsi="Consolas" w:cs="Courier New"/>
            <w:color w:val="E8BF6A"/>
            <w:lang w:eastAsia="zh-CN"/>
          </w:rPr>
          <w:t>test_execute_time</w:t>
        </w:r>
        <w:proofErr w:type="spellEnd"/>
        <w:r w:rsidRPr="000C2D8B">
          <w:rPr>
            <w:rFonts w:ascii="Consolas" w:eastAsia="Times New Roman" w:hAnsi="Consolas" w:cs="Courier New"/>
            <w:color w:val="E8BF6A"/>
            <w:lang w:eastAsia="zh-CN"/>
          </w:rPr>
          <w:t>&gt;</w:t>
        </w:r>
        <w:r w:rsidRPr="000C2D8B">
          <w:rPr>
            <w:rFonts w:ascii="Consolas" w:eastAsia="Times New Roman" w:hAnsi="Consolas" w:cs="Courier New"/>
            <w:color w:val="E8BF6A"/>
            <w:lang w:eastAsia="zh-CN"/>
          </w:rPr>
          <w:br/>
          <w:t xml:space="preserve">            &lt;/</w:t>
        </w:r>
        <w:proofErr w:type="spellStart"/>
        <w:r w:rsidRPr="000C2D8B">
          <w:rPr>
            <w:rFonts w:ascii="Consolas" w:eastAsia="Times New Roman" w:hAnsi="Consolas" w:cs="Courier New"/>
            <w:color w:val="E8BF6A"/>
            <w:lang w:eastAsia="zh-CN"/>
          </w:rPr>
          <w:t>dcgraceful</w:t>
        </w:r>
        <w:proofErr w:type="spellEnd"/>
        <w:r w:rsidRPr="000C2D8B">
          <w:rPr>
            <w:rFonts w:ascii="Consolas" w:eastAsia="Times New Roman" w:hAnsi="Consolas" w:cs="Courier New"/>
            <w:color w:val="E8BF6A"/>
            <w:lang w:eastAsia="zh-CN"/>
          </w:rPr>
          <w:t>&gt;</w:t>
        </w:r>
        <w:r w:rsidRPr="000C2D8B">
          <w:rPr>
            <w:rFonts w:ascii="Consolas" w:eastAsia="Times New Roman" w:hAnsi="Consolas" w:cs="Courier New"/>
            <w:color w:val="E8BF6A"/>
            <w:lang w:eastAsia="zh-CN"/>
          </w:rPr>
          <w:br/>
          <w:t xml:space="preserve">        &lt;/</w:t>
        </w:r>
        <w:proofErr w:type="spellStart"/>
        <w:r w:rsidRPr="000C2D8B">
          <w:rPr>
            <w:rFonts w:ascii="Consolas" w:eastAsia="Times New Roman" w:hAnsi="Consolas" w:cs="Courier New"/>
            <w:color w:val="E8BF6A"/>
            <w:lang w:eastAsia="zh-CN"/>
          </w:rPr>
          <w:t>platform_cycler</w:t>
        </w:r>
        <w:proofErr w:type="spellEnd"/>
        <w:r w:rsidRPr="000C2D8B">
          <w:rPr>
            <w:rFonts w:ascii="Consolas" w:eastAsia="Times New Roman" w:hAnsi="Consolas" w:cs="Courier New"/>
            <w:color w:val="E8BF6A"/>
            <w:lang w:eastAsia="zh-CN"/>
          </w:rPr>
          <w:t>&gt;</w:t>
        </w:r>
        <w:r w:rsidRPr="000C2D8B">
          <w:rPr>
            <w:rFonts w:ascii="Consolas" w:eastAsia="Times New Roman" w:hAnsi="Consolas" w:cs="Courier New"/>
            <w:color w:val="E8BF6A"/>
            <w:lang w:eastAsia="zh-CN"/>
          </w:rPr>
          <w:br/>
          <w:t xml:space="preserve">    &lt;/memory&gt;</w:t>
        </w:r>
        <w:r w:rsidRPr="000C2D8B">
          <w:rPr>
            <w:rFonts w:ascii="Consolas" w:eastAsia="Times New Roman" w:hAnsi="Consolas" w:cs="Courier New"/>
            <w:color w:val="E8BF6A"/>
            <w:lang w:eastAsia="zh-CN"/>
          </w:rPr>
          <w:br/>
          <w:t xml:space="preserve">    &lt;</w:t>
        </w:r>
        <w:proofErr w:type="spellStart"/>
        <w:r w:rsidRPr="000C2D8B">
          <w:rPr>
            <w:rFonts w:ascii="Consolas" w:eastAsia="Times New Roman" w:hAnsi="Consolas" w:cs="Courier New"/>
            <w:color w:val="E8BF6A"/>
            <w:lang w:eastAsia="zh-CN"/>
          </w:rPr>
          <w:t>ras</w:t>
        </w:r>
        <w:proofErr w:type="spellEnd"/>
        <w:r w:rsidRPr="000C2D8B">
          <w:rPr>
            <w:rFonts w:ascii="Consolas" w:eastAsia="Times New Roman" w:hAnsi="Consolas" w:cs="Courier New"/>
            <w:color w:val="E8BF6A"/>
            <w:lang w:eastAsia="zh-CN"/>
          </w:rPr>
          <w:t>&gt;&lt;/</w:t>
        </w:r>
        <w:proofErr w:type="spellStart"/>
        <w:r w:rsidRPr="000C2D8B">
          <w:rPr>
            <w:rFonts w:ascii="Consolas" w:eastAsia="Times New Roman" w:hAnsi="Consolas" w:cs="Courier New"/>
            <w:color w:val="E8BF6A"/>
            <w:lang w:eastAsia="zh-CN"/>
          </w:rPr>
          <w:t>ras</w:t>
        </w:r>
        <w:proofErr w:type="spellEnd"/>
        <w:r w:rsidRPr="000C2D8B">
          <w:rPr>
            <w:rFonts w:ascii="Consolas" w:eastAsia="Times New Roman" w:hAnsi="Consolas" w:cs="Courier New"/>
            <w:color w:val="E8BF6A"/>
            <w:lang w:eastAsia="zh-CN"/>
          </w:rPr>
          <w:t>&gt;</w:t>
        </w:r>
        <w:r w:rsidRPr="000C2D8B">
          <w:rPr>
            <w:rFonts w:ascii="Consolas" w:eastAsia="Times New Roman" w:hAnsi="Consolas" w:cs="Courier New"/>
            <w:color w:val="E8BF6A"/>
            <w:lang w:eastAsia="zh-CN"/>
          </w:rPr>
          <w:br/>
          <w:t xml:space="preserve">    &lt;security&gt;</w:t>
        </w:r>
        <w:r w:rsidRPr="000C2D8B">
          <w:rPr>
            <w:rFonts w:ascii="Consolas" w:eastAsia="Times New Roman" w:hAnsi="Consolas" w:cs="Courier New"/>
            <w:color w:val="E8BF6A"/>
            <w:lang w:eastAsia="zh-CN"/>
          </w:rPr>
          <w:br/>
          <w:t xml:space="preserve">        &lt;</w:t>
        </w:r>
        <w:proofErr w:type="spellStart"/>
        <w:r w:rsidRPr="000C2D8B">
          <w:rPr>
            <w:rFonts w:ascii="Consolas" w:eastAsia="Times New Roman" w:hAnsi="Consolas" w:cs="Courier New"/>
            <w:color w:val="E8BF6A"/>
            <w:lang w:eastAsia="zh-CN"/>
          </w:rPr>
          <w:t>mprime</w:t>
        </w:r>
        <w:proofErr w:type="spellEnd"/>
        <w:r w:rsidRPr="000C2D8B">
          <w:rPr>
            <w:rFonts w:ascii="Consolas" w:eastAsia="Times New Roman" w:hAnsi="Consolas" w:cs="Courier New"/>
            <w:color w:val="E8BF6A"/>
            <w:lang w:eastAsia="zh-CN"/>
          </w:rPr>
          <w:t>&gt;</w:t>
        </w:r>
        <w:r w:rsidRPr="000C2D8B">
          <w:rPr>
            <w:rFonts w:ascii="Consolas" w:eastAsia="Times New Roman" w:hAnsi="Consolas" w:cs="Courier New"/>
            <w:color w:val="E8BF6A"/>
            <w:lang w:eastAsia="zh-CN"/>
          </w:rPr>
          <w:br/>
          <w:t xml:space="preserve">            &lt;</w:t>
        </w:r>
        <w:proofErr w:type="spellStart"/>
        <w:r w:rsidRPr="000C2D8B">
          <w:rPr>
            <w:rFonts w:ascii="Consolas" w:eastAsia="Times New Roman" w:hAnsi="Consolas" w:cs="Courier New"/>
            <w:color w:val="E8BF6A"/>
            <w:lang w:eastAsia="zh-CN"/>
          </w:rPr>
          <w:t>running_time</w:t>
        </w:r>
        <w:proofErr w:type="spellEnd"/>
        <w:r w:rsidRPr="000C2D8B">
          <w:rPr>
            <w:rFonts w:ascii="Consolas" w:eastAsia="Times New Roman" w:hAnsi="Consolas" w:cs="Courier New"/>
            <w:color w:val="E8BF6A"/>
            <w:lang w:eastAsia="zh-CN"/>
          </w:rPr>
          <w:t>&gt;</w:t>
        </w:r>
        <w:r w:rsidRPr="000C2D8B">
          <w:rPr>
            <w:rFonts w:ascii="Consolas" w:eastAsia="Times New Roman" w:hAnsi="Consolas" w:cs="Courier New"/>
            <w:color w:val="A9B7C6"/>
            <w:lang w:eastAsia="zh-CN"/>
          </w:rPr>
          <w:t>300</w:t>
        </w:r>
        <w:r w:rsidRPr="000C2D8B">
          <w:rPr>
            <w:rFonts w:ascii="Consolas" w:eastAsia="Times New Roman" w:hAnsi="Consolas" w:cs="Courier New"/>
            <w:color w:val="E8BF6A"/>
            <w:lang w:eastAsia="zh-CN"/>
          </w:rPr>
          <w:t>&lt;/</w:t>
        </w:r>
        <w:proofErr w:type="spellStart"/>
        <w:r w:rsidRPr="000C2D8B">
          <w:rPr>
            <w:rFonts w:ascii="Consolas" w:eastAsia="Times New Roman" w:hAnsi="Consolas" w:cs="Courier New"/>
            <w:color w:val="E8BF6A"/>
            <w:lang w:eastAsia="zh-CN"/>
          </w:rPr>
          <w:t>running_time</w:t>
        </w:r>
        <w:proofErr w:type="spellEnd"/>
        <w:r w:rsidRPr="000C2D8B">
          <w:rPr>
            <w:rFonts w:ascii="Consolas" w:eastAsia="Times New Roman" w:hAnsi="Consolas" w:cs="Courier New"/>
            <w:color w:val="E8BF6A"/>
            <w:lang w:eastAsia="zh-CN"/>
          </w:rPr>
          <w:t>&gt;</w:t>
        </w:r>
        <w:r w:rsidRPr="000C2D8B">
          <w:rPr>
            <w:rFonts w:ascii="Consolas" w:eastAsia="Times New Roman" w:hAnsi="Consolas" w:cs="Courier New"/>
            <w:color w:val="E8BF6A"/>
            <w:lang w:eastAsia="zh-CN"/>
          </w:rPr>
          <w:br/>
          <w:t xml:space="preserve">        &lt;/</w:t>
        </w:r>
        <w:proofErr w:type="spellStart"/>
        <w:r w:rsidRPr="000C2D8B">
          <w:rPr>
            <w:rFonts w:ascii="Consolas" w:eastAsia="Times New Roman" w:hAnsi="Consolas" w:cs="Courier New"/>
            <w:color w:val="E8BF6A"/>
            <w:lang w:eastAsia="zh-CN"/>
          </w:rPr>
          <w:t>mprime</w:t>
        </w:r>
        <w:proofErr w:type="spellEnd"/>
        <w:r w:rsidRPr="000C2D8B">
          <w:rPr>
            <w:rFonts w:ascii="Consolas" w:eastAsia="Times New Roman" w:hAnsi="Consolas" w:cs="Courier New"/>
            <w:color w:val="E8BF6A"/>
            <w:lang w:eastAsia="zh-CN"/>
          </w:rPr>
          <w:t>&gt;</w:t>
        </w:r>
        <w:r w:rsidRPr="000C2D8B">
          <w:rPr>
            <w:rFonts w:ascii="Consolas" w:eastAsia="Times New Roman" w:hAnsi="Consolas" w:cs="Courier New"/>
            <w:color w:val="E8BF6A"/>
            <w:lang w:eastAsia="zh-CN"/>
          </w:rPr>
          <w:br/>
          <w:t xml:space="preserve">    &lt;/security&gt;</w:t>
        </w:r>
        <w:r w:rsidRPr="000C2D8B">
          <w:rPr>
            <w:rFonts w:ascii="Consolas" w:eastAsia="Times New Roman" w:hAnsi="Consolas" w:cs="Courier New"/>
            <w:color w:val="E8BF6A"/>
            <w:lang w:eastAsia="zh-CN"/>
          </w:rPr>
          <w:br/>
          <w:t>&lt;/content&gt;</w:t>
        </w:r>
      </w:ins>
    </w:p>
    <w:p w14:paraId="2895A302" w14:textId="23FEA7B9" w:rsidR="009337CF" w:rsidRDefault="009337CF" w:rsidP="004356EA">
      <w:pPr>
        <w:rPr>
          <w:ins w:id="187" w:author="Zhao, Chengming" w:date="2020-02-20T18:29:00Z"/>
          <w:rFonts w:asciiTheme="minorHAnsi" w:hAnsiTheme="minorHAnsi"/>
          <w:b/>
          <w:bCs/>
          <w:sz w:val="28"/>
          <w:szCs w:val="28"/>
        </w:rPr>
      </w:pPr>
      <w:ins w:id="188" w:author="Zhao, Chengming" w:date="2020-02-28T11:31:00Z">
        <w:r>
          <w:rPr>
            <w:rFonts w:asciiTheme="minorHAnsi" w:hAnsiTheme="minorHAnsi"/>
            <w:b/>
            <w:bCs/>
            <w:sz w:val="28"/>
            <w:szCs w:val="28"/>
          </w:rPr>
          <w:t>Core Configuration:</w:t>
        </w:r>
      </w:ins>
    </w:p>
    <w:p w14:paraId="1929ECD4" w14:textId="044F05B0" w:rsidR="00FC6888" w:rsidRDefault="00FC6888" w:rsidP="004356EA">
      <w:pPr>
        <w:rPr>
          <w:ins w:id="189" w:author="Zhao, Chengming" w:date="2020-02-20T18:33:00Z"/>
        </w:rPr>
      </w:pPr>
      <w:ins w:id="190" w:author="Zhao, Chengming" w:date="2020-02-20T18:29:00Z">
        <w:r w:rsidRPr="00FC6888">
          <w:rPr>
            <w:rPrChange w:id="191" w:author="Zhao, Chengming" w:date="2020-02-20T18:32:00Z">
              <w:rPr>
                <w:rFonts w:asciiTheme="minorHAnsi" w:hAnsiTheme="minorHAnsi"/>
                <w:b/>
                <w:bCs/>
                <w:sz w:val="28"/>
                <w:szCs w:val="28"/>
              </w:rPr>
            </w:rPrChange>
          </w:rPr>
          <w:t xml:space="preserve">Core </w:t>
        </w:r>
      </w:ins>
      <w:ins w:id="192" w:author="Zhao, Chengming" w:date="2020-02-20T18:33:00Z">
        <w:r>
          <w:t>c</w:t>
        </w:r>
      </w:ins>
      <w:ins w:id="193" w:author="Zhao, Chengming" w:date="2020-02-20T18:29:00Z">
        <w:r w:rsidRPr="00FC6888">
          <w:rPr>
            <w:rPrChange w:id="194" w:author="Zhao, Chengming" w:date="2020-02-20T18:32:00Z">
              <w:rPr>
                <w:rFonts w:asciiTheme="minorHAnsi" w:hAnsiTheme="minorHAnsi"/>
                <w:b/>
                <w:bCs/>
                <w:sz w:val="28"/>
                <w:szCs w:val="28"/>
              </w:rPr>
            </w:rPrChange>
          </w:rPr>
          <w:t>onfiguration sp</w:t>
        </w:r>
      </w:ins>
      <w:ins w:id="195" w:author="Zhao, Chengming" w:date="2020-02-20T18:30:00Z">
        <w:r w:rsidRPr="00FC6888">
          <w:rPr>
            <w:rPrChange w:id="196" w:author="Zhao, Chengming" w:date="2020-02-20T18:32:00Z">
              <w:rPr>
                <w:rFonts w:asciiTheme="minorHAnsi" w:hAnsiTheme="minorHAnsi"/>
                <w:b/>
                <w:bCs/>
                <w:sz w:val="28"/>
                <w:szCs w:val="28"/>
              </w:rPr>
            </w:rPrChange>
          </w:rPr>
          <w:t>ecifies the configuration for providers and drivers of Core API.</w:t>
        </w:r>
      </w:ins>
      <w:ins w:id="197" w:author="Zhao, Chengming" w:date="2020-02-20T18:31:00Z">
        <w:r w:rsidRPr="00FC6888">
          <w:rPr>
            <w:rPrChange w:id="198" w:author="Zhao, Chengming" w:date="2020-02-20T18:32:00Z">
              <w:rPr>
                <w:rFonts w:asciiTheme="minorHAnsi" w:hAnsiTheme="minorHAnsi"/>
                <w:b/>
                <w:bCs/>
                <w:sz w:val="28"/>
                <w:szCs w:val="28"/>
              </w:rPr>
            </w:rPrChange>
          </w:rPr>
          <w:t xml:space="preserve"> The content of core configuration includes </w:t>
        </w:r>
      </w:ins>
      <w:ins w:id="199" w:author="Zhao, Chengming" w:date="2020-02-20T18:32:00Z">
        <w:r w:rsidRPr="00FC6888">
          <w:rPr>
            <w:rPrChange w:id="200" w:author="Zhao, Chengming" w:date="2020-02-20T18:32:00Z">
              <w:rPr>
                <w:rFonts w:asciiTheme="minorHAnsi" w:hAnsiTheme="minorHAnsi"/>
                <w:b/>
                <w:bCs/>
                <w:sz w:val="28"/>
                <w:szCs w:val="28"/>
              </w:rPr>
            </w:rPrChange>
          </w:rPr>
          <w:t>general information of environment, provider configuration and driver configuration.</w:t>
        </w:r>
      </w:ins>
    </w:p>
    <w:p w14:paraId="0D336EAC" w14:textId="67148E6B" w:rsidR="008316EF" w:rsidRPr="001F7E39" w:rsidRDefault="008316EF">
      <w:pPr>
        <w:pStyle w:val="ListParagraph"/>
        <w:numPr>
          <w:ilvl w:val="2"/>
          <w:numId w:val="58"/>
        </w:numPr>
        <w:rPr>
          <w:ins w:id="201" w:author="Zhao, Chengming" w:date="2020-02-20T19:57:00Z"/>
          <w:b/>
          <w:bCs/>
          <w:sz w:val="28"/>
          <w:szCs w:val="28"/>
          <w:lang w:eastAsia="zh-CN"/>
          <w:rPrChange w:id="202" w:author="Zhao, Chengming" w:date="2020-03-20T10:34:00Z">
            <w:rPr>
              <w:ins w:id="203" w:author="Zhao, Chengming" w:date="2020-02-20T19:57:00Z"/>
            </w:rPr>
          </w:rPrChange>
        </w:rPr>
        <w:pPrChange w:id="204" w:author="Zhao, Chengming" w:date="2020-03-20T10:34:00Z">
          <w:pPr/>
        </w:pPrChange>
      </w:pPr>
      <w:ins w:id="205" w:author="Zhao, Chengming" w:date="2020-02-20T19:57:00Z">
        <w:r w:rsidRPr="001F7E39">
          <w:rPr>
            <w:b/>
            <w:bCs/>
            <w:sz w:val="28"/>
            <w:szCs w:val="28"/>
            <w:rPrChange w:id="206" w:author="Zhao, Chengming" w:date="2020-03-20T10:34:00Z">
              <w:rPr/>
            </w:rPrChange>
          </w:rPr>
          <w:t>General Information:</w:t>
        </w:r>
      </w:ins>
    </w:p>
    <w:p w14:paraId="6699E828" w14:textId="1D47BFE6" w:rsidR="00FC6888" w:rsidRDefault="008316EF">
      <w:pPr>
        <w:ind w:firstLine="360"/>
        <w:rPr>
          <w:ins w:id="207" w:author="Zhao, Chengming" w:date="2020-03-19T16:20:00Z"/>
        </w:rPr>
        <w:pPrChange w:id="208" w:author="Zhao, Chengming" w:date="2020-03-19T16:23:00Z">
          <w:pPr/>
        </w:pPrChange>
      </w:pPr>
      <w:ins w:id="209" w:author="Zhao, Chengming" w:date="2020-02-20T19:57:00Z">
        <w:r>
          <w:t>It</w:t>
        </w:r>
      </w:ins>
      <w:ins w:id="210" w:author="Zhao, Chengming" w:date="2020-02-20T18:33:00Z">
        <w:r w:rsidR="00FC6888">
          <w:t xml:space="preserve"> include</w:t>
        </w:r>
      </w:ins>
      <w:ins w:id="211" w:author="Zhao, Chengming" w:date="2020-02-20T19:57:00Z">
        <w:r>
          <w:t>s</w:t>
        </w:r>
      </w:ins>
      <w:ins w:id="212" w:author="Zhao, Chengming" w:date="2020-02-20T18:33:00Z">
        <w:r w:rsidR="00FC6888">
          <w:t xml:space="preserve"> </w:t>
        </w:r>
      </w:ins>
      <w:ins w:id="213" w:author="Zhao, Chengming" w:date="2020-02-20T18:34:00Z">
        <w:r w:rsidR="00FC6888">
          <w:t>log format, host information, workspace etc.</w:t>
        </w:r>
      </w:ins>
    </w:p>
    <w:p w14:paraId="6499A269" w14:textId="4BD9469F" w:rsidR="001F6BB1" w:rsidRDefault="001F6BB1">
      <w:pPr>
        <w:pStyle w:val="ListParagraph"/>
        <w:numPr>
          <w:ilvl w:val="2"/>
          <w:numId w:val="58"/>
        </w:numPr>
        <w:rPr>
          <w:ins w:id="214" w:author="Zhao, Chengming" w:date="2020-03-19T16:24:00Z"/>
          <w:b/>
          <w:bCs/>
          <w:sz w:val="28"/>
          <w:szCs w:val="28"/>
        </w:rPr>
        <w:pPrChange w:id="215" w:author="Zhao, Chengming" w:date="2020-03-20T10:34:00Z">
          <w:pPr>
            <w:pStyle w:val="ListParagraph"/>
            <w:numPr>
              <w:numId w:val="51"/>
            </w:numPr>
            <w:ind w:left="1080" w:hanging="360"/>
          </w:pPr>
        </w:pPrChange>
      </w:pPr>
      <w:ins w:id="216" w:author="Zhao, Chengming" w:date="2020-03-19T16:20:00Z">
        <w:r w:rsidRPr="001F6BB1">
          <w:rPr>
            <w:b/>
            <w:bCs/>
            <w:sz w:val="28"/>
            <w:szCs w:val="28"/>
            <w:rPrChange w:id="217" w:author="Zhao, Chengming" w:date="2020-03-19T16:21:00Z">
              <w:rPr>
                <w:lang w:eastAsia="zh-CN"/>
              </w:rPr>
            </w:rPrChange>
          </w:rPr>
          <w:t>SU</w:t>
        </w:r>
        <w:r w:rsidRPr="001F6BB1">
          <w:rPr>
            <w:b/>
            <w:bCs/>
            <w:sz w:val="28"/>
            <w:szCs w:val="28"/>
            <w:rPrChange w:id="218" w:author="Zhao, Chengming" w:date="2020-03-19T16:21:00Z">
              <w:rPr/>
            </w:rPrChange>
          </w:rPr>
          <w:t>T Configuration:</w:t>
        </w:r>
      </w:ins>
    </w:p>
    <w:p w14:paraId="13CABE2C" w14:textId="091541BB" w:rsidR="001F6BB1" w:rsidRPr="00244138" w:rsidRDefault="00A52106" w:rsidP="00A52106">
      <w:pPr>
        <w:pStyle w:val="ListParagraph"/>
        <w:numPr>
          <w:ilvl w:val="3"/>
          <w:numId w:val="54"/>
        </w:numPr>
        <w:rPr>
          <w:ins w:id="219" w:author="Zhao, Chengming" w:date="2020-03-19T16:53:00Z"/>
          <w:b/>
          <w:bCs/>
          <w:sz w:val="28"/>
          <w:szCs w:val="28"/>
          <w:rPrChange w:id="220" w:author="Zhao, Chengming" w:date="2020-03-19T16:53:00Z">
            <w:rPr>
              <w:ins w:id="221" w:author="Zhao, Chengming" w:date="2020-03-19T16:53:00Z"/>
              <w:b/>
              <w:bCs/>
              <w:sz w:val="24"/>
              <w:szCs w:val="24"/>
            </w:rPr>
          </w:rPrChange>
        </w:rPr>
      </w:pPr>
      <w:ins w:id="222" w:author="Zhao, Chengming" w:date="2020-03-19T16:24:00Z">
        <w:r w:rsidRPr="00A52106">
          <w:rPr>
            <w:b/>
            <w:bCs/>
            <w:sz w:val="24"/>
            <w:szCs w:val="24"/>
            <w:rPrChange w:id="223" w:author="Zhao, Chengming" w:date="2020-03-19T16:25:00Z">
              <w:rPr/>
            </w:rPrChange>
          </w:rPr>
          <w:t>Hardware Configuration</w:t>
        </w:r>
      </w:ins>
    </w:p>
    <w:p w14:paraId="0F875058" w14:textId="05CBDF09" w:rsidR="00244138" w:rsidRPr="00244138" w:rsidRDefault="00244138" w:rsidP="00244138">
      <w:pPr>
        <w:pStyle w:val="ListParagraph"/>
        <w:numPr>
          <w:ilvl w:val="4"/>
          <w:numId w:val="54"/>
        </w:numPr>
        <w:rPr>
          <w:ins w:id="224" w:author="Zhao, Chengming" w:date="2020-03-19T16:53:00Z"/>
          <w:b/>
          <w:bCs/>
          <w:sz w:val="28"/>
          <w:szCs w:val="28"/>
          <w:rPrChange w:id="225" w:author="Zhao, Chengming" w:date="2020-03-19T16:53:00Z">
            <w:rPr>
              <w:ins w:id="226" w:author="Zhao, Chengming" w:date="2020-03-19T16:53:00Z"/>
              <w:b/>
              <w:bCs/>
              <w:sz w:val="24"/>
              <w:szCs w:val="24"/>
            </w:rPr>
          </w:rPrChange>
        </w:rPr>
      </w:pPr>
      <w:ins w:id="227" w:author="Zhao, Chengming" w:date="2020-03-19T16:53:00Z">
        <w:r>
          <w:rPr>
            <w:b/>
            <w:bCs/>
            <w:sz w:val="24"/>
            <w:szCs w:val="24"/>
          </w:rPr>
          <w:t>Memory</w:t>
        </w:r>
      </w:ins>
    </w:p>
    <w:p w14:paraId="79381789" w14:textId="5117FF96" w:rsidR="00244138" w:rsidRPr="00A52106" w:rsidRDefault="00244138">
      <w:pPr>
        <w:pStyle w:val="ListParagraph"/>
        <w:numPr>
          <w:ilvl w:val="4"/>
          <w:numId w:val="54"/>
        </w:numPr>
        <w:rPr>
          <w:ins w:id="228" w:author="Zhao, Chengming" w:date="2020-02-20T20:09:00Z"/>
          <w:b/>
          <w:bCs/>
          <w:sz w:val="28"/>
          <w:szCs w:val="28"/>
          <w:rPrChange w:id="229" w:author="Zhao, Chengming" w:date="2020-03-19T16:25:00Z">
            <w:rPr>
              <w:ins w:id="230" w:author="Zhao, Chengming" w:date="2020-02-20T20:09:00Z"/>
            </w:rPr>
          </w:rPrChange>
        </w:rPr>
        <w:pPrChange w:id="231" w:author="Zhao, Chengming" w:date="2020-03-19T16:53:00Z">
          <w:pPr/>
        </w:pPrChange>
      </w:pPr>
      <w:ins w:id="232" w:author="Zhao, Chengming" w:date="2020-03-19T16:53:00Z">
        <w:r>
          <w:rPr>
            <w:b/>
            <w:bCs/>
            <w:sz w:val="24"/>
            <w:szCs w:val="24"/>
          </w:rPr>
          <w:t>Expansion</w:t>
        </w:r>
      </w:ins>
    </w:p>
    <w:p w14:paraId="3E52AAEC" w14:textId="7387725E" w:rsidR="002F6C3F" w:rsidRPr="00A52106" w:rsidRDefault="002F6C3F">
      <w:pPr>
        <w:pStyle w:val="ListParagraph"/>
        <w:numPr>
          <w:ilvl w:val="3"/>
          <w:numId w:val="54"/>
        </w:numPr>
        <w:rPr>
          <w:ins w:id="233" w:author="Zhao, Chengming" w:date="2020-02-20T18:34:00Z"/>
          <w:b/>
          <w:bCs/>
          <w:sz w:val="24"/>
          <w:szCs w:val="24"/>
          <w:rPrChange w:id="234" w:author="Zhao, Chengming" w:date="2020-03-19T16:25:00Z">
            <w:rPr>
              <w:ins w:id="235" w:author="Zhao, Chengming" w:date="2020-02-20T18:34:00Z"/>
            </w:rPr>
          </w:rPrChange>
        </w:rPr>
        <w:pPrChange w:id="236" w:author="Zhao, Chengming" w:date="2020-03-19T16:25:00Z">
          <w:pPr/>
        </w:pPrChange>
      </w:pPr>
      <w:ins w:id="237" w:author="Zhao, Chengming" w:date="2020-02-20T20:09:00Z">
        <w:r w:rsidRPr="00A52106">
          <w:rPr>
            <w:b/>
            <w:bCs/>
            <w:sz w:val="24"/>
            <w:szCs w:val="24"/>
            <w:rPrChange w:id="238" w:author="Zhao, Chengming" w:date="2020-03-19T16:25:00Z">
              <w:rPr/>
            </w:rPrChange>
          </w:rPr>
          <w:t>Provider C</w:t>
        </w:r>
      </w:ins>
      <w:ins w:id="239" w:author="Zhao, Chengming" w:date="2020-02-20T20:10:00Z">
        <w:r w:rsidRPr="00A52106">
          <w:rPr>
            <w:b/>
            <w:bCs/>
            <w:sz w:val="24"/>
            <w:szCs w:val="24"/>
            <w:rPrChange w:id="240" w:author="Zhao, Chengming" w:date="2020-03-19T16:25:00Z">
              <w:rPr/>
            </w:rPrChange>
          </w:rPr>
          <w:t>onfiguration:</w:t>
        </w:r>
      </w:ins>
    </w:p>
    <w:p w14:paraId="201DA1DD" w14:textId="2AD61AD3" w:rsidR="00FC6888" w:rsidRDefault="00FC6888">
      <w:pPr>
        <w:ind w:left="1440"/>
        <w:rPr>
          <w:ins w:id="241" w:author="Zhao, Chengming" w:date="2020-02-20T18:36:00Z"/>
        </w:rPr>
        <w:pPrChange w:id="242" w:author="Zhao, Chengming" w:date="2020-03-19T16:23:00Z">
          <w:pPr/>
        </w:pPrChange>
      </w:pPr>
      <w:ins w:id="243" w:author="Zhao, Chengming" w:date="2020-02-20T18:34:00Z">
        <w:r>
          <w:t xml:space="preserve">Provider Configuration </w:t>
        </w:r>
      </w:ins>
      <w:ins w:id="244" w:author="Zhao, Chengming" w:date="2020-02-20T18:35:00Z">
        <w:r>
          <w:t>specifies the default value which is used to initiate an instance of provider be</w:t>
        </w:r>
      </w:ins>
      <w:ins w:id="245" w:author="Zhao, Chengming" w:date="2020-02-20T18:36:00Z">
        <w:r>
          <w:t>fore usage.</w:t>
        </w:r>
      </w:ins>
      <w:ins w:id="246" w:author="Zhao, Chengming" w:date="2020-02-20T18:38:00Z">
        <w:r>
          <w:t xml:space="preserve"> In provider configuration, if a specific driver is configured, provider will use th</w:t>
        </w:r>
      </w:ins>
      <w:ins w:id="247" w:author="Zhao, Chengming" w:date="2020-02-20T19:56:00Z">
        <w:r w:rsidR="008316EF">
          <w:t xml:space="preserve">is </w:t>
        </w:r>
      </w:ins>
      <w:ins w:id="248" w:author="Zhao, Chengming" w:date="2020-02-20T18:38:00Z">
        <w:r>
          <w:t xml:space="preserve">driver as the </w:t>
        </w:r>
      </w:ins>
      <w:ins w:id="249" w:author="Zhao, Chengming" w:date="2020-02-20T18:39:00Z">
        <w:r>
          <w:t xml:space="preserve">implementation of provider APIs. (See Provider – Driver Table for </w:t>
        </w:r>
        <w:r w:rsidR="00314F6C">
          <w:t>the supported driver for each Provider)</w:t>
        </w:r>
      </w:ins>
      <w:ins w:id="250" w:author="Zhao, Chengming" w:date="2020-02-20T20:12:00Z">
        <w:r w:rsidR="002F6C3F">
          <w:t xml:space="preserve">. </w:t>
        </w:r>
      </w:ins>
    </w:p>
    <w:p w14:paraId="391CEC72" w14:textId="7530B2CE" w:rsidR="002F6C3F" w:rsidRPr="001F6BB1" w:rsidRDefault="002F6C3F">
      <w:pPr>
        <w:pStyle w:val="ListParagraph"/>
        <w:numPr>
          <w:ilvl w:val="4"/>
          <w:numId w:val="53"/>
        </w:numPr>
        <w:rPr>
          <w:ins w:id="251" w:author="Zhao, Chengming" w:date="2020-02-20T20:10:00Z"/>
          <w:b/>
          <w:bCs/>
          <w:sz w:val="24"/>
          <w:szCs w:val="24"/>
          <w:rPrChange w:id="252" w:author="Zhao, Chengming" w:date="2020-03-19T16:23:00Z">
            <w:rPr>
              <w:ins w:id="253" w:author="Zhao, Chengming" w:date="2020-02-20T20:10:00Z"/>
            </w:rPr>
          </w:rPrChange>
        </w:rPr>
        <w:pPrChange w:id="254" w:author="Zhao, Chengming" w:date="2020-03-19T16:25:00Z">
          <w:pPr/>
        </w:pPrChange>
      </w:pPr>
      <w:ins w:id="255" w:author="Zhao, Chengming" w:date="2020-02-20T20:10:00Z">
        <w:r w:rsidRPr="001F6BB1">
          <w:rPr>
            <w:b/>
            <w:bCs/>
            <w:sz w:val="24"/>
            <w:szCs w:val="24"/>
            <w:rPrChange w:id="256" w:author="Zhao, Chengming" w:date="2020-03-19T16:23:00Z">
              <w:rPr/>
            </w:rPrChange>
          </w:rPr>
          <w:t>Driver Configuration:</w:t>
        </w:r>
      </w:ins>
    </w:p>
    <w:p w14:paraId="08862294" w14:textId="2E3B6EF8" w:rsidR="00FC6888" w:rsidRDefault="00FC6888">
      <w:pPr>
        <w:ind w:left="1080" w:firstLine="720"/>
        <w:rPr>
          <w:ins w:id="257" w:author="Zhao, Chengming" w:date="2020-02-20T18:38:00Z"/>
        </w:rPr>
        <w:pPrChange w:id="258" w:author="Zhao, Chengming" w:date="2020-03-19T16:25:00Z">
          <w:pPr/>
        </w:pPrChange>
      </w:pPr>
      <w:ins w:id="259" w:author="Zhao, Chengming" w:date="2020-02-20T18:36:00Z">
        <w:r>
          <w:t xml:space="preserve">Driver Configuration specifies the environment value </w:t>
        </w:r>
      </w:ins>
      <w:ins w:id="260" w:author="Zhao, Chengming" w:date="2020-02-20T18:37:00Z">
        <w:r>
          <w:t xml:space="preserve">when driver instance is created. </w:t>
        </w:r>
      </w:ins>
    </w:p>
    <w:p w14:paraId="55122CDE" w14:textId="4B563D25" w:rsidR="000C2D8B" w:rsidRDefault="000C2D8B" w:rsidP="008316EF">
      <w:pPr>
        <w:rPr>
          <w:ins w:id="261" w:author="Zhao, Chengming" w:date="2020-03-20T10:18:00Z"/>
          <w:rFonts w:asciiTheme="minorHAnsi" w:hAnsiTheme="minorHAnsi"/>
          <w:b/>
          <w:bCs/>
          <w:sz w:val="24"/>
          <w:szCs w:val="24"/>
        </w:rPr>
      </w:pPr>
      <w:ins w:id="262" w:author="Zhao, Chengming" w:date="2020-03-20T10:18:00Z">
        <w:r>
          <w:rPr>
            <w:rFonts w:asciiTheme="minorHAnsi" w:hAnsiTheme="minorHAnsi"/>
            <w:b/>
            <w:bCs/>
            <w:sz w:val="24"/>
            <w:szCs w:val="24"/>
          </w:rPr>
          <w:t>Example of Core Configuration</w:t>
        </w:r>
      </w:ins>
    </w:p>
    <w:p w14:paraId="2523D966" w14:textId="59D336B0" w:rsidR="000C2D8B" w:rsidRPr="000C2D8B" w:rsidRDefault="000C2D8B" w:rsidP="000C2D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Pr>
          <w:ins w:id="263" w:author="Zhao, Chengming" w:date="2020-03-20T10:19:00Z"/>
          <w:rFonts w:ascii="Consolas" w:eastAsia="Times New Roman" w:hAnsi="Consolas" w:cs="Courier New"/>
          <w:color w:val="A9B7C6"/>
          <w:lang w:eastAsia="zh-CN"/>
        </w:rPr>
      </w:pPr>
      <w:ins w:id="264" w:author="Zhao, Chengming" w:date="2020-03-20T10:19:00Z">
        <w:r w:rsidRPr="000C2D8B">
          <w:rPr>
            <w:rFonts w:ascii="Consolas" w:eastAsia="Times New Roman" w:hAnsi="Consolas" w:cs="Courier New"/>
            <w:color w:val="E8BF6A"/>
            <w:lang w:eastAsia="zh-CN"/>
          </w:rPr>
          <w:t>&lt;?</w:t>
        </w:r>
        <w:r w:rsidRPr="000C2D8B">
          <w:rPr>
            <w:rFonts w:ascii="Consolas" w:eastAsia="Times New Roman" w:hAnsi="Consolas" w:cs="Courier New"/>
            <w:color w:val="BABABA"/>
            <w:lang w:eastAsia="zh-CN"/>
          </w:rPr>
          <w:t>xml version</w:t>
        </w:r>
        <w:r w:rsidRPr="000C2D8B">
          <w:rPr>
            <w:rFonts w:ascii="Consolas" w:eastAsia="Times New Roman" w:hAnsi="Consolas" w:cs="Courier New"/>
            <w:color w:val="6A8759"/>
            <w:lang w:eastAsia="zh-CN"/>
          </w:rPr>
          <w:t xml:space="preserve">="1.0" </w:t>
        </w:r>
        <w:r w:rsidRPr="000C2D8B">
          <w:rPr>
            <w:rFonts w:ascii="Consolas" w:eastAsia="Times New Roman" w:hAnsi="Consolas" w:cs="Courier New"/>
            <w:color w:val="BABABA"/>
            <w:lang w:eastAsia="zh-CN"/>
          </w:rPr>
          <w:t>encoding</w:t>
        </w:r>
        <w:r w:rsidRPr="000C2D8B">
          <w:rPr>
            <w:rFonts w:ascii="Consolas" w:eastAsia="Times New Roman" w:hAnsi="Consolas" w:cs="Courier New"/>
            <w:color w:val="6A8759"/>
            <w:lang w:eastAsia="zh-CN"/>
          </w:rPr>
          <w:t>="UTF-8"</w:t>
        </w:r>
        <w:r w:rsidRPr="000C2D8B">
          <w:rPr>
            <w:rFonts w:ascii="Consolas" w:eastAsia="Times New Roman" w:hAnsi="Consolas" w:cs="Courier New"/>
            <w:color w:val="E8BF6A"/>
            <w:lang w:eastAsia="zh-CN"/>
          </w:rPr>
          <w:t>?&gt;</w:t>
        </w:r>
        <w:r w:rsidRPr="000C2D8B">
          <w:rPr>
            <w:rFonts w:ascii="Consolas" w:eastAsia="Times New Roman" w:hAnsi="Consolas" w:cs="Courier New"/>
            <w:color w:val="E8BF6A"/>
            <w:lang w:eastAsia="zh-CN"/>
          </w:rPr>
          <w:br/>
          <w:t>&lt;core&gt;</w:t>
        </w:r>
        <w:r w:rsidRPr="000C2D8B">
          <w:rPr>
            <w:rFonts w:ascii="Consolas" w:eastAsia="Times New Roman" w:hAnsi="Consolas" w:cs="Courier New"/>
            <w:color w:val="E8BF6A"/>
            <w:lang w:eastAsia="zh-CN"/>
          </w:rPr>
          <w:br/>
          <w:t xml:space="preserve">    &lt;host&gt;</w:t>
        </w:r>
        <w:r w:rsidRPr="000C2D8B">
          <w:rPr>
            <w:rFonts w:ascii="Consolas" w:eastAsia="Times New Roman" w:hAnsi="Consolas" w:cs="Courier New"/>
            <w:color w:val="E8BF6A"/>
            <w:lang w:eastAsia="zh-CN"/>
          </w:rPr>
          <w:br/>
          <w:t xml:space="preserve">        &lt;logging </w:t>
        </w:r>
        <w:r w:rsidRPr="000C2D8B">
          <w:rPr>
            <w:rFonts w:ascii="Consolas" w:eastAsia="Times New Roman" w:hAnsi="Consolas" w:cs="Courier New"/>
            <w:color w:val="BABABA"/>
            <w:lang w:eastAsia="zh-CN"/>
          </w:rPr>
          <w:t>format</w:t>
        </w:r>
        <w:r w:rsidRPr="000C2D8B">
          <w:rPr>
            <w:rFonts w:ascii="Consolas" w:eastAsia="Times New Roman" w:hAnsi="Consolas" w:cs="Courier New"/>
            <w:color w:val="6A8759"/>
            <w:lang w:eastAsia="zh-CN"/>
          </w:rPr>
          <w:t>="</w:t>
        </w:r>
        <w:proofErr w:type="spellStart"/>
        <w:r w:rsidRPr="000C2D8B">
          <w:rPr>
            <w:rFonts w:ascii="Consolas" w:eastAsia="Times New Roman" w:hAnsi="Consolas" w:cs="Courier New"/>
            <w:color w:val="6A8759"/>
            <w:lang w:eastAsia="zh-CN"/>
          </w:rPr>
          <w:t>jUnit</w:t>
        </w:r>
        <w:proofErr w:type="spellEnd"/>
        <w:r w:rsidRPr="000C2D8B">
          <w:rPr>
            <w:rFonts w:ascii="Consolas" w:eastAsia="Times New Roman" w:hAnsi="Consolas" w:cs="Courier New"/>
            <w:color w:val="6A8759"/>
            <w:lang w:eastAsia="zh-CN"/>
          </w:rPr>
          <w:t>"</w:t>
        </w:r>
        <w:r w:rsidRPr="000C2D8B">
          <w:rPr>
            <w:rFonts w:ascii="Consolas" w:eastAsia="Times New Roman" w:hAnsi="Consolas" w:cs="Courier New"/>
            <w:color w:val="E8BF6A"/>
            <w:lang w:eastAsia="zh-CN"/>
          </w:rPr>
          <w:t>/&gt;</w:t>
        </w:r>
        <w:r w:rsidRPr="000C2D8B">
          <w:rPr>
            <w:rFonts w:ascii="Consolas" w:eastAsia="Times New Roman" w:hAnsi="Consolas" w:cs="Courier New"/>
            <w:color w:val="E8BF6A"/>
            <w:lang w:eastAsia="zh-CN"/>
          </w:rPr>
          <w:br/>
          <w:t xml:space="preserve">        &lt;root&gt;</w:t>
        </w:r>
        <w:r w:rsidRPr="000C2D8B">
          <w:rPr>
            <w:rFonts w:ascii="Consolas" w:eastAsia="Times New Roman" w:hAnsi="Consolas" w:cs="Courier New"/>
            <w:color w:val="A9B7C6"/>
            <w:lang w:eastAsia="zh-CN"/>
          </w:rPr>
          <w:t>C:\workspace</w:t>
        </w:r>
        <w:r w:rsidRPr="000C2D8B">
          <w:rPr>
            <w:rFonts w:ascii="Consolas" w:eastAsia="Times New Roman" w:hAnsi="Consolas" w:cs="Courier New"/>
            <w:color w:val="E8BF6A"/>
            <w:lang w:eastAsia="zh-CN"/>
          </w:rPr>
          <w:t>&lt;/root&gt;</w:t>
        </w:r>
        <w:r w:rsidRPr="000C2D8B">
          <w:rPr>
            <w:rFonts w:ascii="Consolas" w:eastAsia="Times New Roman" w:hAnsi="Consolas" w:cs="Courier New"/>
            <w:color w:val="E8BF6A"/>
            <w:lang w:eastAsia="zh-CN"/>
          </w:rPr>
          <w:br/>
          <w:t xml:space="preserve">        &lt;</w:t>
        </w:r>
        <w:proofErr w:type="spellStart"/>
        <w:r w:rsidRPr="000C2D8B">
          <w:rPr>
            <w:rFonts w:ascii="Consolas" w:eastAsia="Times New Roman" w:hAnsi="Consolas" w:cs="Courier New"/>
            <w:color w:val="E8BF6A"/>
            <w:lang w:eastAsia="zh-CN"/>
          </w:rPr>
          <w:t>os</w:t>
        </w:r>
        <w:proofErr w:type="spellEnd"/>
        <w:r w:rsidRPr="000C2D8B">
          <w:rPr>
            <w:rFonts w:ascii="Consolas" w:eastAsia="Times New Roman" w:hAnsi="Consolas" w:cs="Courier New"/>
            <w:color w:val="E8BF6A"/>
            <w:lang w:eastAsia="zh-CN"/>
          </w:rPr>
          <w:t xml:space="preserve"> </w:t>
        </w:r>
        <w:r w:rsidRPr="000C2D8B">
          <w:rPr>
            <w:rFonts w:ascii="Consolas" w:eastAsia="Times New Roman" w:hAnsi="Consolas" w:cs="Courier New"/>
            <w:color w:val="BABABA"/>
            <w:lang w:eastAsia="zh-CN"/>
          </w:rPr>
          <w:t>name</w:t>
        </w:r>
        <w:r w:rsidRPr="000C2D8B">
          <w:rPr>
            <w:rFonts w:ascii="Consolas" w:eastAsia="Times New Roman" w:hAnsi="Consolas" w:cs="Courier New"/>
            <w:color w:val="6A8759"/>
            <w:lang w:eastAsia="zh-CN"/>
          </w:rPr>
          <w:t xml:space="preserve">="Windows" </w:t>
        </w:r>
        <w:r w:rsidRPr="000C2D8B">
          <w:rPr>
            <w:rFonts w:ascii="Consolas" w:eastAsia="Times New Roman" w:hAnsi="Consolas" w:cs="Courier New"/>
            <w:color w:val="BABABA"/>
            <w:lang w:eastAsia="zh-CN"/>
          </w:rPr>
          <w:t>version</w:t>
        </w:r>
        <w:r w:rsidRPr="000C2D8B">
          <w:rPr>
            <w:rFonts w:ascii="Consolas" w:eastAsia="Times New Roman" w:hAnsi="Consolas" w:cs="Courier New"/>
            <w:color w:val="6A8759"/>
            <w:lang w:eastAsia="zh-CN"/>
          </w:rPr>
          <w:t>="10"</w:t>
        </w:r>
        <w:r w:rsidRPr="000C2D8B">
          <w:rPr>
            <w:rFonts w:ascii="Consolas" w:eastAsia="Times New Roman" w:hAnsi="Consolas" w:cs="Courier New"/>
            <w:color w:val="E8BF6A"/>
            <w:lang w:eastAsia="zh-CN"/>
          </w:rPr>
          <w:t>&gt;</w:t>
        </w:r>
        <w:r w:rsidRPr="000C2D8B">
          <w:rPr>
            <w:rFonts w:ascii="Consolas" w:eastAsia="Times New Roman" w:hAnsi="Consolas" w:cs="Courier New"/>
            <w:color w:val="E8BF6A"/>
            <w:lang w:eastAsia="zh-CN"/>
          </w:rPr>
          <w:br/>
          <w:t xml:space="preserve">            &lt;kernel </w:t>
        </w:r>
        <w:r w:rsidRPr="000C2D8B">
          <w:rPr>
            <w:rFonts w:ascii="Consolas" w:eastAsia="Times New Roman" w:hAnsi="Consolas" w:cs="Courier New"/>
            <w:color w:val="BABABA"/>
            <w:lang w:eastAsia="zh-CN"/>
          </w:rPr>
          <w:t>version</w:t>
        </w:r>
        <w:r w:rsidRPr="000C2D8B">
          <w:rPr>
            <w:rFonts w:ascii="Consolas" w:eastAsia="Times New Roman" w:hAnsi="Consolas" w:cs="Courier New"/>
            <w:color w:val="6A8759"/>
            <w:lang w:eastAsia="zh-CN"/>
          </w:rPr>
          <w:t xml:space="preserve">="10.0.14393" </w:t>
        </w:r>
        <w:r w:rsidRPr="000C2D8B">
          <w:rPr>
            <w:rFonts w:ascii="Consolas" w:eastAsia="Times New Roman" w:hAnsi="Consolas" w:cs="Courier New"/>
            <w:color w:val="E8BF6A"/>
            <w:lang w:eastAsia="zh-CN"/>
          </w:rPr>
          <w:t>/&gt;</w:t>
        </w:r>
        <w:r w:rsidRPr="000C2D8B">
          <w:rPr>
            <w:rFonts w:ascii="Consolas" w:eastAsia="Times New Roman" w:hAnsi="Consolas" w:cs="Courier New"/>
            <w:color w:val="E8BF6A"/>
            <w:lang w:eastAsia="zh-CN"/>
          </w:rPr>
          <w:br/>
          <w:t xml:space="preserve">        &lt;/</w:t>
        </w:r>
        <w:proofErr w:type="spellStart"/>
        <w:r w:rsidRPr="000C2D8B">
          <w:rPr>
            <w:rFonts w:ascii="Consolas" w:eastAsia="Times New Roman" w:hAnsi="Consolas" w:cs="Courier New"/>
            <w:color w:val="E8BF6A"/>
            <w:lang w:eastAsia="zh-CN"/>
          </w:rPr>
          <w:t>os</w:t>
        </w:r>
        <w:proofErr w:type="spellEnd"/>
        <w:r w:rsidRPr="000C2D8B">
          <w:rPr>
            <w:rFonts w:ascii="Consolas" w:eastAsia="Times New Roman" w:hAnsi="Consolas" w:cs="Courier New"/>
            <w:color w:val="E8BF6A"/>
            <w:lang w:eastAsia="zh-CN"/>
          </w:rPr>
          <w:t>&gt;</w:t>
        </w:r>
        <w:r w:rsidRPr="000C2D8B">
          <w:rPr>
            <w:rFonts w:ascii="Consolas" w:eastAsia="Times New Roman" w:hAnsi="Consolas" w:cs="Courier New"/>
            <w:color w:val="E8BF6A"/>
            <w:lang w:eastAsia="zh-CN"/>
          </w:rPr>
          <w:br/>
        </w:r>
        <w:r w:rsidRPr="000C2D8B">
          <w:rPr>
            <w:rFonts w:ascii="Consolas" w:eastAsia="Times New Roman" w:hAnsi="Consolas" w:cs="Courier New"/>
            <w:color w:val="E8BF6A"/>
            <w:lang w:eastAsia="zh-CN"/>
          </w:rPr>
          <w:lastRenderedPageBreak/>
          <w:t xml:space="preserve">    &lt;/host&gt;</w:t>
        </w:r>
        <w:r w:rsidRPr="000C2D8B">
          <w:rPr>
            <w:rFonts w:ascii="Consolas" w:eastAsia="Times New Roman" w:hAnsi="Consolas" w:cs="Courier New"/>
            <w:color w:val="E8BF6A"/>
            <w:lang w:eastAsia="zh-CN"/>
          </w:rPr>
          <w:br/>
          <w:t xml:space="preserve">    &lt;</w:t>
        </w:r>
        <w:proofErr w:type="spellStart"/>
        <w:r w:rsidRPr="000C2D8B">
          <w:rPr>
            <w:rFonts w:ascii="Consolas" w:eastAsia="Times New Roman" w:hAnsi="Consolas" w:cs="Courier New"/>
            <w:color w:val="E8BF6A"/>
            <w:lang w:eastAsia="zh-CN"/>
          </w:rPr>
          <w:t>suts</w:t>
        </w:r>
        <w:proofErr w:type="spellEnd"/>
        <w:r w:rsidRPr="000C2D8B">
          <w:rPr>
            <w:rFonts w:ascii="Consolas" w:eastAsia="Times New Roman" w:hAnsi="Consolas" w:cs="Courier New"/>
            <w:color w:val="E8BF6A"/>
            <w:lang w:eastAsia="zh-CN"/>
          </w:rPr>
          <w:t>&gt;</w:t>
        </w:r>
        <w:r w:rsidRPr="000C2D8B">
          <w:rPr>
            <w:rFonts w:ascii="Consolas" w:eastAsia="Times New Roman" w:hAnsi="Consolas" w:cs="Courier New"/>
            <w:color w:val="E8BF6A"/>
            <w:lang w:eastAsia="zh-CN"/>
          </w:rPr>
          <w:br/>
          <w:t xml:space="preserve">        &lt;</w:t>
        </w:r>
        <w:proofErr w:type="spellStart"/>
        <w:r w:rsidRPr="000C2D8B">
          <w:rPr>
            <w:rFonts w:ascii="Consolas" w:eastAsia="Times New Roman" w:hAnsi="Consolas" w:cs="Courier New"/>
            <w:color w:val="E8BF6A"/>
            <w:lang w:eastAsia="zh-CN"/>
          </w:rPr>
          <w:t>sut</w:t>
        </w:r>
        <w:proofErr w:type="spellEnd"/>
        <w:r w:rsidRPr="000C2D8B">
          <w:rPr>
            <w:rFonts w:ascii="Consolas" w:eastAsia="Times New Roman" w:hAnsi="Consolas" w:cs="Courier New"/>
            <w:color w:val="E8BF6A"/>
            <w:lang w:eastAsia="zh-CN"/>
          </w:rPr>
          <w:t xml:space="preserve"> </w:t>
        </w:r>
        <w:proofErr w:type="spellStart"/>
        <w:r w:rsidRPr="000C2D8B">
          <w:rPr>
            <w:rFonts w:ascii="Consolas" w:eastAsia="Times New Roman" w:hAnsi="Consolas" w:cs="Courier New"/>
            <w:color w:val="BABABA"/>
            <w:lang w:eastAsia="zh-CN"/>
          </w:rPr>
          <w:t>ip</w:t>
        </w:r>
        <w:proofErr w:type="spellEnd"/>
        <w:r w:rsidRPr="000C2D8B">
          <w:rPr>
            <w:rFonts w:ascii="Consolas" w:eastAsia="Times New Roman" w:hAnsi="Consolas" w:cs="Courier New"/>
            <w:color w:val="6A8759"/>
            <w:lang w:eastAsia="zh-CN"/>
          </w:rPr>
          <w:t>="10.190.191.196"</w:t>
        </w:r>
        <w:r w:rsidRPr="000C2D8B">
          <w:rPr>
            <w:rFonts w:ascii="Consolas" w:eastAsia="Times New Roman" w:hAnsi="Consolas" w:cs="Courier New"/>
            <w:color w:val="E8BF6A"/>
            <w:lang w:eastAsia="zh-CN"/>
          </w:rPr>
          <w:t>&gt;</w:t>
        </w:r>
        <w:r w:rsidRPr="000C2D8B">
          <w:rPr>
            <w:rFonts w:ascii="Consolas" w:eastAsia="Times New Roman" w:hAnsi="Consolas" w:cs="Courier New"/>
            <w:color w:val="E8BF6A"/>
            <w:lang w:eastAsia="zh-CN"/>
          </w:rPr>
          <w:br/>
          <w:t xml:space="preserve">            &lt;platform </w:t>
        </w:r>
        <w:r w:rsidRPr="000C2D8B">
          <w:rPr>
            <w:rFonts w:ascii="Consolas" w:eastAsia="Times New Roman" w:hAnsi="Consolas" w:cs="Courier New"/>
            <w:color w:val="BABABA"/>
            <w:lang w:eastAsia="zh-CN"/>
          </w:rPr>
          <w:t>type</w:t>
        </w:r>
        <w:r w:rsidRPr="000C2D8B">
          <w:rPr>
            <w:rFonts w:ascii="Consolas" w:eastAsia="Times New Roman" w:hAnsi="Consolas" w:cs="Courier New"/>
            <w:color w:val="6A8759"/>
            <w:lang w:eastAsia="zh-CN"/>
          </w:rPr>
          <w:t xml:space="preserve">="commercial" </w:t>
        </w:r>
        <w:proofErr w:type="spellStart"/>
        <w:r w:rsidRPr="000C2D8B">
          <w:rPr>
            <w:rFonts w:ascii="Consolas" w:eastAsia="Times New Roman" w:hAnsi="Consolas" w:cs="Courier New"/>
            <w:color w:val="BABABA"/>
            <w:lang w:eastAsia="zh-CN"/>
          </w:rPr>
          <w:t>boardname</w:t>
        </w:r>
        <w:proofErr w:type="spellEnd"/>
        <w:r w:rsidRPr="000C2D8B">
          <w:rPr>
            <w:rFonts w:ascii="Consolas" w:eastAsia="Times New Roman" w:hAnsi="Consolas" w:cs="Courier New"/>
            <w:color w:val="6A8759"/>
            <w:lang w:eastAsia="zh-CN"/>
          </w:rPr>
          <w:t>="</w:t>
        </w:r>
        <w:proofErr w:type="spellStart"/>
        <w:r w:rsidRPr="000C2D8B">
          <w:rPr>
            <w:rFonts w:ascii="Consolas" w:eastAsia="Times New Roman" w:hAnsi="Consolas" w:cs="Courier New"/>
            <w:color w:val="6A8759"/>
            <w:lang w:eastAsia="zh-CN"/>
          </w:rPr>
          <w:t>WolfPass</w:t>
        </w:r>
        <w:proofErr w:type="spellEnd"/>
        <w:r w:rsidRPr="000C2D8B">
          <w:rPr>
            <w:rFonts w:ascii="Consolas" w:eastAsia="Times New Roman" w:hAnsi="Consolas" w:cs="Courier New"/>
            <w:color w:val="6A8759"/>
            <w:lang w:eastAsia="zh-CN"/>
          </w:rPr>
          <w:t xml:space="preserve">" </w:t>
        </w:r>
        <w:r w:rsidRPr="000C2D8B">
          <w:rPr>
            <w:rFonts w:ascii="Consolas" w:eastAsia="Times New Roman" w:hAnsi="Consolas" w:cs="Courier New"/>
            <w:color w:val="BABABA"/>
            <w:lang w:eastAsia="zh-CN"/>
          </w:rPr>
          <w:t>name</w:t>
        </w:r>
        <w:r w:rsidRPr="000C2D8B">
          <w:rPr>
            <w:rFonts w:ascii="Consolas" w:eastAsia="Times New Roman" w:hAnsi="Consolas" w:cs="Courier New"/>
            <w:color w:val="6A8759"/>
            <w:lang w:eastAsia="zh-CN"/>
          </w:rPr>
          <w:t>="</w:t>
        </w:r>
        <w:proofErr w:type="spellStart"/>
        <w:r w:rsidRPr="000C2D8B">
          <w:rPr>
            <w:rFonts w:ascii="Consolas" w:eastAsia="Times New Roman" w:hAnsi="Consolas" w:cs="Courier New"/>
            <w:color w:val="6A8759"/>
            <w:lang w:eastAsia="zh-CN"/>
          </w:rPr>
          <w:t>purley</w:t>
        </w:r>
        <w:proofErr w:type="spellEnd"/>
        <w:r w:rsidRPr="000C2D8B">
          <w:rPr>
            <w:rFonts w:ascii="Consolas" w:eastAsia="Times New Roman" w:hAnsi="Consolas" w:cs="Courier New"/>
            <w:color w:val="6A8759"/>
            <w:lang w:eastAsia="zh-CN"/>
          </w:rPr>
          <w:t xml:space="preserve">" </w:t>
        </w:r>
        <w:r w:rsidRPr="000C2D8B">
          <w:rPr>
            <w:rFonts w:ascii="Consolas" w:eastAsia="Times New Roman" w:hAnsi="Consolas" w:cs="Courier New"/>
            <w:color w:val="E8BF6A"/>
            <w:lang w:eastAsia="zh-CN"/>
          </w:rPr>
          <w:t>/&gt;</w:t>
        </w:r>
        <w:r w:rsidRPr="000C2D8B">
          <w:rPr>
            <w:rFonts w:ascii="Consolas" w:eastAsia="Times New Roman" w:hAnsi="Consolas" w:cs="Courier New"/>
            <w:color w:val="E8BF6A"/>
            <w:lang w:eastAsia="zh-CN"/>
          </w:rPr>
          <w:br/>
          <w:t xml:space="preserve">            &lt;hardware&gt;</w:t>
        </w:r>
        <w:r w:rsidRPr="000C2D8B">
          <w:rPr>
            <w:rFonts w:ascii="Consolas" w:eastAsia="Times New Roman" w:hAnsi="Consolas" w:cs="Courier New"/>
            <w:color w:val="E8BF6A"/>
            <w:lang w:eastAsia="zh-CN"/>
          </w:rPr>
          <w:br/>
          <w:t xml:space="preserve">                &lt;memory&gt;</w:t>
        </w:r>
        <w:r w:rsidRPr="000C2D8B">
          <w:rPr>
            <w:rFonts w:ascii="Consolas" w:eastAsia="Times New Roman" w:hAnsi="Consolas" w:cs="Courier New"/>
            <w:color w:val="E8BF6A"/>
            <w:lang w:eastAsia="zh-CN"/>
          </w:rPr>
          <w:br/>
          <w:t xml:space="preserve">                &lt;/memory&gt;</w:t>
        </w:r>
        <w:r w:rsidRPr="000C2D8B">
          <w:rPr>
            <w:rFonts w:ascii="Consolas" w:eastAsia="Times New Roman" w:hAnsi="Consolas" w:cs="Courier New"/>
            <w:color w:val="E8BF6A"/>
            <w:lang w:eastAsia="zh-CN"/>
          </w:rPr>
          <w:br/>
          <w:t xml:space="preserve">                &lt;</w:t>
        </w:r>
        <w:proofErr w:type="spellStart"/>
        <w:r w:rsidRPr="000C2D8B">
          <w:rPr>
            <w:rFonts w:ascii="Consolas" w:eastAsia="Times New Roman" w:hAnsi="Consolas" w:cs="Courier New"/>
            <w:color w:val="E8BF6A"/>
            <w:lang w:eastAsia="zh-CN"/>
          </w:rPr>
          <w:t>cpu</w:t>
        </w:r>
        <w:proofErr w:type="spellEnd"/>
        <w:r w:rsidRPr="000C2D8B">
          <w:rPr>
            <w:rFonts w:ascii="Consolas" w:eastAsia="Times New Roman" w:hAnsi="Consolas" w:cs="Courier New"/>
            <w:color w:val="E8BF6A"/>
            <w:lang w:eastAsia="zh-CN"/>
          </w:rPr>
          <w:t>&gt;</w:t>
        </w:r>
        <w:r w:rsidRPr="000C2D8B">
          <w:rPr>
            <w:rFonts w:ascii="Consolas" w:eastAsia="Times New Roman" w:hAnsi="Consolas" w:cs="Courier New"/>
            <w:color w:val="E8BF6A"/>
            <w:lang w:eastAsia="zh-CN"/>
          </w:rPr>
          <w:br/>
          <w:t xml:space="preserve">                    &lt;family&gt;</w:t>
        </w:r>
        <w:r w:rsidRPr="000C2D8B">
          <w:rPr>
            <w:rFonts w:ascii="Consolas" w:eastAsia="Times New Roman" w:hAnsi="Consolas" w:cs="Courier New"/>
            <w:color w:val="A9B7C6"/>
            <w:lang w:eastAsia="zh-CN"/>
          </w:rPr>
          <w:t>SKX</w:t>
        </w:r>
        <w:r w:rsidRPr="000C2D8B">
          <w:rPr>
            <w:rFonts w:ascii="Consolas" w:eastAsia="Times New Roman" w:hAnsi="Consolas" w:cs="Courier New"/>
            <w:color w:val="E8BF6A"/>
            <w:lang w:eastAsia="zh-CN"/>
          </w:rPr>
          <w:t>&lt;/family&gt;</w:t>
        </w:r>
        <w:r w:rsidRPr="000C2D8B">
          <w:rPr>
            <w:rFonts w:ascii="Consolas" w:eastAsia="Times New Roman" w:hAnsi="Consolas" w:cs="Courier New"/>
            <w:color w:val="E8BF6A"/>
            <w:lang w:eastAsia="zh-CN"/>
          </w:rPr>
          <w:br/>
          <w:t xml:space="preserve">                &lt;/</w:t>
        </w:r>
        <w:proofErr w:type="spellStart"/>
        <w:r w:rsidRPr="000C2D8B">
          <w:rPr>
            <w:rFonts w:ascii="Consolas" w:eastAsia="Times New Roman" w:hAnsi="Consolas" w:cs="Courier New"/>
            <w:color w:val="E8BF6A"/>
            <w:lang w:eastAsia="zh-CN"/>
          </w:rPr>
          <w:t>cpu</w:t>
        </w:r>
        <w:proofErr w:type="spellEnd"/>
        <w:r w:rsidRPr="000C2D8B">
          <w:rPr>
            <w:rFonts w:ascii="Consolas" w:eastAsia="Times New Roman" w:hAnsi="Consolas" w:cs="Courier New"/>
            <w:color w:val="E8BF6A"/>
            <w:lang w:eastAsia="zh-CN"/>
          </w:rPr>
          <w:t>&gt;</w:t>
        </w:r>
        <w:r w:rsidRPr="000C2D8B">
          <w:rPr>
            <w:rFonts w:ascii="Consolas" w:eastAsia="Times New Roman" w:hAnsi="Consolas" w:cs="Courier New"/>
            <w:color w:val="E8BF6A"/>
            <w:lang w:eastAsia="zh-CN"/>
          </w:rPr>
          <w:br/>
          <w:t xml:space="preserve">                &lt;</w:t>
        </w:r>
        <w:proofErr w:type="spellStart"/>
        <w:r w:rsidRPr="000C2D8B">
          <w:rPr>
            <w:rFonts w:ascii="Consolas" w:eastAsia="Times New Roman" w:hAnsi="Consolas" w:cs="Courier New"/>
            <w:color w:val="E8BF6A"/>
            <w:lang w:eastAsia="zh-CN"/>
          </w:rPr>
          <w:t>pch</w:t>
        </w:r>
        <w:proofErr w:type="spellEnd"/>
        <w:r w:rsidRPr="000C2D8B">
          <w:rPr>
            <w:rFonts w:ascii="Consolas" w:eastAsia="Times New Roman" w:hAnsi="Consolas" w:cs="Courier New"/>
            <w:color w:val="E8BF6A"/>
            <w:lang w:eastAsia="zh-CN"/>
          </w:rPr>
          <w:t>&gt;</w:t>
        </w:r>
        <w:r w:rsidRPr="000C2D8B">
          <w:rPr>
            <w:rFonts w:ascii="Consolas" w:eastAsia="Times New Roman" w:hAnsi="Consolas" w:cs="Courier New"/>
            <w:color w:val="E8BF6A"/>
            <w:lang w:eastAsia="zh-CN"/>
          </w:rPr>
          <w:br/>
          <w:t xml:space="preserve">                    &lt;family&gt;</w:t>
        </w:r>
        <w:r w:rsidRPr="000C2D8B">
          <w:rPr>
            <w:rFonts w:ascii="Consolas" w:eastAsia="Times New Roman" w:hAnsi="Consolas" w:cs="Courier New"/>
            <w:color w:val="A9B7C6"/>
            <w:lang w:eastAsia="zh-CN"/>
          </w:rPr>
          <w:t>LBG</w:t>
        </w:r>
        <w:r w:rsidRPr="000C2D8B">
          <w:rPr>
            <w:rFonts w:ascii="Consolas" w:eastAsia="Times New Roman" w:hAnsi="Consolas" w:cs="Courier New"/>
            <w:color w:val="E8BF6A"/>
            <w:lang w:eastAsia="zh-CN"/>
          </w:rPr>
          <w:t>&lt;/family&gt;</w:t>
        </w:r>
        <w:r w:rsidRPr="000C2D8B">
          <w:rPr>
            <w:rFonts w:ascii="Consolas" w:eastAsia="Times New Roman" w:hAnsi="Consolas" w:cs="Courier New"/>
            <w:color w:val="E8BF6A"/>
            <w:lang w:eastAsia="zh-CN"/>
          </w:rPr>
          <w:br/>
          <w:t xml:space="preserve">                &lt;/</w:t>
        </w:r>
        <w:proofErr w:type="spellStart"/>
        <w:r w:rsidRPr="000C2D8B">
          <w:rPr>
            <w:rFonts w:ascii="Consolas" w:eastAsia="Times New Roman" w:hAnsi="Consolas" w:cs="Courier New"/>
            <w:color w:val="E8BF6A"/>
            <w:lang w:eastAsia="zh-CN"/>
          </w:rPr>
          <w:t>pch</w:t>
        </w:r>
        <w:proofErr w:type="spellEnd"/>
        <w:r w:rsidRPr="000C2D8B">
          <w:rPr>
            <w:rFonts w:ascii="Consolas" w:eastAsia="Times New Roman" w:hAnsi="Consolas" w:cs="Courier New"/>
            <w:color w:val="E8BF6A"/>
            <w:lang w:eastAsia="zh-CN"/>
          </w:rPr>
          <w:t>&gt;</w:t>
        </w:r>
        <w:r w:rsidRPr="000C2D8B">
          <w:rPr>
            <w:rFonts w:ascii="Consolas" w:eastAsia="Times New Roman" w:hAnsi="Consolas" w:cs="Courier New"/>
            <w:color w:val="E8BF6A"/>
            <w:lang w:eastAsia="zh-CN"/>
          </w:rPr>
          <w:br/>
          <w:t xml:space="preserve">                &lt;expansion&gt;</w:t>
        </w:r>
        <w:r w:rsidRPr="000C2D8B">
          <w:rPr>
            <w:rFonts w:ascii="Consolas" w:eastAsia="Times New Roman" w:hAnsi="Consolas" w:cs="Courier New"/>
            <w:color w:val="E8BF6A"/>
            <w:lang w:eastAsia="zh-CN"/>
          </w:rPr>
          <w:br/>
          <w:t xml:space="preserve">                &lt;/expansion&gt;</w:t>
        </w:r>
        <w:r w:rsidRPr="000C2D8B">
          <w:rPr>
            <w:rFonts w:ascii="Consolas" w:eastAsia="Times New Roman" w:hAnsi="Consolas" w:cs="Courier New"/>
            <w:color w:val="E8BF6A"/>
            <w:lang w:eastAsia="zh-CN"/>
          </w:rPr>
          <w:br/>
          <w:t xml:space="preserve">            &lt;/hardware&gt;</w:t>
        </w:r>
        <w:r w:rsidRPr="000C2D8B">
          <w:rPr>
            <w:rFonts w:ascii="Consolas" w:eastAsia="Times New Roman" w:hAnsi="Consolas" w:cs="Courier New"/>
            <w:color w:val="E8BF6A"/>
            <w:lang w:eastAsia="zh-CN"/>
          </w:rPr>
          <w:br/>
          <w:t xml:space="preserve">            &lt;providers&gt;</w:t>
        </w:r>
        <w:r w:rsidRPr="000C2D8B">
          <w:rPr>
            <w:rFonts w:ascii="Consolas" w:eastAsia="Times New Roman" w:hAnsi="Consolas" w:cs="Courier New"/>
            <w:color w:val="E8BF6A"/>
            <w:lang w:eastAsia="zh-CN"/>
          </w:rPr>
          <w:br/>
          <w:t xml:space="preserve">                &lt;console/&gt;</w:t>
        </w:r>
        <w:r w:rsidRPr="000C2D8B">
          <w:rPr>
            <w:rFonts w:ascii="Consolas" w:eastAsia="Times New Roman" w:hAnsi="Consolas" w:cs="Courier New"/>
            <w:color w:val="E8BF6A"/>
            <w:lang w:eastAsia="zh-CN"/>
          </w:rPr>
          <w:br/>
          <w:t xml:space="preserve">                &lt;</w:t>
        </w:r>
        <w:proofErr w:type="spellStart"/>
        <w:r w:rsidRPr="000C2D8B">
          <w:rPr>
            <w:rFonts w:ascii="Consolas" w:eastAsia="Times New Roman" w:hAnsi="Consolas" w:cs="Courier New"/>
            <w:color w:val="E8BF6A"/>
            <w:lang w:eastAsia="zh-CN"/>
          </w:rPr>
          <w:t>sut_os</w:t>
        </w:r>
        <w:proofErr w:type="spellEnd"/>
        <w:r w:rsidRPr="000C2D8B">
          <w:rPr>
            <w:rFonts w:ascii="Consolas" w:eastAsia="Times New Roman" w:hAnsi="Consolas" w:cs="Courier New"/>
            <w:color w:val="E8BF6A"/>
            <w:lang w:eastAsia="zh-CN"/>
          </w:rPr>
          <w:t xml:space="preserve"> </w:t>
        </w:r>
        <w:r w:rsidRPr="000C2D8B">
          <w:rPr>
            <w:rFonts w:ascii="Consolas" w:eastAsia="Times New Roman" w:hAnsi="Consolas" w:cs="Courier New"/>
            <w:color w:val="BABABA"/>
            <w:lang w:eastAsia="zh-CN"/>
          </w:rPr>
          <w:t>name</w:t>
        </w:r>
        <w:r w:rsidRPr="000C2D8B">
          <w:rPr>
            <w:rFonts w:ascii="Consolas" w:eastAsia="Times New Roman" w:hAnsi="Consolas" w:cs="Courier New"/>
            <w:color w:val="6A8759"/>
            <w:lang w:eastAsia="zh-CN"/>
          </w:rPr>
          <w:t xml:space="preserve">="Linux" </w:t>
        </w:r>
        <w:r w:rsidRPr="000C2D8B">
          <w:rPr>
            <w:rFonts w:ascii="Consolas" w:eastAsia="Times New Roman" w:hAnsi="Consolas" w:cs="Courier New"/>
            <w:color w:val="BABABA"/>
            <w:lang w:eastAsia="zh-CN"/>
          </w:rPr>
          <w:t>subtype</w:t>
        </w:r>
        <w:r w:rsidRPr="000C2D8B">
          <w:rPr>
            <w:rFonts w:ascii="Consolas" w:eastAsia="Times New Roman" w:hAnsi="Consolas" w:cs="Courier New"/>
            <w:color w:val="6A8759"/>
            <w:lang w:eastAsia="zh-CN"/>
          </w:rPr>
          <w:t xml:space="preserve">="RHEL" </w:t>
        </w:r>
        <w:r w:rsidRPr="000C2D8B">
          <w:rPr>
            <w:rFonts w:ascii="Consolas" w:eastAsia="Times New Roman" w:hAnsi="Consolas" w:cs="Courier New"/>
            <w:color w:val="BABABA"/>
            <w:lang w:eastAsia="zh-CN"/>
          </w:rPr>
          <w:t>version</w:t>
        </w:r>
        <w:r w:rsidRPr="000C2D8B">
          <w:rPr>
            <w:rFonts w:ascii="Consolas" w:eastAsia="Times New Roman" w:hAnsi="Consolas" w:cs="Courier New"/>
            <w:color w:val="6A8759"/>
            <w:lang w:eastAsia="zh-CN"/>
          </w:rPr>
          <w:t xml:space="preserve">="7.6" </w:t>
        </w:r>
        <w:r w:rsidRPr="000C2D8B">
          <w:rPr>
            <w:rFonts w:ascii="Consolas" w:eastAsia="Times New Roman" w:hAnsi="Consolas" w:cs="Courier New"/>
            <w:color w:val="BABABA"/>
            <w:lang w:eastAsia="zh-CN"/>
          </w:rPr>
          <w:t>kernel</w:t>
        </w:r>
        <w:r w:rsidRPr="000C2D8B">
          <w:rPr>
            <w:rFonts w:ascii="Consolas" w:eastAsia="Times New Roman" w:hAnsi="Consolas" w:cs="Courier New"/>
            <w:color w:val="6A8759"/>
            <w:lang w:eastAsia="zh-CN"/>
          </w:rPr>
          <w:t>="3.10"</w:t>
        </w:r>
        <w:r w:rsidRPr="000C2D8B">
          <w:rPr>
            <w:rFonts w:ascii="Consolas" w:eastAsia="Times New Roman" w:hAnsi="Consolas" w:cs="Courier New"/>
            <w:color w:val="E8BF6A"/>
            <w:lang w:eastAsia="zh-CN"/>
          </w:rPr>
          <w:t>&gt;</w:t>
        </w:r>
        <w:r w:rsidRPr="000C2D8B">
          <w:rPr>
            <w:rFonts w:ascii="Consolas" w:eastAsia="Times New Roman" w:hAnsi="Consolas" w:cs="Courier New"/>
            <w:color w:val="E8BF6A"/>
            <w:lang w:eastAsia="zh-CN"/>
          </w:rPr>
          <w:br/>
          <w:t xml:space="preserve">                    &lt;</w:t>
        </w:r>
        <w:proofErr w:type="spellStart"/>
        <w:r w:rsidRPr="000C2D8B">
          <w:rPr>
            <w:rFonts w:ascii="Consolas" w:eastAsia="Times New Roman" w:hAnsi="Consolas" w:cs="Courier New"/>
            <w:color w:val="E8BF6A"/>
            <w:lang w:eastAsia="zh-CN"/>
          </w:rPr>
          <w:t>shutdown_delay</w:t>
        </w:r>
        <w:proofErr w:type="spellEnd"/>
        <w:r w:rsidRPr="000C2D8B">
          <w:rPr>
            <w:rFonts w:ascii="Consolas" w:eastAsia="Times New Roman" w:hAnsi="Consolas" w:cs="Courier New"/>
            <w:color w:val="E8BF6A"/>
            <w:lang w:eastAsia="zh-CN"/>
          </w:rPr>
          <w:t>&gt;</w:t>
        </w:r>
        <w:r w:rsidRPr="000C2D8B">
          <w:rPr>
            <w:rFonts w:ascii="Consolas" w:eastAsia="Times New Roman" w:hAnsi="Consolas" w:cs="Courier New"/>
            <w:color w:val="A9B7C6"/>
            <w:lang w:eastAsia="zh-CN"/>
          </w:rPr>
          <w:t>5.0</w:t>
        </w:r>
        <w:r w:rsidRPr="000C2D8B">
          <w:rPr>
            <w:rFonts w:ascii="Consolas" w:eastAsia="Times New Roman" w:hAnsi="Consolas" w:cs="Courier New"/>
            <w:color w:val="E8BF6A"/>
            <w:lang w:eastAsia="zh-CN"/>
          </w:rPr>
          <w:t>&lt;/</w:t>
        </w:r>
        <w:proofErr w:type="spellStart"/>
        <w:r w:rsidRPr="000C2D8B">
          <w:rPr>
            <w:rFonts w:ascii="Consolas" w:eastAsia="Times New Roman" w:hAnsi="Consolas" w:cs="Courier New"/>
            <w:color w:val="E8BF6A"/>
            <w:lang w:eastAsia="zh-CN"/>
          </w:rPr>
          <w:t>shutdown_delay</w:t>
        </w:r>
        <w:proofErr w:type="spellEnd"/>
        <w:r w:rsidRPr="000C2D8B">
          <w:rPr>
            <w:rFonts w:ascii="Consolas" w:eastAsia="Times New Roman" w:hAnsi="Consolas" w:cs="Courier New"/>
            <w:color w:val="E8BF6A"/>
            <w:lang w:eastAsia="zh-CN"/>
          </w:rPr>
          <w:t>&gt;</w:t>
        </w:r>
        <w:r w:rsidRPr="000C2D8B">
          <w:rPr>
            <w:rFonts w:ascii="Consolas" w:eastAsia="Times New Roman" w:hAnsi="Consolas" w:cs="Courier New"/>
            <w:color w:val="E8BF6A"/>
            <w:lang w:eastAsia="zh-CN"/>
          </w:rPr>
          <w:br/>
          <w:t xml:space="preserve">                    &lt;driver&gt;</w:t>
        </w:r>
        <w:r w:rsidRPr="000C2D8B">
          <w:rPr>
            <w:rFonts w:ascii="Consolas" w:eastAsia="Times New Roman" w:hAnsi="Consolas" w:cs="Courier New"/>
            <w:color w:val="E8BF6A"/>
            <w:lang w:eastAsia="zh-CN"/>
          </w:rPr>
          <w:br/>
          <w:t xml:space="preserve">                        &lt;</w:t>
        </w:r>
        <w:proofErr w:type="spellStart"/>
        <w:r w:rsidRPr="000C2D8B">
          <w:rPr>
            <w:rFonts w:ascii="Consolas" w:eastAsia="Times New Roman" w:hAnsi="Consolas" w:cs="Courier New"/>
            <w:color w:val="E8BF6A"/>
            <w:lang w:eastAsia="zh-CN"/>
          </w:rPr>
          <w:t>ssh</w:t>
        </w:r>
        <w:proofErr w:type="spellEnd"/>
        <w:r w:rsidRPr="000C2D8B">
          <w:rPr>
            <w:rFonts w:ascii="Consolas" w:eastAsia="Times New Roman" w:hAnsi="Consolas" w:cs="Courier New"/>
            <w:color w:val="E8BF6A"/>
            <w:lang w:eastAsia="zh-CN"/>
          </w:rPr>
          <w:t>&gt;</w:t>
        </w:r>
        <w:r w:rsidRPr="000C2D8B">
          <w:rPr>
            <w:rFonts w:ascii="Consolas" w:eastAsia="Times New Roman" w:hAnsi="Consolas" w:cs="Courier New"/>
            <w:color w:val="E8BF6A"/>
            <w:lang w:eastAsia="zh-CN"/>
          </w:rPr>
          <w:br/>
          <w:t xml:space="preserve">                            &lt;credentials </w:t>
        </w:r>
        <w:r w:rsidRPr="000C2D8B">
          <w:rPr>
            <w:rFonts w:ascii="Consolas" w:eastAsia="Times New Roman" w:hAnsi="Consolas" w:cs="Courier New"/>
            <w:color w:val="BABABA"/>
            <w:lang w:eastAsia="zh-CN"/>
          </w:rPr>
          <w:t>user</w:t>
        </w:r>
        <w:r w:rsidRPr="000C2D8B">
          <w:rPr>
            <w:rFonts w:ascii="Consolas" w:eastAsia="Times New Roman" w:hAnsi="Consolas" w:cs="Courier New"/>
            <w:color w:val="6A8759"/>
            <w:lang w:eastAsia="zh-CN"/>
          </w:rPr>
          <w:t xml:space="preserve">="root" </w:t>
        </w:r>
        <w:r w:rsidRPr="000C2D8B">
          <w:rPr>
            <w:rFonts w:ascii="Consolas" w:eastAsia="Times New Roman" w:hAnsi="Consolas" w:cs="Courier New"/>
            <w:color w:val="BABABA"/>
            <w:lang w:eastAsia="zh-CN"/>
          </w:rPr>
          <w:t>password</w:t>
        </w:r>
        <w:r w:rsidRPr="000C2D8B">
          <w:rPr>
            <w:rFonts w:ascii="Consolas" w:eastAsia="Times New Roman" w:hAnsi="Consolas" w:cs="Courier New"/>
            <w:color w:val="6A8759"/>
            <w:lang w:eastAsia="zh-CN"/>
          </w:rPr>
          <w:t>="password"</w:t>
        </w:r>
        <w:r w:rsidRPr="000C2D8B">
          <w:rPr>
            <w:rFonts w:ascii="Consolas" w:eastAsia="Times New Roman" w:hAnsi="Consolas" w:cs="Courier New"/>
            <w:color w:val="E8BF6A"/>
            <w:lang w:eastAsia="zh-CN"/>
          </w:rPr>
          <w:t>/&gt;</w:t>
        </w:r>
        <w:r w:rsidRPr="000C2D8B">
          <w:rPr>
            <w:rFonts w:ascii="Consolas" w:eastAsia="Times New Roman" w:hAnsi="Consolas" w:cs="Courier New"/>
            <w:color w:val="E8BF6A"/>
            <w:lang w:eastAsia="zh-CN"/>
          </w:rPr>
          <w:br/>
          <w:t xml:space="preserve">                            &lt;ipv4&gt;</w:t>
        </w:r>
        <w:r w:rsidRPr="000C2D8B">
          <w:rPr>
            <w:rFonts w:ascii="Consolas" w:eastAsia="Times New Roman" w:hAnsi="Consolas" w:cs="Courier New"/>
            <w:color w:val="A9B7C6"/>
            <w:lang w:eastAsia="zh-CN"/>
          </w:rPr>
          <w:t>10.190.191.196</w:t>
        </w:r>
        <w:r w:rsidRPr="000C2D8B">
          <w:rPr>
            <w:rFonts w:ascii="Consolas" w:eastAsia="Times New Roman" w:hAnsi="Consolas" w:cs="Courier New"/>
            <w:color w:val="E8BF6A"/>
            <w:lang w:eastAsia="zh-CN"/>
          </w:rPr>
          <w:t>&lt;/ipv4&gt;</w:t>
        </w:r>
        <w:r w:rsidRPr="000C2D8B">
          <w:rPr>
            <w:rFonts w:ascii="Consolas" w:eastAsia="Times New Roman" w:hAnsi="Consolas" w:cs="Courier New"/>
            <w:color w:val="E8BF6A"/>
            <w:lang w:eastAsia="zh-CN"/>
          </w:rPr>
          <w:br/>
          <w:t xml:space="preserve">                        &lt;/</w:t>
        </w:r>
        <w:proofErr w:type="spellStart"/>
        <w:r w:rsidRPr="000C2D8B">
          <w:rPr>
            <w:rFonts w:ascii="Consolas" w:eastAsia="Times New Roman" w:hAnsi="Consolas" w:cs="Courier New"/>
            <w:color w:val="E8BF6A"/>
            <w:lang w:eastAsia="zh-CN"/>
          </w:rPr>
          <w:t>ssh</w:t>
        </w:r>
        <w:proofErr w:type="spellEnd"/>
        <w:r w:rsidRPr="000C2D8B">
          <w:rPr>
            <w:rFonts w:ascii="Consolas" w:eastAsia="Times New Roman" w:hAnsi="Consolas" w:cs="Courier New"/>
            <w:color w:val="E8BF6A"/>
            <w:lang w:eastAsia="zh-CN"/>
          </w:rPr>
          <w:t>&gt;</w:t>
        </w:r>
        <w:r w:rsidRPr="000C2D8B">
          <w:rPr>
            <w:rFonts w:ascii="Consolas" w:eastAsia="Times New Roman" w:hAnsi="Consolas" w:cs="Courier New"/>
            <w:color w:val="E8BF6A"/>
            <w:lang w:eastAsia="zh-CN"/>
          </w:rPr>
          <w:br/>
          <w:t xml:space="preserve">                    &lt;/driver&gt;</w:t>
        </w:r>
        <w:r w:rsidRPr="000C2D8B">
          <w:rPr>
            <w:rFonts w:ascii="Consolas" w:eastAsia="Times New Roman" w:hAnsi="Consolas" w:cs="Courier New"/>
            <w:color w:val="E8BF6A"/>
            <w:lang w:eastAsia="zh-CN"/>
          </w:rPr>
          <w:br/>
          <w:t xml:space="preserve">                &lt;/</w:t>
        </w:r>
        <w:proofErr w:type="spellStart"/>
        <w:r w:rsidRPr="000C2D8B">
          <w:rPr>
            <w:rFonts w:ascii="Consolas" w:eastAsia="Times New Roman" w:hAnsi="Consolas" w:cs="Courier New"/>
            <w:color w:val="E8BF6A"/>
            <w:lang w:eastAsia="zh-CN"/>
          </w:rPr>
          <w:t>sut_os</w:t>
        </w:r>
        <w:proofErr w:type="spellEnd"/>
        <w:r w:rsidRPr="000C2D8B">
          <w:rPr>
            <w:rFonts w:ascii="Consolas" w:eastAsia="Times New Roman" w:hAnsi="Consolas" w:cs="Courier New"/>
            <w:color w:val="E8BF6A"/>
            <w:lang w:eastAsia="zh-CN"/>
          </w:rPr>
          <w:t>&gt;</w:t>
        </w:r>
      </w:ins>
    </w:p>
    <w:p w14:paraId="46749E3D" w14:textId="77777777" w:rsidR="000C2D8B" w:rsidRDefault="000C2D8B" w:rsidP="008316EF">
      <w:pPr>
        <w:rPr>
          <w:ins w:id="265" w:author="Zhao, Chengming" w:date="2020-03-20T10:18:00Z"/>
          <w:rFonts w:asciiTheme="minorHAnsi" w:hAnsiTheme="minorHAnsi"/>
          <w:b/>
          <w:bCs/>
          <w:sz w:val="24"/>
          <w:szCs w:val="24"/>
          <w:lang w:eastAsia="zh-CN"/>
        </w:rPr>
      </w:pPr>
    </w:p>
    <w:p w14:paraId="5E796F0B" w14:textId="42AC7251" w:rsidR="000C2D8B" w:rsidRPr="00E76831" w:rsidRDefault="009737CC" w:rsidP="008316EF">
      <w:pPr>
        <w:rPr>
          <w:ins w:id="266" w:author="Zhao, Chengming" w:date="2020-04-10T19:48:00Z"/>
          <w:rFonts w:asciiTheme="minorHAnsi" w:hAnsiTheme="minorHAnsi"/>
          <w:b/>
          <w:bCs/>
          <w:sz w:val="28"/>
          <w:szCs w:val="28"/>
          <w:rPrChange w:id="267" w:author="Zhao, Chengming" w:date="2020-04-10T21:54:00Z">
            <w:rPr>
              <w:ins w:id="268" w:author="Zhao, Chengming" w:date="2020-04-10T19:48:00Z"/>
              <w:rFonts w:asciiTheme="minorHAnsi" w:hAnsiTheme="minorHAnsi"/>
              <w:b/>
              <w:bCs/>
              <w:sz w:val="24"/>
              <w:szCs w:val="24"/>
            </w:rPr>
          </w:rPrChange>
        </w:rPr>
      </w:pPr>
      <w:ins w:id="269" w:author="Zhao, Chengming" w:date="2020-04-10T20:33:00Z">
        <w:r w:rsidRPr="00E76831">
          <w:rPr>
            <w:rFonts w:asciiTheme="minorHAnsi" w:hAnsiTheme="minorHAnsi"/>
            <w:b/>
            <w:bCs/>
            <w:sz w:val="28"/>
            <w:szCs w:val="28"/>
            <w:rPrChange w:id="270" w:author="Zhao, Chengming" w:date="2020-04-10T21:54:00Z">
              <w:rPr>
                <w:rFonts w:asciiTheme="minorHAnsi" w:hAnsiTheme="minorHAnsi"/>
                <w:b/>
                <w:bCs/>
                <w:sz w:val="24"/>
                <w:szCs w:val="24"/>
              </w:rPr>
            </w:rPrChange>
          </w:rPr>
          <w:t>XML</w:t>
        </w:r>
      </w:ins>
      <w:ins w:id="271" w:author="Zhao, Chengming" w:date="2020-04-10T21:54:00Z">
        <w:r w:rsidR="00E76831">
          <w:rPr>
            <w:rFonts w:asciiTheme="minorHAnsi" w:hAnsiTheme="minorHAnsi"/>
            <w:b/>
            <w:bCs/>
            <w:sz w:val="28"/>
            <w:szCs w:val="28"/>
          </w:rPr>
          <w:t xml:space="preserve"> </w:t>
        </w:r>
      </w:ins>
      <w:ins w:id="272" w:author="Zhao, Chengming" w:date="2020-04-10T20:33:00Z">
        <w:r w:rsidRPr="00E76831">
          <w:rPr>
            <w:rFonts w:asciiTheme="minorHAnsi" w:hAnsiTheme="minorHAnsi"/>
            <w:b/>
            <w:bCs/>
            <w:sz w:val="28"/>
            <w:szCs w:val="28"/>
            <w:rPrChange w:id="273" w:author="Zhao, Chengming" w:date="2020-04-10T21:54:00Z">
              <w:rPr>
                <w:rFonts w:asciiTheme="minorHAnsi" w:hAnsiTheme="minorHAnsi"/>
                <w:b/>
                <w:bCs/>
                <w:sz w:val="24"/>
                <w:szCs w:val="24"/>
              </w:rPr>
            </w:rPrChange>
          </w:rPr>
          <w:t xml:space="preserve">Node </w:t>
        </w:r>
      </w:ins>
      <w:ins w:id="274" w:author="Zhao, Chengming" w:date="2020-04-10T21:54:00Z">
        <w:r w:rsidR="00E76831">
          <w:rPr>
            <w:rFonts w:asciiTheme="minorHAnsi" w:hAnsiTheme="minorHAnsi"/>
            <w:b/>
            <w:bCs/>
            <w:sz w:val="28"/>
            <w:szCs w:val="28"/>
          </w:rPr>
          <w:t>Definitions</w:t>
        </w:r>
      </w:ins>
      <w:ins w:id="275" w:author="Zhao, Chengming" w:date="2020-04-10T20:33:00Z">
        <w:r w:rsidRPr="00E76831">
          <w:rPr>
            <w:rFonts w:asciiTheme="minorHAnsi" w:hAnsiTheme="minorHAnsi"/>
            <w:b/>
            <w:bCs/>
            <w:sz w:val="28"/>
            <w:szCs w:val="28"/>
            <w:rPrChange w:id="276" w:author="Zhao, Chengming" w:date="2020-04-10T21:54:00Z">
              <w:rPr>
                <w:rFonts w:asciiTheme="minorHAnsi" w:hAnsiTheme="minorHAnsi"/>
                <w:b/>
                <w:bCs/>
                <w:sz w:val="24"/>
                <w:szCs w:val="24"/>
              </w:rPr>
            </w:rPrChange>
          </w:rPr>
          <w:t xml:space="preserve"> </w:t>
        </w:r>
      </w:ins>
    </w:p>
    <w:tbl>
      <w:tblPr>
        <w:tblStyle w:val="TableGrid"/>
        <w:tblW w:w="9644" w:type="dxa"/>
        <w:tblInd w:w="720" w:type="dxa"/>
        <w:tblLook w:val="04A0" w:firstRow="1" w:lastRow="0" w:firstColumn="1" w:lastColumn="0" w:noHBand="0" w:noVBand="1"/>
        <w:tblPrChange w:id="277" w:author="Zhao, Chengming" w:date="2020-04-10T21:53:00Z">
          <w:tblPr>
            <w:tblStyle w:val="TableGrid"/>
            <w:tblW w:w="9644" w:type="dxa"/>
            <w:tblInd w:w="720" w:type="dxa"/>
            <w:tblLook w:val="04A0" w:firstRow="1" w:lastRow="0" w:firstColumn="1" w:lastColumn="0" w:noHBand="0" w:noVBand="1"/>
          </w:tblPr>
        </w:tblPrChange>
      </w:tblPr>
      <w:tblGrid>
        <w:gridCol w:w="4212"/>
        <w:gridCol w:w="1666"/>
        <w:gridCol w:w="1358"/>
        <w:gridCol w:w="2546"/>
        <w:tblGridChange w:id="278">
          <w:tblGrid>
            <w:gridCol w:w="4212"/>
            <w:gridCol w:w="1666"/>
            <w:gridCol w:w="1358"/>
            <w:gridCol w:w="2546"/>
            <w:gridCol w:w="1886"/>
          </w:tblGrid>
        </w:tblGridChange>
      </w:tblGrid>
      <w:tr w:rsidR="00705222" w14:paraId="0C49FAC1" w14:textId="77777777" w:rsidTr="00E76831">
        <w:trPr>
          <w:ins w:id="279" w:author="Zhao, Chengming" w:date="2020-04-10T19:49:00Z"/>
          <w:trPrChange w:id="280" w:author="Zhao, Chengming" w:date="2020-04-10T21:53:00Z">
            <w:trPr>
              <w:gridAfter w:val="0"/>
            </w:trPr>
          </w:trPrChange>
        </w:trPr>
        <w:tc>
          <w:tcPr>
            <w:tcW w:w="4030" w:type="dxa"/>
            <w:shd w:val="clear" w:color="auto" w:fill="4F81BD" w:themeFill="accent1"/>
            <w:tcPrChange w:id="281" w:author="Zhao, Chengming" w:date="2020-04-10T21:53:00Z">
              <w:tcPr>
                <w:tcW w:w="4030" w:type="dxa"/>
              </w:tcPr>
            </w:tcPrChange>
          </w:tcPr>
          <w:p w14:paraId="32525D42" w14:textId="2568414F" w:rsidR="008762A7" w:rsidRPr="00E76831" w:rsidRDefault="008762A7" w:rsidP="008762A7">
            <w:pPr>
              <w:ind w:left="0"/>
              <w:rPr>
                <w:ins w:id="282" w:author="Zhao, Chengming" w:date="2020-04-10T19:49:00Z"/>
                <w:rFonts w:ascii="Helvetica" w:hAnsi="Helvetica"/>
                <w:b/>
                <w:bCs/>
                <w:color w:val="FFFFFF" w:themeColor="background1"/>
                <w:kern w:val="28"/>
                <w:sz w:val="28"/>
                <w:szCs w:val="36"/>
                <w:rPrChange w:id="283" w:author="Zhao, Chengming" w:date="2020-04-10T21:53:00Z">
                  <w:rPr>
                    <w:ins w:id="284" w:author="Zhao, Chengming" w:date="2020-04-10T19:49:00Z"/>
                    <w:rFonts w:ascii="Helvetica" w:hAnsi="Helvetica"/>
                    <w:kern w:val="28"/>
                    <w:sz w:val="28"/>
                    <w:szCs w:val="36"/>
                  </w:rPr>
                </w:rPrChange>
              </w:rPr>
            </w:pPr>
            <w:ins w:id="285" w:author="Zhao, Chengming" w:date="2020-04-10T19:49:00Z">
              <w:r w:rsidRPr="00E76831">
                <w:rPr>
                  <w:rFonts w:ascii="Helvetica" w:hAnsi="Helvetica"/>
                  <w:b/>
                  <w:bCs/>
                  <w:color w:val="FFFFFF" w:themeColor="background1"/>
                  <w:kern w:val="28"/>
                  <w:sz w:val="28"/>
                  <w:szCs w:val="36"/>
                  <w:rPrChange w:id="286" w:author="Zhao, Chengming" w:date="2020-04-10T21:53:00Z">
                    <w:rPr>
                      <w:rFonts w:ascii="Helvetica" w:hAnsi="Helvetica"/>
                      <w:kern w:val="28"/>
                      <w:sz w:val="28"/>
                      <w:szCs w:val="36"/>
                    </w:rPr>
                  </w:rPrChange>
                </w:rPr>
                <w:t>XML Node</w:t>
              </w:r>
            </w:ins>
          </w:p>
        </w:tc>
        <w:tc>
          <w:tcPr>
            <w:tcW w:w="1679" w:type="dxa"/>
            <w:shd w:val="clear" w:color="auto" w:fill="4F81BD" w:themeFill="accent1"/>
            <w:tcPrChange w:id="287" w:author="Zhao, Chengming" w:date="2020-04-10T21:53:00Z">
              <w:tcPr>
                <w:tcW w:w="1679" w:type="dxa"/>
              </w:tcPr>
            </w:tcPrChange>
          </w:tcPr>
          <w:p w14:paraId="1CD088B1" w14:textId="45802B77" w:rsidR="008762A7" w:rsidRPr="00E76831" w:rsidRDefault="008762A7" w:rsidP="008762A7">
            <w:pPr>
              <w:ind w:left="0"/>
              <w:rPr>
                <w:ins w:id="288" w:author="Zhao, Chengming" w:date="2020-04-10T19:49:00Z"/>
                <w:rFonts w:ascii="Helvetica" w:hAnsi="Helvetica"/>
                <w:b/>
                <w:bCs/>
                <w:color w:val="FFFFFF" w:themeColor="background1"/>
                <w:kern w:val="28"/>
                <w:sz w:val="28"/>
                <w:szCs w:val="36"/>
                <w:rPrChange w:id="289" w:author="Zhao, Chengming" w:date="2020-04-10T21:53:00Z">
                  <w:rPr>
                    <w:ins w:id="290" w:author="Zhao, Chengming" w:date="2020-04-10T19:49:00Z"/>
                    <w:rFonts w:ascii="Helvetica" w:hAnsi="Helvetica"/>
                    <w:kern w:val="28"/>
                    <w:sz w:val="28"/>
                    <w:szCs w:val="36"/>
                  </w:rPr>
                </w:rPrChange>
              </w:rPr>
            </w:pPr>
            <w:ins w:id="291" w:author="Zhao, Chengming" w:date="2020-04-10T19:49:00Z">
              <w:r w:rsidRPr="00E76831">
                <w:rPr>
                  <w:rFonts w:ascii="Helvetica" w:hAnsi="Helvetica"/>
                  <w:b/>
                  <w:bCs/>
                  <w:color w:val="FFFFFF" w:themeColor="background1"/>
                  <w:kern w:val="28"/>
                  <w:sz w:val="28"/>
                  <w:szCs w:val="36"/>
                  <w:rPrChange w:id="292" w:author="Zhao, Chengming" w:date="2020-04-10T21:53:00Z">
                    <w:rPr>
                      <w:rFonts w:ascii="Helvetica" w:hAnsi="Helvetica"/>
                      <w:kern w:val="28"/>
                      <w:sz w:val="28"/>
                      <w:szCs w:val="36"/>
                    </w:rPr>
                  </w:rPrChange>
                </w:rPr>
                <w:t xml:space="preserve">Parameter </w:t>
              </w:r>
            </w:ins>
          </w:p>
        </w:tc>
        <w:tc>
          <w:tcPr>
            <w:tcW w:w="1368" w:type="dxa"/>
            <w:shd w:val="clear" w:color="auto" w:fill="4F81BD" w:themeFill="accent1"/>
            <w:tcPrChange w:id="293" w:author="Zhao, Chengming" w:date="2020-04-10T21:53:00Z">
              <w:tcPr>
                <w:tcW w:w="1368" w:type="dxa"/>
              </w:tcPr>
            </w:tcPrChange>
          </w:tcPr>
          <w:p w14:paraId="0718AE5E" w14:textId="68EC1F78" w:rsidR="008762A7" w:rsidRPr="00E76831" w:rsidRDefault="008762A7" w:rsidP="008762A7">
            <w:pPr>
              <w:ind w:left="0"/>
              <w:rPr>
                <w:ins w:id="294" w:author="Zhao, Chengming" w:date="2020-04-10T19:49:00Z"/>
                <w:rFonts w:ascii="Helvetica" w:hAnsi="Helvetica"/>
                <w:b/>
                <w:bCs/>
                <w:color w:val="FFFFFF" w:themeColor="background1"/>
                <w:kern w:val="28"/>
                <w:sz w:val="28"/>
                <w:szCs w:val="36"/>
                <w:rPrChange w:id="295" w:author="Zhao, Chengming" w:date="2020-04-10T21:53:00Z">
                  <w:rPr>
                    <w:ins w:id="296" w:author="Zhao, Chengming" w:date="2020-04-10T19:49:00Z"/>
                    <w:rFonts w:ascii="Helvetica" w:hAnsi="Helvetica"/>
                    <w:kern w:val="28"/>
                    <w:sz w:val="28"/>
                    <w:szCs w:val="36"/>
                  </w:rPr>
                </w:rPrChange>
              </w:rPr>
            </w:pPr>
            <w:ins w:id="297" w:author="Zhao, Chengming" w:date="2020-04-10T19:49:00Z">
              <w:r w:rsidRPr="00E76831">
                <w:rPr>
                  <w:rFonts w:ascii="Helvetica" w:hAnsi="Helvetica"/>
                  <w:b/>
                  <w:bCs/>
                  <w:color w:val="FFFFFF" w:themeColor="background1"/>
                  <w:kern w:val="28"/>
                  <w:sz w:val="28"/>
                  <w:szCs w:val="36"/>
                  <w:rPrChange w:id="298" w:author="Zhao, Chengming" w:date="2020-04-10T21:53:00Z">
                    <w:rPr>
                      <w:rFonts w:ascii="Helvetica" w:hAnsi="Helvetica"/>
                      <w:kern w:val="28"/>
                      <w:sz w:val="28"/>
                      <w:szCs w:val="36"/>
                    </w:rPr>
                  </w:rPrChange>
                </w:rPr>
                <w:t>status</w:t>
              </w:r>
            </w:ins>
          </w:p>
        </w:tc>
        <w:tc>
          <w:tcPr>
            <w:tcW w:w="2567" w:type="dxa"/>
            <w:shd w:val="clear" w:color="auto" w:fill="4F81BD" w:themeFill="accent1"/>
            <w:tcPrChange w:id="299" w:author="Zhao, Chengming" w:date="2020-04-10T21:53:00Z">
              <w:tcPr>
                <w:tcW w:w="2567" w:type="dxa"/>
              </w:tcPr>
            </w:tcPrChange>
          </w:tcPr>
          <w:p w14:paraId="58E60B3D" w14:textId="6BC7435D" w:rsidR="008762A7" w:rsidRPr="00E76831" w:rsidRDefault="008762A7" w:rsidP="008762A7">
            <w:pPr>
              <w:ind w:left="0"/>
              <w:rPr>
                <w:ins w:id="300" w:author="Zhao, Chengming" w:date="2020-04-10T19:49:00Z"/>
                <w:rFonts w:ascii="Helvetica" w:hAnsi="Helvetica"/>
                <w:b/>
                <w:bCs/>
                <w:color w:val="FFFFFF" w:themeColor="background1"/>
                <w:kern w:val="28"/>
                <w:sz w:val="28"/>
                <w:szCs w:val="36"/>
                <w:rPrChange w:id="301" w:author="Zhao, Chengming" w:date="2020-04-10T21:53:00Z">
                  <w:rPr>
                    <w:ins w:id="302" w:author="Zhao, Chengming" w:date="2020-04-10T19:49:00Z"/>
                    <w:rFonts w:ascii="Helvetica" w:hAnsi="Helvetica"/>
                    <w:kern w:val="28"/>
                    <w:sz w:val="28"/>
                    <w:szCs w:val="36"/>
                  </w:rPr>
                </w:rPrChange>
              </w:rPr>
            </w:pPr>
            <w:ins w:id="303" w:author="Zhao, Chengming" w:date="2020-04-10T19:49:00Z">
              <w:r w:rsidRPr="00E76831">
                <w:rPr>
                  <w:rFonts w:ascii="Helvetica" w:hAnsi="Helvetica"/>
                  <w:b/>
                  <w:bCs/>
                  <w:color w:val="FFFFFF" w:themeColor="background1"/>
                  <w:kern w:val="28"/>
                  <w:sz w:val="28"/>
                  <w:szCs w:val="36"/>
                  <w:rPrChange w:id="304" w:author="Zhao, Chengming" w:date="2020-04-10T21:53:00Z">
                    <w:rPr>
                      <w:rFonts w:ascii="Helvetica" w:hAnsi="Helvetica"/>
                      <w:kern w:val="28"/>
                      <w:sz w:val="28"/>
                      <w:szCs w:val="36"/>
                    </w:rPr>
                  </w:rPrChange>
                </w:rPr>
                <w:t>Description</w:t>
              </w:r>
            </w:ins>
          </w:p>
        </w:tc>
      </w:tr>
      <w:tr w:rsidR="008762A7" w14:paraId="7274C927" w14:textId="77777777" w:rsidTr="00E76831">
        <w:tblPrEx>
          <w:tblPrExChange w:id="305" w:author="Zhao, Chengming" w:date="2020-04-10T21:53:00Z">
            <w:tblPrEx>
              <w:tblW w:w="10075" w:type="dxa"/>
            </w:tblPrEx>
          </w:tblPrExChange>
        </w:tblPrEx>
        <w:trPr>
          <w:ins w:id="306" w:author="Zhao, Chengming" w:date="2020-04-10T19:49:00Z"/>
        </w:trPr>
        <w:tc>
          <w:tcPr>
            <w:tcW w:w="9644" w:type="dxa"/>
            <w:gridSpan w:val="4"/>
            <w:shd w:val="clear" w:color="auto" w:fill="C6D9F1" w:themeFill="text2" w:themeFillTint="33"/>
            <w:tcPrChange w:id="307" w:author="Zhao, Chengming" w:date="2020-04-10T21:53:00Z">
              <w:tcPr>
                <w:tcW w:w="10075" w:type="dxa"/>
                <w:gridSpan w:val="5"/>
              </w:tcPr>
            </w:tcPrChange>
          </w:tcPr>
          <w:p w14:paraId="0D257E8E" w14:textId="77777777" w:rsidR="008762A7" w:rsidRDefault="008762A7" w:rsidP="008762A7">
            <w:pPr>
              <w:ind w:left="0"/>
              <w:rPr>
                <w:ins w:id="308" w:author="Zhao, Chengming" w:date="2020-04-10T19:49:00Z"/>
                <w:rFonts w:ascii="Helvetica" w:hAnsi="Helvetica"/>
                <w:kern w:val="28"/>
                <w:sz w:val="28"/>
                <w:szCs w:val="36"/>
              </w:rPr>
            </w:pPr>
            <w:ins w:id="309" w:author="Zhao, Chengming" w:date="2020-04-10T19:49:00Z">
              <w:r>
                <w:rPr>
                  <w:rFonts w:ascii="Helvetica" w:hAnsi="Helvetica"/>
                  <w:kern w:val="28"/>
                  <w:sz w:val="28"/>
                  <w:szCs w:val="36"/>
                </w:rPr>
                <w:t>General Configuration</w:t>
              </w:r>
            </w:ins>
          </w:p>
        </w:tc>
      </w:tr>
      <w:tr w:rsidR="00705222" w14:paraId="6BD74B1E" w14:textId="77777777" w:rsidTr="00FA7703">
        <w:trPr>
          <w:ins w:id="310" w:author="Zhao, Chengming" w:date="2020-04-10T19:49:00Z"/>
        </w:trPr>
        <w:tc>
          <w:tcPr>
            <w:tcW w:w="4030" w:type="dxa"/>
          </w:tcPr>
          <w:p w14:paraId="0555C685" w14:textId="77777777" w:rsidR="008762A7" w:rsidRDefault="008762A7" w:rsidP="008762A7">
            <w:pPr>
              <w:ind w:left="0"/>
              <w:rPr>
                <w:ins w:id="311" w:author="Zhao, Chengming" w:date="2020-04-10T19:49:00Z"/>
                <w:rFonts w:ascii="Helvetica" w:hAnsi="Helvetica"/>
                <w:kern w:val="28"/>
                <w:sz w:val="28"/>
                <w:szCs w:val="36"/>
              </w:rPr>
            </w:pPr>
            <w:ins w:id="312" w:author="Zhao, Chengming" w:date="2020-04-10T19:49:00Z">
              <w:r>
                <w:rPr>
                  <w:rFonts w:ascii="Helvetica" w:hAnsi="Helvetica"/>
                  <w:kern w:val="28"/>
                  <w:sz w:val="28"/>
                  <w:szCs w:val="36"/>
                </w:rPr>
                <w:t>core/log</w:t>
              </w:r>
            </w:ins>
          </w:p>
        </w:tc>
        <w:tc>
          <w:tcPr>
            <w:tcW w:w="1679" w:type="dxa"/>
          </w:tcPr>
          <w:p w14:paraId="46AD9EC7" w14:textId="77777777" w:rsidR="008762A7" w:rsidRDefault="008762A7" w:rsidP="008762A7">
            <w:pPr>
              <w:ind w:left="0"/>
              <w:rPr>
                <w:ins w:id="313" w:author="Zhao, Chengming" w:date="2020-04-10T19:49:00Z"/>
                <w:rFonts w:ascii="Helvetica" w:hAnsi="Helvetica"/>
                <w:kern w:val="28"/>
                <w:sz w:val="28"/>
                <w:szCs w:val="36"/>
              </w:rPr>
            </w:pPr>
            <w:ins w:id="314" w:author="Zhao, Chengming" w:date="2020-04-10T19:49:00Z">
              <w:r>
                <w:rPr>
                  <w:rFonts w:ascii="Helvetica" w:hAnsi="Helvetica"/>
                  <w:kern w:val="28"/>
                  <w:sz w:val="28"/>
                  <w:szCs w:val="36"/>
                </w:rPr>
                <w:t>path</w:t>
              </w:r>
            </w:ins>
          </w:p>
        </w:tc>
        <w:tc>
          <w:tcPr>
            <w:tcW w:w="1368" w:type="dxa"/>
          </w:tcPr>
          <w:p w14:paraId="0DB1168E" w14:textId="77777777" w:rsidR="008762A7" w:rsidRDefault="008762A7" w:rsidP="008762A7">
            <w:pPr>
              <w:ind w:left="0"/>
              <w:rPr>
                <w:ins w:id="315" w:author="Zhao, Chengming" w:date="2020-04-10T19:49:00Z"/>
                <w:rFonts w:ascii="Helvetica" w:hAnsi="Helvetica"/>
                <w:kern w:val="28"/>
                <w:sz w:val="28"/>
                <w:szCs w:val="36"/>
              </w:rPr>
            </w:pPr>
            <w:ins w:id="316" w:author="Zhao, Chengming" w:date="2020-04-10T19:49:00Z">
              <w:r>
                <w:rPr>
                  <w:rFonts w:ascii="Helvetica" w:hAnsi="Helvetica"/>
                  <w:kern w:val="28"/>
                  <w:sz w:val="28"/>
                  <w:szCs w:val="36"/>
                </w:rPr>
                <w:t>reserved</w:t>
              </w:r>
            </w:ins>
          </w:p>
        </w:tc>
        <w:tc>
          <w:tcPr>
            <w:tcW w:w="2567" w:type="dxa"/>
          </w:tcPr>
          <w:p w14:paraId="5DBB0C64" w14:textId="77777777" w:rsidR="008762A7" w:rsidRDefault="008762A7" w:rsidP="008762A7">
            <w:pPr>
              <w:ind w:left="0"/>
              <w:rPr>
                <w:ins w:id="317" w:author="Zhao, Chengming" w:date="2020-04-10T19:49:00Z"/>
                <w:rFonts w:ascii="Helvetica" w:hAnsi="Helvetica"/>
                <w:kern w:val="28"/>
                <w:sz w:val="28"/>
                <w:szCs w:val="36"/>
              </w:rPr>
            </w:pPr>
            <w:ins w:id="318" w:author="Zhao, Chengming" w:date="2020-04-10T19:49:00Z">
              <w:r>
                <w:rPr>
                  <w:rFonts w:ascii="Helvetica" w:hAnsi="Helvetica"/>
                  <w:kern w:val="28"/>
                  <w:sz w:val="28"/>
                  <w:szCs w:val="36"/>
                </w:rPr>
                <w:t>Folder of output log</w:t>
              </w:r>
            </w:ins>
          </w:p>
        </w:tc>
      </w:tr>
      <w:tr w:rsidR="00705222" w14:paraId="70F852DC" w14:textId="77777777" w:rsidTr="00FA7703">
        <w:trPr>
          <w:ins w:id="319" w:author="Zhao, Chengming" w:date="2020-04-10T19:49:00Z"/>
        </w:trPr>
        <w:tc>
          <w:tcPr>
            <w:tcW w:w="4030" w:type="dxa"/>
          </w:tcPr>
          <w:p w14:paraId="3D69A23A" w14:textId="77777777" w:rsidR="008762A7" w:rsidRDefault="008762A7" w:rsidP="008762A7">
            <w:pPr>
              <w:ind w:left="0"/>
              <w:rPr>
                <w:ins w:id="320" w:author="Zhao, Chengming" w:date="2020-04-10T19:49:00Z"/>
                <w:rFonts w:ascii="Helvetica" w:hAnsi="Helvetica"/>
                <w:kern w:val="28"/>
                <w:sz w:val="28"/>
                <w:szCs w:val="36"/>
              </w:rPr>
            </w:pPr>
            <w:ins w:id="321" w:author="Zhao, Chengming" w:date="2020-04-10T19:49:00Z">
              <w:r>
                <w:rPr>
                  <w:rFonts w:ascii="Helvetica" w:hAnsi="Helvetica"/>
                  <w:kern w:val="28"/>
                  <w:sz w:val="28"/>
                  <w:szCs w:val="36"/>
                </w:rPr>
                <w:t>core/host/logging</w:t>
              </w:r>
            </w:ins>
          </w:p>
        </w:tc>
        <w:tc>
          <w:tcPr>
            <w:tcW w:w="1679" w:type="dxa"/>
          </w:tcPr>
          <w:p w14:paraId="18816D4E" w14:textId="77777777" w:rsidR="008762A7" w:rsidRDefault="008762A7" w:rsidP="008762A7">
            <w:pPr>
              <w:ind w:left="0"/>
              <w:rPr>
                <w:ins w:id="322" w:author="Zhao, Chengming" w:date="2020-04-10T19:49:00Z"/>
                <w:rFonts w:ascii="Helvetica" w:hAnsi="Helvetica"/>
                <w:kern w:val="28"/>
                <w:sz w:val="28"/>
                <w:szCs w:val="36"/>
              </w:rPr>
            </w:pPr>
            <w:ins w:id="323" w:author="Zhao, Chengming" w:date="2020-04-10T19:49:00Z">
              <w:r>
                <w:rPr>
                  <w:rFonts w:ascii="Helvetica" w:hAnsi="Helvetica"/>
                  <w:kern w:val="28"/>
                  <w:sz w:val="28"/>
                  <w:szCs w:val="36"/>
                </w:rPr>
                <w:t>format</w:t>
              </w:r>
            </w:ins>
          </w:p>
        </w:tc>
        <w:tc>
          <w:tcPr>
            <w:tcW w:w="1368" w:type="dxa"/>
          </w:tcPr>
          <w:p w14:paraId="384B01D5" w14:textId="77777777" w:rsidR="008762A7" w:rsidRDefault="008762A7" w:rsidP="008762A7">
            <w:pPr>
              <w:ind w:left="0"/>
              <w:rPr>
                <w:ins w:id="324" w:author="Zhao, Chengming" w:date="2020-04-10T19:49:00Z"/>
                <w:rFonts w:ascii="Helvetica" w:hAnsi="Helvetica"/>
                <w:kern w:val="28"/>
                <w:sz w:val="28"/>
                <w:szCs w:val="36"/>
              </w:rPr>
            </w:pPr>
            <w:ins w:id="325" w:author="Zhao, Chengming" w:date="2020-04-10T19:49:00Z">
              <w:r>
                <w:rPr>
                  <w:rFonts w:ascii="Helvetica" w:hAnsi="Helvetica"/>
                  <w:kern w:val="28"/>
                  <w:sz w:val="28"/>
                  <w:szCs w:val="36"/>
                </w:rPr>
                <w:t>reserved</w:t>
              </w:r>
            </w:ins>
          </w:p>
        </w:tc>
        <w:tc>
          <w:tcPr>
            <w:tcW w:w="2567" w:type="dxa"/>
          </w:tcPr>
          <w:p w14:paraId="30922092" w14:textId="77777777" w:rsidR="008762A7" w:rsidRDefault="008762A7" w:rsidP="008762A7">
            <w:pPr>
              <w:ind w:left="0"/>
              <w:rPr>
                <w:ins w:id="326" w:author="Zhao, Chengming" w:date="2020-04-10T19:49:00Z"/>
                <w:rFonts w:ascii="Helvetica" w:hAnsi="Helvetica"/>
                <w:kern w:val="28"/>
                <w:sz w:val="28"/>
                <w:szCs w:val="36"/>
              </w:rPr>
            </w:pPr>
            <w:ins w:id="327" w:author="Zhao, Chengming" w:date="2020-04-10T19:49:00Z">
              <w:r>
                <w:rPr>
                  <w:rFonts w:ascii="Helvetica" w:hAnsi="Helvetica"/>
                  <w:kern w:val="28"/>
                  <w:sz w:val="28"/>
                  <w:szCs w:val="36"/>
                </w:rPr>
                <w:t>Log Format</w:t>
              </w:r>
            </w:ins>
          </w:p>
        </w:tc>
      </w:tr>
      <w:tr w:rsidR="00705222" w14:paraId="7E3C5899" w14:textId="77777777" w:rsidTr="00FA7703">
        <w:trPr>
          <w:ins w:id="328" w:author="Zhao, Chengming" w:date="2020-04-10T19:49:00Z"/>
        </w:trPr>
        <w:tc>
          <w:tcPr>
            <w:tcW w:w="4030" w:type="dxa"/>
          </w:tcPr>
          <w:p w14:paraId="018FA941" w14:textId="77777777" w:rsidR="008762A7" w:rsidRDefault="008762A7" w:rsidP="008762A7">
            <w:pPr>
              <w:ind w:left="0"/>
              <w:rPr>
                <w:ins w:id="329" w:author="Zhao, Chengming" w:date="2020-04-10T19:49:00Z"/>
                <w:rFonts w:ascii="Helvetica" w:hAnsi="Helvetica"/>
                <w:kern w:val="28"/>
                <w:sz w:val="28"/>
                <w:szCs w:val="36"/>
              </w:rPr>
            </w:pPr>
            <w:ins w:id="330" w:author="Zhao, Chengming" w:date="2020-04-10T19:49:00Z">
              <w:r>
                <w:rPr>
                  <w:rFonts w:ascii="Helvetica" w:hAnsi="Helvetica"/>
                  <w:kern w:val="28"/>
                  <w:sz w:val="28"/>
                  <w:szCs w:val="36"/>
                </w:rPr>
                <w:t>core/host/root</w:t>
              </w:r>
            </w:ins>
          </w:p>
        </w:tc>
        <w:tc>
          <w:tcPr>
            <w:tcW w:w="1679" w:type="dxa"/>
          </w:tcPr>
          <w:p w14:paraId="7F5CC24E" w14:textId="77777777" w:rsidR="008762A7" w:rsidRDefault="008762A7" w:rsidP="008762A7">
            <w:pPr>
              <w:ind w:left="0"/>
              <w:rPr>
                <w:ins w:id="331" w:author="Zhao, Chengming" w:date="2020-04-10T19:49:00Z"/>
                <w:rFonts w:ascii="Helvetica" w:hAnsi="Helvetica"/>
                <w:kern w:val="28"/>
                <w:sz w:val="28"/>
                <w:szCs w:val="36"/>
              </w:rPr>
            </w:pPr>
            <w:ins w:id="332" w:author="Zhao, Chengming" w:date="2020-04-10T19:49:00Z">
              <w:r>
                <w:rPr>
                  <w:rFonts w:ascii="Helvetica" w:hAnsi="Helvetica"/>
                  <w:kern w:val="28"/>
                  <w:sz w:val="28"/>
                  <w:szCs w:val="36"/>
                </w:rPr>
                <w:t>value</w:t>
              </w:r>
            </w:ins>
          </w:p>
        </w:tc>
        <w:tc>
          <w:tcPr>
            <w:tcW w:w="1368" w:type="dxa"/>
          </w:tcPr>
          <w:p w14:paraId="2497242C" w14:textId="77777777" w:rsidR="008762A7" w:rsidRDefault="008762A7" w:rsidP="008762A7">
            <w:pPr>
              <w:ind w:left="0"/>
              <w:rPr>
                <w:ins w:id="333" w:author="Zhao, Chengming" w:date="2020-04-10T19:49:00Z"/>
                <w:rFonts w:ascii="Helvetica" w:hAnsi="Helvetica"/>
                <w:kern w:val="28"/>
                <w:sz w:val="28"/>
                <w:szCs w:val="36"/>
              </w:rPr>
            </w:pPr>
            <w:ins w:id="334" w:author="Zhao, Chengming" w:date="2020-04-10T19:49:00Z">
              <w:r>
                <w:rPr>
                  <w:rFonts w:ascii="Helvetica" w:hAnsi="Helvetica"/>
                  <w:kern w:val="28"/>
                  <w:sz w:val="28"/>
                  <w:szCs w:val="36"/>
                </w:rPr>
                <w:t>reserved</w:t>
              </w:r>
            </w:ins>
          </w:p>
        </w:tc>
        <w:tc>
          <w:tcPr>
            <w:tcW w:w="2567" w:type="dxa"/>
          </w:tcPr>
          <w:p w14:paraId="55537856" w14:textId="77777777" w:rsidR="008762A7" w:rsidRDefault="008762A7" w:rsidP="008762A7">
            <w:pPr>
              <w:ind w:left="0"/>
              <w:rPr>
                <w:ins w:id="335" w:author="Zhao, Chengming" w:date="2020-04-10T19:49:00Z"/>
                <w:rFonts w:ascii="Helvetica" w:hAnsi="Helvetica"/>
                <w:kern w:val="28"/>
                <w:sz w:val="28"/>
                <w:szCs w:val="36"/>
              </w:rPr>
            </w:pPr>
            <w:ins w:id="336" w:author="Zhao, Chengming" w:date="2020-04-10T19:49:00Z">
              <w:r>
                <w:rPr>
                  <w:rFonts w:ascii="Helvetica" w:hAnsi="Helvetica"/>
                  <w:kern w:val="28"/>
                  <w:sz w:val="28"/>
                  <w:szCs w:val="36"/>
                </w:rPr>
                <w:t>Workspace of DTAF Core</w:t>
              </w:r>
            </w:ins>
          </w:p>
        </w:tc>
      </w:tr>
      <w:tr w:rsidR="00705222" w14:paraId="177DD621" w14:textId="77777777" w:rsidTr="00FA7703">
        <w:trPr>
          <w:ins w:id="337" w:author="Zhao, Chengming" w:date="2020-04-10T19:49:00Z"/>
        </w:trPr>
        <w:tc>
          <w:tcPr>
            <w:tcW w:w="4030" w:type="dxa"/>
          </w:tcPr>
          <w:p w14:paraId="6C1FF238" w14:textId="77777777" w:rsidR="008762A7" w:rsidRDefault="008762A7" w:rsidP="008762A7">
            <w:pPr>
              <w:ind w:left="0"/>
              <w:rPr>
                <w:ins w:id="338" w:author="Zhao, Chengming" w:date="2020-04-10T19:49:00Z"/>
                <w:rFonts w:ascii="Helvetica" w:hAnsi="Helvetica"/>
                <w:kern w:val="28"/>
                <w:sz w:val="28"/>
                <w:szCs w:val="36"/>
              </w:rPr>
            </w:pPr>
            <w:ins w:id="339" w:author="Zhao, Chengming" w:date="2020-04-10T19:49:00Z">
              <w:r>
                <w:rPr>
                  <w:rFonts w:ascii="Helvetica" w:hAnsi="Helvetica"/>
                  <w:kern w:val="28"/>
                  <w:sz w:val="28"/>
                  <w:szCs w:val="36"/>
                </w:rPr>
                <w:t>core/host/</w:t>
              </w:r>
              <w:proofErr w:type="spellStart"/>
              <w:r>
                <w:rPr>
                  <w:rFonts w:ascii="Helvetica" w:hAnsi="Helvetica"/>
                  <w:kern w:val="28"/>
                  <w:sz w:val="28"/>
                  <w:szCs w:val="36"/>
                </w:rPr>
                <w:t>os</w:t>
              </w:r>
              <w:proofErr w:type="spellEnd"/>
            </w:ins>
          </w:p>
        </w:tc>
        <w:tc>
          <w:tcPr>
            <w:tcW w:w="1679" w:type="dxa"/>
          </w:tcPr>
          <w:p w14:paraId="209C4C4D" w14:textId="77777777" w:rsidR="008762A7" w:rsidRDefault="008762A7" w:rsidP="008762A7">
            <w:pPr>
              <w:ind w:left="0"/>
              <w:rPr>
                <w:ins w:id="340" w:author="Zhao, Chengming" w:date="2020-04-10T19:49:00Z"/>
                <w:rFonts w:ascii="Helvetica" w:hAnsi="Helvetica"/>
                <w:kern w:val="28"/>
                <w:sz w:val="28"/>
                <w:szCs w:val="36"/>
              </w:rPr>
            </w:pPr>
            <w:ins w:id="341" w:author="Zhao, Chengming" w:date="2020-04-10T19:49:00Z">
              <w:r>
                <w:rPr>
                  <w:rFonts w:ascii="Helvetica" w:hAnsi="Helvetica"/>
                  <w:kern w:val="28"/>
                  <w:sz w:val="28"/>
                  <w:szCs w:val="36"/>
                </w:rPr>
                <w:t>name</w:t>
              </w:r>
            </w:ins>
          </w:p>
        </w:tc>
        <w:tc>
          <w:tcPr>
            <w:tcW w:w="1368" w:type="dxa"/>
          </w:tcPr>
          <w:p w14:paraId="2727E67D" w14:textId="77777777" w:rsidR="008762A7" w:rsidRDefault="008762A7" w:rsidP="008762A7">
            <w:pPr>
              <w:ind w:left="0"/>
              <w:rPr>
                <w:ins w:id="342" w:author="Zhao, Chengming" w:date="2020-04-10T19:49:00Z"/>
                <w:rFonts w:ascii="Helvetica" w:hAnsi="Helvetica"/>
                <w:kern w:val="28"/>
                <w:sz w:val="28"/>
                <w:szCs w:val="36"/>
              </w:rPr>
            </w:pPr>
            <w:ins w:id="343" w:author="Zhao, Chengming" w:date="2020-04-10T19:49:00Z">
              <w:r>
                <w:rPr>
                  <w:rFonts w:ascii="Helvetica" w:hAnsi="Helvetica"/>
                  <w:kern w:val="28"/>
                  <w:sz w:val="28"/>
                  <w:szCs w:val="36"/>
                </w:rPr>
                <w:t>reserved</w:t>
              </w:r>
            </w:ins>
          </w:p>
        </w:tc>
        <w:tc>
          <w:tcPr>
            <w:tcW w:w="2567" w:type="dxa"/>
          </w:tcPr>
          <w:p w14:paraId="40C20BF2" w14:textId="77777777" w:rsidR="008762A7" w:rsidRDefault="008762A7" w:rsidP="008762A7">
            <w:pPr>
              <w:ind w:left="0"/>
              <w:rPr>
                <w:ins w:id="344" w:author="Zhao, Chengming" w:date="2020-04-10T19:49:00Z"/>
                <w:rFonts w:ascii="Helvetica" w:hAnsi="Helvetica"/>
                <w:kern w:val="28"/>
                <w:sz w:val="28"/>
                <w:szCs w:val="36"/>
              </w:rPr>
            </w:pPr>
            <w:ins w:id="345" w:author="Zhao, Chengming" w:date="2020-04-10T19:49:00Z">
              <w:r>
                <w:rPr>
                  <w:rFonts w:ascii="Helvetica" w:hAnsi="Helvetica"/>
                  <w:kern w:val="28"/>
                  <w:sz w:val="28"/>
                  <w:szCs w:val="36"/>
                </w:rPr>
                <w:t>OS Name, e.g. Windows, Linux,</w:t>
              </w:r>
            </w:ins>
          </w:p>
          <w:p w14:paraId="6F512824" w14:textId="77777777" w:rsidR="008762A7" w:rsidRDefault="008762A7" w:rsidP="008762A7">
            <w:pPr>
              <w:ind w:left="0"/>
              <w:rPr>
                <w:ins w:id="346" w:author="Zhao, Chengming" w:date="2020-04-10T19:49:00Z"/>
                <w:rFonts w:ascii="Helvetica" w:hAnsi="Helvetica"/>
                <w:kern w:val="28"/>
                <w:sz w:val="28"/>
                <w:szCs w:val="36"/>
              </w:rPr>
            </w:pPr>
            <w:ins w:id="347" w:author="Zhao, Chengming" w:date="2020-04-10T19:49:00Z">
              <w:r>
                <w:rPr>
                  <w:rFonts w:ascii="Helvetica" w:hAnsi="Helvetica"/>
                  <w:kern w:val="28"/>
                  <w:sz w:val="28"/>
                  <w:szCs w:val="36"/>
                </w:rPr>
                <w:t>For User Information Only So far.</w:t>
              </w:r>
            </w:ins>
          </w:p>
        </w:tc>
      </w:tr>
      <w:tr w:rsidR="00705222" w14:paraId="4FF46D4F" w14:textId="77777777" w:rsidTr="00FA7703">
        <w:trPr>
          <w:ins w:id="348" w:author="Zhao, Chengming" w:date="2020-04-10T19:49:00Z"/>
        </w:trPr>
        <w:tc>
          <w:tcPr>
            <w:tcW w:w="4030" w:type="dxa"/>
          </w:tcPr>
          <w:p w14:paraId="518C7CF0" w14:textId="77777777" w:rsidR="008762A7" w:rsidRDefault="008762A7" w:rsidP="008762A7">
            <w:pPr>
              <w:ind w:left="0"/>
              <w:rPr>
                <w:ins w:id="349" w:author="Zhao, Chengming" w:date="2020-04-10T19:49:00Z"/>
                <w:rFonts w:ascii="Helvetica" w:hAnsi="Helvetica"/>
                <w:kern w:val="28"/>
                <w:sz w:val="28"/>
                <w:szCs w:val="36"/>
              </w:rPr>
            </w:pPr>
          </w:p>
        </w:tc>
        <w:tc>
          <w:tcPr>
            <w:tcW w:w="1679" w:type="dxa"/>
          </w:tcPr>
          <w:p w14:paraId="15A1F1EF" w14:textId="77777777" w:rsidR="008762A7" w:rsidRDefault="008762A7" w:rsidP="008762A7">
            <w:pPr>
              <w:ind w:left="0"/>
              <w:rPr>
                <w:ins w:id="350" w:author="Zhao, Chengming" w:date="2020-04-10T19:49:00Z"/>
                <w:rFonts w:ascii="Helvetica" w:hAnsi="Helvetica"/>
                <w:kern w:val="28"/>
                <w:sz w:val="28"/>
                <w:szCs w:val="36"/>
              </w:rPr>
            </w:pPr>
            <w:ins w:id="351" w:author="Zhao, Chengming" w:date="2020-04-10T19:49:00Z">
              <w:r>
                <w:rPr>
                  <w:rFonts w:ascii="Helvetica" w:hAnsi="Helvetica"/>
                  <w:kern w:val="28"/>
                  <w:sz w:val="28"/>
                  <w:szCs w:val="36"/>
                </w:rPr>
                <w:t>version</w:t>
              </w:r>
            </w:ins>
          </w:p>
        </w:tc>
        <w:tc>
          <w:tcPr>
            <w:tcW w:w="1368" w:type="dxa"/>
          </w:tcPr>
          <w:p w14:paraId="00CB2323" w14:textId="77777777" w:rsidR="008762A7" w:rsidRDefault="008762A7" w:rsidP="008762A7">
            <w:pPr>
              <w:ind w:left="0"/>
              <w:rPr>
                <w:ins w:id="352" w:author="Zhao, Chengming" w:date="2020-04-10T19:49:00Z"/>
                <w:rFonts w:ascii="Helvetica" w:hAnsi="Helvetica"/>
                <w:kern w:val="28"/>
                <w:sz w:val="28"/>
                <w:szCs w:val="36"/>
              </w:rPr>
            </w:pPr>
            <w:ins w:id="353" w:author="Zhao, Chengming" w:date="2020-04-10T19:49:00Z">
              <w:r>
                <w:rPr>
                  <w:rFonts w:ascii="Helvetica" w:hAnsi="Helvetica"/>
                  <w:kern w:val="28"/>
                  <w:sz w:val="28"/>
                  <w:szCs w:val="36"/>
                </w:rPr>
                <w:t>reserved</w:t>
              </w:r>
            </w:ins>
          </w:p>
        </w:tc>
        <w:tc>
          <w:tcPr>
            <w:tcW w:w="2567" w:type="dxa"/>
          </w:tcPr>
          <w:p w14:paraId="0C0FA9DE" w14:textId="77777777" w:rsidR="008762A7" w:rsidRDefault="008762A7" w:rsidP="008762A7">
            <w:pPr>
              <w:ind w:left="0"/>
              <w:rPr>
                <w:ins w:id="354" w:author="Zhao, Chengming" w:date="2020-04-10T19:49:00Z"/>
                <w:rFonts w:ascii="Helvetica" w:hAnsi="Helvetica"/>
                <w:kern w:val="28"/>
                <w:sz w:val="28"/>
                <w:szCs w:val="36"/>
              </w:rPr>
            </w:pPr>
            <w:ins w:id="355" w:author="Zhao, Chengming" w:date="2020-04-10T19:49:00Z">
              <w:r>
                <w:rPr>
                  <w:rFonts w:ascii="Helvetica" w:hAnsi="Helvetica"/>
                  <w:kern w:val="28"/>
                  <w:sz w:val="28"/>
                  <w:szCs w:val="36"/>
                </w:rPr>
                <w:t>OS version. For User Information Only So far.</w:t>
              </w:r>
            </w:ins>
          </w:p>
        </w:tc>
      </w:tr>
      <w:tr w:rsidR="00705222" w14:paraId="10CD1A9D" w14:textId="77777777" w:rsidTr="00FA7703">
        <w:trPr>
          <w:ins w:id="356" w:author="Zhao, Chengming" w:date="2020-04-10T19:49:00Z"/>
        </w:trPr>
        <w:tc>
          <w:tcPr>
            <w:tcW w:w="4030" w:type="dxa"/>
          </w:tcPr>
          <w:p w14:paraId="6F1255DD" w14:textId="77777777" w:rsidR="008762A7" w:rsidRDefault="008762A7" w:rsidP="008762A7">
            <w:pPr>
              <w:ind w:left="0"/>
              <w:rPr>
                <w:ins w:id="357" w:author="Zhao, Chengming" w:date="2020-04-10T19:49:00Z"/>
                <w:rFonts w:ascii="Helvetica" w:hAnsi="Helvetica"/>
                <w:kern w:val="28"/>
                <w:sz w:val="28"/>
                <w:szCs w:val="36"/>
              </w:rPr>
            </w:pPr>
            <w:ins w:id="358" w:author="Zhao, Chengming" w:date="2020-04-10T19:49:00Z">
              <w:r>
                <w:rPr>
                  <w:rFonts w:ascii="Helvetica" w:hAnsi="Helvetica"/>
                  <w:kern w:val="28"/>
                  <w:sz w:val="28"/>
                  <w:szCs w:val="36"/>
                </w:rPr>
                <w:t>core/host/</w:t>
              </w:r>
              <w:proofErr w:type="spellStart"/>
              <w:r>
                <w:rPr>
                  <w:rFonts w:ascii="Helvetica" w:hAnsi="Helvetica"/>
                  <w:kern w:val="28"/>
                  <w:sz w:val="28"/>
                  <w:szCs w:val="36"/>
                </w:rPr>
                <w:t>os</w:t>
              </w:r>
              <w:proofErr w:type="spellEnd"/>
              <w:r>
                <w:rPr>
                  <w:rFonts w:ascii="Helvetica" w:hAnsi="Helvetica"/>
                  <w:kern w:val="28"/>
                  <w:sz w:val="28"/>
                  <w:szCs w:val="36"/>
                </w:rPr>
                <w:t>/</w:t>
              </w:r>
              <w:proofErr w:type="spellStart"/>
              <w:r>
                <w:rPr>
                  <w:rFonts w:ascii="Helvetica" w:hAnsi="Helvetica"/>
                  <w:kern w:val="28"/>
                  <w:sz w:val="28"/>
                  <w:szCs w:val="36"/>
                </w:rPr>
                <w:t>kernal</w:t>
              </w:r>
              <w:proofErr w:type="spellEnd"/>
            </w:ins>
          </w:p>
        </w:tc>
        <w:tc>
          <w:tcPr>
            <w:tcW w:w="1679" w:type="dxa"/>
          </w:tcPr>
          <w:p w14:paraId="2D74DF7F" w14:textId="77777777" w:rsidR="008762A7" w:rsidRDefault="008762A7" w:rsidP="008762A7">
            <w:pPr>
              <w:ind w:left="0"/>
              <w:rPr>
                <w:ins w:id="359" w:author="Zhao, Chengming" w:date="2020-04-10T19:49:00Z"/>
                <w:rFonts w:ascii="Helvetica" w:hAnsi="Helvetica"/>
                <w:kern w:val="28"/>
                <w:sz w:val="28"/>
                <w:szCs w:val="36"/>
              </w:rPr>
            </w:pPr>
            <w:ins w:id="360" w:author="Zhao, Chengming" w:date="2020-04-10T19:49:00Z">
              <w:r>
                <w:rPr>
                  <w:rFonts w:ascii="Helvetica" w:hAnsi="Helvetica"/>
                  <w:kern w:val="28"/>
                  <w:sz w:val="28"/>
                  <w:szCs w:val="36"/>
                </w:rPr>
                <w:t>version</w:t>
              </w:r>
            </w:ins>
          </w:p>
        </w:tc>
        <w:tc>
          <w:tcPr>
            <w:tcW w:w="1368" w:type="dxa"/>
          </w:tcPr>
          <w:p w14:paraId="77AEC74D" w14:textId="77777777" w:rsidR="008762A7" w:rsidRDefault="008762A7" w:rsidP="008762A7">
            <w:pPr>
              <w:ind w:left="0"/>
              <w:rPr>
                <w:ins w:id="361" w:author="Zhao, Chengming" w:date="2020-04-10T19:49:00Z"/>
                <w:rFonts w:ascii="Helvetica" w:hAnsi="Helvetica"/>
                <w:kern w:val="28"/>
                <w:sz w:val="28"/>
                <w:szCs w:val="36"/>
              </w:rPr>
            </w:pPr>
            <w:ins w:id="362" w:author="Zhao, Chengming" w:date="2020-04-10T19:49:00Z">
              <w:r>
                <w:rPr>
                  <w:rFonts w:ascii="Helvetica" w:hAnsi="Helvetica"/>
                  <w:kern w:val="28"/>
                  <w:sz w:val="28"/>
                  <w:szCs w:val="36"/>
                </w:rPr>
                <w:t>reserved</w:t>
              </w:r>
            </w:ins>
          </w:p>
        </w:tc>
        <w:tc>
          <w:tcPr>
            <w:tcW w:w="2567" w:type="dxa"/>
          </w:tcPr>
          <w:p w14:paraId="0720CFB6" w14:textId="77777777" w:rsidR="008762A7" w:rsidRDefault="008762A7" w:rsidP="008762A7">
            <w:pPr>
              <w:ind w:left="0"/>
              <w:rPr>
                <w:ins w:id="363" w:author="Zhao, Chengming" w:date="2020-04-10T19:49:00Z"/>
                <w:rFonts w:ascii="Helvetica" w:hAnsi="Helvetica"/>
                <w:kern w:val="28"/>
                <w:sz w:val="28"/>
                <w:szCs w:val="36"/>
              </w:rPr>
            </w:pPr>
            <w:ins w:id="364" w:author="Zhao, Chengming" w:date="2020-04-10T19:49:00Z">
              <w:r>
                <w:rPr>
                  <w:rFonts w:ascii="Helvetica" w:hAnsi="Helvetica"/>
                  <w:kern w:val="28"/>
                  <w:sz w:val="28"/>
                  <w:szCs w:val="36"/>
                </w:rPr>
                <w:t>Kernel Version. For User Information Only So far.</w:t>
              </w:r>
            </w:ins>
          </w:p>
        </w:tc>
      </w:tr>
      <w:tr w:rsidR="00705222" w14:paraId="1F7F242E" w14:textId="77777777" w:rsidTr="00FA7703">
        <w:trPr>
          <w:ins w:id="365" w:author="Zhao, Chengming" w:date="2020-04-10T19:49:00Z"/>
        </w:trPr>
        <w:tc>
          <w:tcPr>
            <w:tcW w:w="4030" w:type="dxa"/>
          </w:tcPr>
          <w:p w14:paraId="2782B3EE" w14:textId="77777777" w:rsidR="008762A7" w:rsidRDefault="008762A7" w:rsidP="008762A7">
            <w:pPr>
              <w:ind w:left="0"/>
              <w:rPr>
                <w:ins w:id="366" w:author="Zhao, Chengming" w:date="2020-04-10T19:49:00Z"/>
                <w:rFonts w:ascii="Helvetica" w:hAnsi="Helvetica"/>
                <w:kern w:val="28"/>
                <w:sz w:val="28"/>
                <w:szCs w:val="36"/>
              </w:rPr>
            </w:pPr>
            <w:ins w:id="367" w:author="Zhao, Chengming" w:date="2020-04-10T19:49: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ins>
          </w:p>
        </w:tc>
        <w:tc>
          <w:tcPr>
            <w:tcW w:w="1679" w:type="dxa"/>
          </w:tcPr>
          <w:p w14:paraId="5C3D8275" w14:textId="77777777" w:rsidR="008762A7" w:rsidRDefault="008762A7" w:rsidP="008762A7">
            <w:pPr>
              <w:ind w:left="0"/>
              <w:rPr>
                <w:ins w:id="368" w:author="Zhao, Chengming" w:date="2020-04-10T19:49:00Z"/>
                <w:rFonts w:ascii="Helvetica" w:hAnsi="Helvetica"/>
                <w:kern w:val="28"/>
                <w:sz w:val="28"/>
                <w:szCs w:val="36"/>
              </w:rPr>
            </w:pPr>
            <w:proofErr w:type="spellStart"/>
            <w:ins w:id="369" w:author="Zhao, Chengming" w:date="2020-04-10T19:49:00Z">
              <w:r>
                <w:rPr>
                  <w:rFonts w:ascii="Helvetica" w:hAnsi="Helvetica"/>
                  <w:kern w:val="28"/>
                  <w:sz w:val="28"/>
                  <w:szCs w:val="36"/>
                </w:rPr>
                <w:t>ip</w:t>
              </w:r>
              <w:proofErr w:type="spellEnd"/>
            </w:ins>
          </w:p>
        </w:tc>
        <w:tc>
          <w:tcPr>
            <w:tcW w:w="1368" w:type="dxa"/>
          </w:tcPr>
          <w:p w14:paraId="3EC2A9E8" w14:textId="77777777" w:rsidR="008762A7" w:rsidRDefault="008762A7" w:rsidP="008762A7">
            <w:pPr>
              <w:ind w:left="0"/>
              <w:rPr>
                <w:ins w:id="370" w:author="Zhao, Chengming" w:date="2020-04-10T19:49:00Z"/>
                <w:rFonts w:ascii="Helvetica" w:hAnsi="Helvetica"/>
                <w:kern w:val="28"/>
                <w:sz w:val="28"/>
                <w:szCs w:val="36"/>
              </w:rPr>
            </w:pPr>
            <w:ins w:id="371" w:author="Zhao, Chengming" w:date="2020-04-10T19:49:00Z">
              <w:r>
                <w:rPr>
                  <w:rFonts w:ascii="Helvetica" w:hAnsi="Helvetica"/>
                  <w:kern w:val="28"/>
                  <w:sz w:val="28"/>
                  <w:szCs w:val="36"/>
                </w:rPr>
                <w:t>active</w:t>
              </w:r>
            </w:ins>
          </w:p>
        </w:tc>
        <w:tc>
          <w:tcPr>
            <w:tcW w:w="2567" w:type="dxa"/>
          </w:tcPr>
          <w:p w14:paraId="4CFCF63B" w14:textId="77777777" w:rsidR="008762A7" w:rsidRDefault="008762A7" w:rsidP="008762A7">
            <w:pPr>
              <w:ind w:left="0"/>
              <w:rPr>
                <w:ins w:id="372" w:author="Zhao, Chengming" w:date="2020-04-10T19:49:00Z"/>
                <w:rFonts w:ascii="Helvetica" w:hAnsi="Helvetica"/>
                <w:kern w:val="28"/>
                <w:sz w:val="28"/>
                <w:szCs w:val="36"/>
              </w:rPr>
            </w:pPr>
            <w:ins w:id="373" w:author="Zhao, Chengming" w:date="2020-04-10T19:49:00Z">
              <w:r>
                <w:rPr>
                  <w:rFonts w:ascii="Helvetica" w:hAnsi="Helvetica"/>
                  <w:kern w:val="28"/>
                  <w:sz w:val="28"/>
                  <w:szCs w:val="36"/>
                </w:rPr>
                <w:t xml:space="preserve">IP Address of SUT. Test Content Developer may use IP to </w:t>
              </w:r>
              <w:proofErr w:type="spellStart"/>
              <w:r>
                <w:rPr>
                  <w:rFonts w:ascii="Helvetica" w:hAnsi="Helvetica"/>
                  <w:kern w:val="28"/>
                  <w:sz w:val="28"/>
                  <w:szCs w:val="36"/>
                </w:rPr>
                <w:t>pickup</w:t>
              </w:r>
              <w:proofErr w:type="spellEnd"/>
              <w:r>
                <w:rPr>
                  <w:rFonts w:ascii="Helvetica" w:hAnsi="Helvetica"/>
                  <w:kern w:val="28"/>
                  <w:sz w:val="28"/>
                  <w:szCs w:val="36"/>
                </w:rPr>
                <w:t xml:space="preserve"> </w:t>
              </w:r>
              <w:proofErr w:type="spellStart"/>
              <w:r>
                <w:rPr>
                  <w:rFonts w:ascii="Helvetica" w:hAnsi="Helvetica"/>
                  <w:kern w:val="28"/>
                  <w:sz w:val="28"/>
                  <w:szCs w:val="36"/>
                </w:rPr>
                <w:t>sut</w:t>
              </w:r>
              <w:proofErr w:type="spellEnd"/>
              <w:r>
                <w:rPr>
                  <w:rFonts w:ascii="Helvetica" w:hAnsi="Helvetica"/>
                  <w:kern w:val="28"/>
                  <w:sz w:val="28"/>
                  <w:szCs w:val="36"/>
                </w:rPr>
                <w:t xml:space="preserve"> for testing. </w:t>
              </w:r>
            </w:ins>
          </w:p>
        </w:tc>
      </w:tr>
      <w:tr w:rsidR="00705222" w14:paraId="643B6BB4" w14:textId="77777777" w:rsidTr="00FA7703">
        <w:trPr>
          <w:ins w:id="374" w:author="Zhao, Chengming" w:date="2020-04-10T19:49:00Z"/>
        </w:trPr>
        <w:tc>
          <w:tcPr>
            <w:tcW w:w="4030" w:type="dxa"/>
          </w:tcPr>
          <w:p w14:paraId="6B9BBE04" w14:textId="77777777" w:rsidR="008762A7" w:rsidRDefault="008762A7" w:rsidP="008762A7">
            <w:pPr>
              <w:ind w:left="0"/>
              <w:rPr>
                <w:ins w:id="375" w:author="Zhao, Chengming" w:date="2020-04-10T19:49:00Z"/>
                <w:rFonts w:ascii="Helvetica" w:hAnsi="Helvetica"/>
                <w:kern w:val="28"/>
                <w:sz w:val="28"/>
                <w:szCs w:val="36"/>
              </w:rPr>
            </w:pPr>
            <w:ins w:id="376" w:author="Zhao, Chengming" w:date="2020-04-10T19:49: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/platform</w:t>
              </w:r>
            </w:ins>
          </w:p>
        </w:tc>
        <w:tc>
          <w:tcPr>
            <w:tcW w:w="1679" w:type="dxa"/>
          </w:tcPr>
          <w:p w14:paraId="50D5A054" w14:textId="77777777" w:rsidR="008762A7" w:rsidRDefault="008762A7" w:rsidP="008762A7">
            <w:pPr>
              <w:ind w:left="0"/>
              <w:rPr>
                <w:ins w:id="377" w:author="Zhao, Chengming" w:date="2020-04-10T19:49:00Z"/>
                <w:rFonts w:ascii="Helvetica" w:hAnsi="Helvetica"/>
                <w:kern w:val="28"/>
                <w:sz w:val="28"/>
                <w:szCs w:val="36"/>
              </w:rPr>
            </w:pPr>
            <w:ins w:id="378" w:author="Zhao, Chengming" w:date="2020-04-10T19:49:00Z">
              <w:r>
                <w:rPr>
                  <w:rFonts w:ascii="Helvetica" w:hAnsi="Helvetica"/>
                  <w:kern w:val="28"/>
                  <w:sz w:val="28"/>
                  <w:szCs w:val="36"/>
                </w:rPr>
                <w:t>type</w:t>
              </w:r>
            </w:ins>
          </w:p>
        </w:tc>
        <w:tc>
          <w:tcPr>
            <w:tcW w:w="1368" w:type="dxa"/>
          </w:tcPr>
          <w:p w14:paraId="2E74A08A" w14:textId="77777777" w:rsidR="008762A7" w:rsidRDefault="008762A7" w:rsidP="008762A7">
            <w:pPr>
              <w:ind w:left="0"/>
              <w:rPr>
                <w:ins w:id="379" w:author="Zhao, Chengming" w:date="2020-04-10T19:49:00Z"/>
                <w:rFonts w:ascii="Helvetica" w:hAnsi="Helvetica"/>
                <w:kern w:val="28"/>
                <w:sz w:val="28"/>
                <w:szCs w:val="36"/>
              </w:rPr>
            </w:pPr>
            <w:proofErr w:type="spellStart"/>
            <w:ins w:id="380" w:author="Zhao, Chengming" w:date="2020-04-10T19:49:00Z">
              <w:r>
                <w:rPr>
                  <w:rFonts w:ascii="Helvetica" w:hAnsi="Helvetica"/>
                  <w:kern w:val="28"/>
                  <w:sz w:val="28"/>
                  <w:szCs w:val="36"/>
                </w:rPr>
                <w:t>reservied</w:t>
              </w:r>
              <w:proofErr w:type="spellEnd"/>
            </w:ins>
          </w:p>
        </w:tc>
        <w:tc>
          <w:tcPr>
            <w:tcW w:w="2567" w:type="dxa"/>
          </w:tcPr>
          <w:p w14:paraId="4B3FA8CC" w14:textId="77777777" w:rsidR="008762A7" w:rsidRDefault="008762A7" w:rsidP="008762A7">
            <w:pPr>
              <w:ind w:left="0"/>
              <w:rPr>
                <w:ins w:id="381" w:author="Zhao, Chengming" w:date="2020-04-10T19:49:00Z"/>
                <w:rFonts w:ascii="Helvetica" w:hAnsi="Helvetica"/>
                <w:kern w:val="28"/>
                <w:sz w:val="28"/>
                <w:szCs w:val="36"/>
              </w:rPr>
            </w:pPr>
            <w:ins w:id="382" w:author="Zhao, Chengming" w:date="2020-04-10T19:49:00Z">
              <w:r>
                <w:rPr>
                  <w:rFonts w:ascii="Helvetica" w:hAnsi="Helvetica"/>
                  <w:kern w:val="28"/>
                  <w:sz w:val="28"/>
                  <w:szCs w:val="36"/>
                </w:rPr>
                <w:t>e.g. commercial. For User Information Only So far.</w:t>
              </w:r>
            </w:ins>
          </w:p>
        </w:tc>
      </w:tr>
      <w:tr w:rsidR="00705222" w14:paraId="37C60143" w14:textId="77777777" w:rsidTr="00FA7703">
        <w:trPr>
          <w:ins w:id="383" w:author="Zhao, Chengming" w:date="2020-04-10T19:49:00Z"/>
        </w:trPr>
        <w:tc>
          <w:tcPr>
            <w:tcW w:w="4030" w:type="dxa"/>
          </w:tcPr>
          <w:p w14:paraId="569FD12D" w14:textId="77777777" w:rsidR="008762A7" w:rsidRDefault="008762A7" w:rsidP="008762A7">
            <w:pPr>
              <w:ind w:left="0"/>
              <w:rPr>
                <w:ins w:id="384" w:author="Zhao, Chengming" w:date="2020-04-10T19:49:00Z"/>
                <w:rFonts w:ascii="Helvetica" w:hAnsi="Helvetica"/>
                <w:kern w:val="28"/>
                <w:sz w:val="28"/>
                <w:szCs w:val="36"/>
              </w:rPr>
            </w:pPr>
          </w:p>
        </w:tc>
        <w:tc>
          <w:tcPr>
            <w:tcW w:w="1679" w:type="dxa"/>
          </w:tcPr>
          <w:p w14:paraId="4C287DB2" w14:textId="77777777" w:rsidR="008762A7" w:rsidRDefault="008762A7" w:rsidP="008762A7">
            <w:pPr>
              <w:ind w:left="0"/>
              <w:rPr>
                <w:ins w:id="385" w:author="Zhao, Chengming" w:date="2020-04-10T19:49:00Z"/>
                <w:rFonts w:ascii="Helvetica" w:hAnsi="Helvetica"/>
                <w:kern w:val="28"/>
                <w:sz w:val="28"/>
                <w:szCs w:val="36"/>
              </w:rPr>
            </w:pPr>
            <w:proofErr w:type="spellStart"/>
            <w:ins w:id="386" w:author="Zhao, Chengming" w:date="2020-04-10T19:49:00Z">
              <w:r>
                <w:rPr>
                  <w:rFonts w:ascii="Helvetica" w:hAnsi="Helvetica"/>
                  <w:kern w:val="28"/>
                  <w:sz w:val="28"/>
                  <w:szCs w:val="36"/>
                </w:rPr>
                <w:t>boardname</w:t>
              </w:r>
              <w:proofErr w:type="spellEnd"/>
            </w:ins>
          </w:p>
        </w:tc>
        <w:tc>
          <w:tcPr>
            <w:tcW w:w="1368" w:type="dxa"/>
          </w:tcPr>
          <w:p w14:paraId="486AE10B" w14:textId="77777777" w:rsidR="008762A7" w:rsidRDefault="008762A7" w:rsidP="008762A7">
            <w:pPr>
              <w:ind w:left="0"/>
              <w:rPr>
                <w:ins w:id="387" w:author="Zhao, Chengming" w:date="2020-04-10T19:49:00Z"/>
                <w:rFonts w:ascii="Helvetica" w:hAnsi="Helvetica"/>
                <w:kern w:val="28"/>
                <w:sz w:val="28"/>
                <w:szCs w:val="36"/>
              </w:rPr>
            </w:pPr>
            <w:ins w:id="388" w:author="Zhao, Chengming" w:date="2020-04-10T19:49:00Z">
              <w:r>
                <w:rPr>
                  <w:rFonts w:ascii="Helvetica" w:hAnsi="Helvetica"/>
                  <w:kern w:val="28"/>
                  <w:sz w:val="28"/>
                  <w:szCs w:val="36"/>
                </w:rPr>
                <w:t>reserved</w:t>
              </w:r>
            </w:ins>
          </w:p>
        </w:tc>
        <w:tc>
          <w:tcPr>
            <w:tcW w:w="2567" w:type="dxa"/>
          </w:tcPr>
          <w:p w14:paraId="4748327F" w14:textId="77777777" w:rsidR="008762A7" w:rsidRDefault="008762A7" w:rsidP="008762A7">
            <w:pPr>
              <w:ind w:left="0"/>
              <w:rPr>
                <w:ins w:id="389" w:author="Zhao, Chengming" w:date="2020-04-10T19:49:00Z"/>
                <w:rFonts w:ascii="Helvetica" w:hAnsi="Helvetica"/>
                <w:kern w:val="28"/>
                <w:sz w:val="28"/>
                <w:szCs w:val="36"/>
              </w:rPr>
            </w:pPr>
            <w:ins w:id="390" w:author="Zhao, Chengming" w:date="2020-04-10T19:49:00Z">
              <w:r>
                <w:rPr>
                  <w:rFonts w:ascii="Helvetica" w:hAnsi="Helvetica"/>
                  <w:kern w:val="28"/>
                  <w:sz w:val="28"/>
                  <w:szCs w:val="36"/>
                </w:rPr>
                <w:t xml:space="preserve">e.g. </w:t>
              </w:r>
              <w:proofErr w:type="spellStart"/>
              <w:r>
                <w:rPr>
                  <w:rFonts w:ascii="Helvetica" w:hAnsi="Helvetica"/>
                  <w:kern w:val="28"/>
                  <w:sz w:val="28"/>
                  <w:szCs w:val="36"/>
                </w:rPr>
                <w:t>WolfPass</w:t>
              </w:r>
              <w:proofErr w:type="spellEnd"/>
              <w:r>
                <w:rPr>
                  <w:rFonts w:ascii="Helvetica" w:hAnsi="Helvetica"/>
                  <w:kern w:val="28"/>
                  <w:sz w:val="28"/>
                  <w:szCs w:val="36"/>
                </w:rPr>
                <w:t>. For User Information Only So far.</w:t>
              </w:r>
            </w:ins>
          </w:p>
        </w:tc>
      </w:tr>
      <w:tr w:rsidR="00705222" w14:paraId="1D4D43D5" w14:textId="77777777" w:rsidTr="00FA7703">
        <w:trPr>
          <w:ins w:id="391" w:author="Zhao, Chengming" w:date="2020-04-10T19:49:00Z"/>
        </w:trPr>
        <w:tc>
          <w:tcPr>
            <w:tcW w:w="4030" w:type="dxa"/>
          </w:tcPr>
          <w:p w14:paraId="422B39FC" w14:textId="77777777" w:rsidR="008762A7" w:rsidRDefault="008762A7" w:rsidP="008762A7">
            <w:pPr>
              <w:ind w:left="0"/>
              <w:rPr>
                <w:ins w:id="392" w:author="Zhao, Chengming" w:date="2020-04-10T19:49:00Z"/>
                <w:rFonts w:ascii="Helvetica" w:hAnsi="Helvetica"/>
                <w:kern w:val="28"/>
                <w:sz w:val="28"/>
                <w:szCs w:val="36"/>
              </w:rPr>
            </w:pPr>
          </w:p>
        </w:tc>
        <w:tc>
          <w:tcPr>
            <w:tcW w:w="1679" w:type="dxa"/>
          </w:tcPr>
          <w:p w14:paraId="0F5C5FCD" w14:textId="77777777" w:rsidR="008762A7" w:rsidRDefault="008762A7" w:rsidP="008762A7">
            <w:pPr>
              <w:ind w:left="0"/>
              <w:rPr>
                <w:ins w:id="393" w:author="Zhao, Chengming" w:date="2020-04-10T19:49:00Z"/>
                <w:rFonts w:ascii="Helvetica" w:hAnsi="Helvetica"/>
                <w:kern w:val="28"/>
                <w:sz w:val="28"/>
                <w:szCs w:val="36"/>
              </w:rPr>
            </w:pPr>
            <w:ins w:id="394" w:author="Zhao, Chengming" w:date="2020-04-10T19:49:00Z">
              <w:r>
                <w:rPr>
                  <w:rFonts w:ascii="Helvetica" w:hAnsi="Helvetica"/>
                  <w:kern w:val="28"/>
                  <w:sz w:val="28"/>
                  <w:szCs w:val="36"/>
                </w:rPr>
                <w:t>name</w:t>
              </w:r>
            </w:ins>
          </w:p>
        </w:tc>
        <w:tc>
          <w:tcPr>
            <w:tcW w:w="1368" w:type="dxa"/>
          </w:tcPr>
          <w:p w14:paraId="65D3FA7C" w14:textId="77777777" w:rsidR="008762A7" w:rsidRDefault="008762A7" w:rsidP="008762A7">
            <w:pPr>
              <w:ind w:left="0"/>
              <w:rPr>
                <w:ins w:id="395" w:author="Zhao, Chengming" w:date="2020-04-10T19:49:00Z"/>
                <w:rFonts w:ascii="Helvetica" w:hAnsi="Helvetica"/>
                <w:kern w:val="28"/>
                <w:sz w:val="28"/>
                <w:szCs w:val="36"/>
              </w:rPr>
            </w:pPr>
            <w:ins w:id="396" w:author="Zhao, Chengming" w:date="2020-04-10T19:49:00Z">
              <w:r>
                <w:rPr>
                  <w:rFonts w:ascii="Helvetica" w:hAnsi="Helvetica"/>
                  <w:kern w:val="28"/>
                  <w:sz w:val="28"/>
                  <w:szCs w:val="36"/>
                </w:rPr>
                <w:t>reserved</w:t>
              </w:r>
            </w:ins>
          </w:p>
        </w:tc>
        <w:tc>
          <w:tcPr>
            <w:tcW w:w="2567" w:type="dxa"/>
          </w:tcPr>
          <w:p w14:paraId="103D5E09" w14:textId="77777777" w:rsidR="008762A7" w:rsidRDefault="008762A7" w:rsidP="008762A7">
            <w:pPr>
              <w:ind w:left="0"/>
              <w:rPr>
                <w:ins w:id="397" w:author="Zhao, Chengming" w:date="2020-04-10T19:49:00Z"/>
                <w:rFonts w:ascii="Helvetica" w:hAnsi="Helvetica"/>
                <w:kern w:val="28"/>
                <w:sz w:val="28"/>
                <w:szCs w:val="36"/>
              </w:rPr>
            </w:pPr>
            <w:ins w:id="398" w:author="Zhao, Chengming" w:date="2020-04-10T19:49:00Z">
              <w:r>
                <w:rPr>
                  <w:rFonts w:ascii="Helvetica" w:hAnsi="Helvetica"/>
                  <w:kern w:val="28"/>
                  <w:sz w:val="28"/>
                  <w:szCs w:val="36"/>
                </w:rPr>
                <w:t xml:space="preserve">e.g. </w:t>
              </w:r>
              <w:proofErr w:type="spellStart"/>
              <w:r>
                <w:rPr>
                  <w:rFonts w:ascii="Helvetica" w:hAnsi="Helvetica"/>
                  <w:kern w:val="28"/>
                  <w:sz w:val="28"/>
                  <w:szCs w:val="36"/>
                </w:rPr>
                <w:t>Purley</w:t>
              </w:r>
              <w:proofErr w:type="spellEnd"/>
              <w:r>
                <w:rPr>
                  <w:rFonts w:ascii="Helvetica" w:hAnsi="Helvetica"/>
                  <w:kern w:val="28"/>
                  <w:sz w:val="28"/>
                  <w:szCs w:val="36"/>
                </w:rPr>
                <w:t>. For User information Only So far</w:t>
              </w:r>
            </w:ins>
          </w:p>
        </w:tc>
      </w:tr>
      <w:tr w:rsidR="00705222" w14:paraId="26FDCA93" w14:textId="77777777" w:rsidTr="00FA7703">
        <w:trPr>
          <w:ins w:id="399" w:author="Zhao, Chengming" w:date="2020-04-10T19:49:00Z"/>
        </w:trPr>
        <w:tc>
          <w:tcPr>
            <w:tcW w:w="4030" w:type="dxa"/>
          </w:tcPr>
          <w:p w14:paraId="1A43AB8A" w14:textId="77777777" w:rsidR="008762A7" w:rsidRDefault="008762A7" w:rsidP="008762A7">
            <w:pPr>
              <w:ind w:left="0"/>
              <w:rPr>
                <w:ins w:id="400" w:author="Zhao, Chengming" w:date="2020-04-10T19:59:00Z"/>
                <w:rFonts w:ascii="Helvetica" w:hAnsi="Helvetica"/>
                <w:kern w:val="28"/>
                <w:sz w:val="28"/>
                <w:szCs w:val="36"/>
              </w:rPr>
            </w:pPr>
            <w:ins w:id="401" w:author="Zhao, Chengming" w:date="2020-04-10T19:49: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/silicon/</w:t>
              </w:r>
            </w:ins>
          </w:p>
          <w:p w14:paraId="382FFD93" w14:textId="3760DE79" w:rsidR="008762A7" w:rsidRDefault="008762A7" w:rsidP="008762A7">
            <w:pPr>
              <w:ind w:left="0"/>
              <w:rPr>
                <w:ins w:id="402" w:author="Zhao, Chengming" w:date="2020-04-10T19:49:00Z"/>
                <w:rFonts w:ascii="Helvetica" w:hAnsi="Helvetica"/>
                <w:kern w:val="28"/>
                <w:sz w:val="28"/>
                <w:szCs w:val="36"/>
              </w:rPr>
            </w:pPr>
            <w:proofErr w:type="spellStart"/>
            <w:ins w:id="403" w:author="Zhao, Chengming" w:date="2020-04-10T19:49:00Z">
              <w:r>
                <w:rPr>
                  <w:rFonts w:ascii="Helvetica" w:hAnsi="Helvetica"/>
                  <w:kern w:val="28"/>
                  <w:sz w:val="28"/>
                  <w:szCs w:val="36"/>
                </w:rPr>
                <w:t>cpu</w:t>
              </w:r>
              <w:proofErr w:type="spellEnd"/>
              <w:r>
                <w:rPr>
                  <w:rFonts w:ascii="Helvetica" w:hAnsi="Helvetica"/>
                  <w:kern w:val="28"/>
                  <w:sz w:val="28"/>
                  <w:szCs w:val="36"/>
                </w:rPr>
                <w:t>/family</w:t>
              </w:r>
            </w:ins>
          </w:p>
        </w:tc>
        <w:tc>
          <w:tcPr>
            <w:tcW w:w="1679" w:type="dxa"/>
          </w:tcPr>
          <w:p w14:paraId="241FB6E9" w14:textId="77777777" w:rsidR="008762A7" w:rsidRDefault="008762A7" w:rsidP="008762A7">
            <w:pPr>
              <w:ind w:left="0"/>
              <w:rPr>
                <w:ins w:id="404" w:author="Zhao, Chengming" w:date="2020-04-10T19:49:00Z"/>
                <w:rFonts w:ascii="Helvetica" w:hAnsi="Helvetica"/>
                <w:kern w:val="28"/>
                <w:sz w:val="28"/>
                <w:szCs w:val="36"/>
              </w:rPr>
            </w:pPr>
          </w:p>
        </w:tc>
        <w:tc>
          <w:tcPr>
            <w:tcW w:w="1368" w:type="dxa"/>
          </w:tcPr>
          <w:p w14:paraId="6FB8DF8F" w14:textId="77777777" w:rsidR="008762A7" w:rsidRDefault="008762A7" w:rsidP="008762A7">
            <w:pPr>
              <w:ind w:left="0"/>
              <w:rPr>
                <w:ins w:id="405" w:author="Zhao, Chengming" w:date="2020-04-10T19:49:00Z"/>
                <w:rFonts w:ascii="Helvetica" w:hAnsi="Helvetica"/>
                <w:kern w:val="28"/>
                <w:sz w:val="28"/>
                <w:szCs w:val="36"/>
              </w:rPr>
            </w:pPr>
            <w:ins w:id="406" w:author="Zhao, Chengming" w:date="2020-04-10T19:49:00Z">
              <w:r>
                <w:rPr>
                  <w:rFonts w:ascii="Helvetica" w:hAnsi="Helvetica"/>
                  <w:kern w:val="28"/>
                  <w:sz w:val="28"/>
                  <w:szCs w:val="36"/>
                </w:rPr>
                <w:t>reserved</w:t>
              </w:r>
            </w:ins>
          </w:p>
        </w:tc>
        <w:tc>
          <w:tcPr>
            <w:tcW w:w="2567" w:type="dxa"/>
          </w:tcPr>
          <w:p w14:paraId="226565C4" w14:textId="77777777" w:rsidR="008762A7" w:rsidRDefault="008762A7" w:rsidP="008762A7">
            <w:pPr>
              <w:ind w:left="0"/>
              <w:rPr>
                <w:ins w:id="407" w:author="Zhao, Chengming" w:date="2020-04-10T19:49:00Z"/>
                <w:rFonts w:ascii="Helvetica" w:hAnsi="Helvetica"/>
                <w:kern w:val="28"/>
                <w:sz w:val="28"/>
                <w:szCs w:val="36"/>
              </w:rPr>
            </w:pPr>
          </w:p>
        </w:tc>
      </w:tr>
      <w:tr w:rsidR="00705222" w14:paraId="73485A5F" w14:textId="77777777" w:rsidTr="00FA7703">
        <w:trPr>
          <w:ins w:id="408" w:author="Zhao, Chengming" w:date="2020-04-10T19:49:00Z"/>
        </w:trPr>
        <w:tc>
          <w:tcPr>
            <w:tcW w:w="4030" w:type="dxa"/>
          </w:tcPr>
          <w:p w14:paraId="10F23827" w14:textId="77777777" w:rsidR="008762A7" w:rsidRDefault="008762A7" w:rsidP="008762A7">
            <w:pPr>
              <w:ind w:left="0"/>
              <w:rPr>
                <w:ins w:id="409" w:author="Zhao, Chengming" w:date="2020-04-10T19:59:00Z"/>
                <w:rFonts w:ascii="Helvetica" w:hAnsi="Helvetica"/>
                <w:kern w:val="28"/>
                <w:sz w:val="28"/>
                <w:szCs w:val="36"/>
              </w:rPr>
            </w:pPr>
            <w:ins w:id="410" w:author="Zhao, Chengming" w:date="2020-04-10T19:49: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/silicon/</w:t>
              </w:r>
            </w:ins>
          </w:p>
          <w:p w14:paraId="71512FFB" w14:textId="55EA19F2" w:rsidR="008762A7" w:rsidRDefault="008762A7" w:rsidP="008762A7">
            <w:pPr>
              <w:ind w:left="0"/>
              <w:rPr>
                <w:ins w:id="411" w:author="Zhao, Chengming" w:date="2020-04-10T19:49:00Z"/>
                <w:rFonts w:ascii="Helvetica" w:hAnsi="Helvetica"/>
                <w:kern w:val="28"/>
                <w:sz w:val="28"/>
                <w:szCs w:val="36"/>
              </w:rPr>
            </w:pPr>
            <w:proofErr w:type="spellStart"/>
            <w:ins w:id="412" w:author="Zhao, Chengming" w:date="2020-04-10T19:49:00Z">
              <w:r>
                <w:rPr>
                  <w:rFonts w:ascii="Helvetica" w:hAnsi="Helvetica"/>
                  <w:kern w:val="28"/>
                  <w:sz w:val="28"/>
                  <w:szCs w:val="36"/>
                </w:rPr>
                <w:t>pch</w:t>
              </w:r>
              <w:proofErr w:type="spellEnd"/>
              <w:r>
                <w:rPr>
                  <w:rFonts w:ascii="Helvetica" w:hAnsi="Helvetica"/>
                  <w:kern w:val="28"/>
                  <w:sz w:val="28"/>
                  <w:szCs w:val="36"/>
                </w:rPr>
                <w:t>/family</w:t>
              </w:r>
            </w:ins>
          </w:p>
        </w:tc>
        <w:tc>
          <w:tcPr>
            <w:tcW w:w="1679" w:type="dxa"/>
          </w:tcPr>
          <w:p w14:paraId="52AAB46E" w14:textId="77777777" w:rsidR="008762A7" w:rsidRDefault="008762A7" w:rsidP="008762A7">
            <w:pPr>
              <w:ind w:left="0"/>
              <w:rPr>
                <w:ins w:id="413" w:author="Zhao, Chengming" w:date="2020-04-10T19:49:00Z"/>
                <w:rFonts w:ascii="Helvetica" w:hAnsi="Helvetica"/>
                <w:kern w:val="28"/>
                <w:sz w:val="28"/>
                <w:szCs w:val="36"/>
              </w:rPr>
            </w:pPr>
          </w:p>
        </w:tc>
        <w:tc>
          <w:tcPr>
            <w:tcW w:w="1368" w:type="dxa"/>
          </w:tcPr>
          <w:p w14:paraId="79D8D0BA" w14:textId="28552819" w:rsidR="008762A7" w:rsidRDefault="008762A7" w:rsidP="008762A7">
            <w:pPr>
              <w:ind w:left="0"/>
              <w:rPr>
                <w:ins w:id="414" w:author="Zhao, Chengming" w:date="2020-04-10T19:49:00Z"/>
                <w:rFonts w:ascii="Helvetica" w:hAnsi="Helvetica"/>
                <w:kern w:val="28"/>
                <w:sz w:val="28"/>
                <w:szCs w:val="36"/>
              </w:rPr>
            </w:pPr>
            <w:ins w:id="415" w:author="Zhao, Chengming" w:date="2020-04-10T19:50:00Z">
              <w:r>
                <w:rPr>
                  <w:rFonts w:ascii="Helvetica" w:hAnsi="Helvetica"/>
                  <w:kern w:val="28"/>
                  <w:sz w:val="28"/>
                  <w:szCs w:val="36"/>
                </w:rPr>
                <w:t>reserved</w:t>
              </w:r>
            </w:ins>
          </w:p>
        </w:tc>
        <w:tc>
          <w:tcPr>
            <w:tcW w:w="2567" w:type="dxa"/>
          </w:tcPr>
          <w:p w14:paraId="0DCC5793" w14:textId="77777777" w:rsidR="008762A7" w:rsidRDefault="008762A7" w:rsidP="008762A7">
            <w:pPr>
              <w:ind w:left="0"/>
              <w:rPr>
                <w:ins w:id="416" w:author="Zhao, Chengming" w:date="2020-04-10T19:49:00Z"/>
                <w:rFonts w:ascii="Helvetica" w:hAnsi="Helvetica"/>
                <w:kern w:val="28"/>
                <w:sz w:val="28"/>
                <w:szCs w:val="36"/>
              </w:rPr>
            </w:pPr>
          </w:p>
        </w:tc>
      </w:tr>
      <w:tr w:rsidR="008762A7" w14:paraId="34E30119" w14:textId="77777777" w:rsidTr="00FA7703">
        <w:tblPrEx>
          <w:tblPrExChange w:id="417" w:author="Zhao, Chengming" w:date="2020-04-10T19:59:00Z">
            <w:tblPrEx>
              <w:tblW w:w="10075" w:type="dxa"/>
            </w:tblPrEx>
          </w:tblPrExChange>
        </w:tblPrEx>
        <w:trPr>
          <w:ins w:id="418" w:author="Zhao, Chengming" w:date="2020-04-10T19:49:00Z"/>
        </w:trPr>
        <w:tc>
          <w:tcPr>
            <w:tcW w:w="9644" w:type="dxa"/>
            <w:gridSpan w:val="4"/>
            <w:tcPrChange w:id="419" w:author="Zhao, Chengming" w:date="2020-04-10T19:59:00Z">
              <w:tcPr>
                <w:tcW w:w="10075" w:type="dxa"/>
                <w:gridSpan w:val="5"/>
              </w:tcPr>
            </w:tcPrChange>
          </w:tcPr>
          <w:p w14:paraId="07CF4050" w14:textId="39B9E233" w:rsidR="008762A7" w:rsidRDefault="008762A7" w:rsidP="008762A7">
            <w:pPr>
              <w:ind w:left="0"/>
              <w:rPr>
                <w:ins w:id="420" w:author="Zhao, Chengming" w:date="2020-04-10T19:49:00Z"/>
                <w:rFonts w:ascii="Helvetica" w:hAnsi="Helvetica"/>
                <w:kern w:val="28"/>
                <w:sz w:val="28"/>
                <w:szCs w:val="36"/>
              </w:rPr>
            </w:pPr>
            <w:ins w:id="421" w:author="Zhao, Chengming" w:date="2020-04-10T19:49:00Z">
              <w:r>
                <w:rPr>
                  <w:rFonts w:ascii="Helvetica" w:hAnsi="Helvetica"/>
                  <w:kern w:val="28"/>
                  <w:sz w:val="28"/>
                  <w:szCs w:val="36"/>
                </w:rPr>
                <w:t>Providers</w:t>
              </w:r>
            </w:ins>
          </w:p>
        </w:tc>
      </w:tr>
      <w:tr w:rsidR="00705222" w14:paraId="042DBF17" w14:textId="77777777" w:rsidTr="00FA7703">
        <w:trPr>
          <w:ins w:id="422" w:author="Zhao, Chengming" w:date="2020-04-10T19:49:00Z"/>
        </w:trPr>
        <w:tc>
          <w:tcPr>
            <w:tcW w:w="4030" w:type="dxa"/>
          </w:tcPr>
          <w:p w14:paraId="4B7801CE" w14:textId="77777777" w:rsidR="008762A7" w:rsidRDefault="008762A7" w:rsidP="008762A7">
            <w:pPr>
              <w:ind w:left="0"/>
              <w:rPr>
                <w:ins w:id="423" w:author="Zhao, Chengming" w:date="2020-04-10T19:59:00Z"/>
                <w:rFonts w:ascii="Helvetica" w:hAnsi="Helvetica"/>
                <w:kern w:val="28"/>
                <w:sz w:val="28"/>
                <w:szCs w:val="36"/>
              </w:rPr>
            </w:pPr>
            <w:ins w:id="424" w:author="Zhao, Chengming" w:date="2020-04-10T19:49: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w:t>
              </w:r>
            </w:ins>
          </w:p>
          <w:p w14:paraId="03ADF33A" w14:textId="5A56B559" w:rsidR="008762A7" w:rsidRDefault="008762A7" w:rsidP="008762A7">
            <w:pPr>
              <w:ind w:left="0"/>
              <w:rPr>
                <w:ins w:id="425" w:author="Zhao, Chengming" w:date="2020-04-10T19:49:00Z"/>
                <w:rFonts w:ascii="Helvetica" w:hAnsi="Helvetica"/>
                <w:kern w:val="28"/>
                <w:sz w:val="28"/>
                <w:szCs w:val="36"/>
              </w:rPr>
            </w:pPr>
            <w:ins w:id="426" w:author="Zhao, Chengming" w:date="2020-04-10T19:49:00Z">
              <w:r>
                <w:rPr>
                  <w:rFonts w:ascii="Helvetica" w:hAnsi="Helvetica"/>
                  <w:kern w:val="28"/>
                  <w:sz w:val="28"/>
                  <w:szCs w:val="36"/>
                </w:rPr>
                <w:t>providers/</w:t>
              </w:r>
            </w:ins>
            <w:proofErr w:type="spellStart"/>
            <w:ins w:id="427" w:author="Zhao, Chengming" w:date="2020-04-10T19:52:00Z">
              <w:r>
                <w:rPr>
                  <w:rFonts w:ascii="Helvetica" w:hAnsi="Helvetica"/>
                  <w:kern w:val="28"/>
                  <w:sz w:val="28"/>
                  <w:szCs w:val="36"/>
                </w:rPr>
                <w:t>sut_os</w:t>
              </w:r>
            </w:ins>
            <w:proofErr w:type="spellEnd"/>
          </w:p>
        </w:tc>
        <w:tc>
          <w:tcPr>
            <w:tcW w:w="1679" w:type="dxa"/>
          </w:tcPr>
          <w:p w14:paraId="4358B510" w14:textId="5D63BCFE" w:rsidR="008762A7" w:rsidRDefault="008762A7" w:rsidP="008762A7">
            <w:pPr>
              <w:ind w:left="0"/>
              <w:rPr>
                <w:ins w:id="428" w:author="Zhao, Chengming" w:date="2020-04-10T19:49:00Z"/>
                <w:rFonts w:ascii="Helvetica" w:hAnsi="Helvetica"/>
                <w:kern w:val="28"/>
                <w:sz w:val="28"/>
                <w:szCs w:val="36"/>
              </w:rPr>
            </w:pPr>
            <w:ins w:id="429" w:author="Zhao, Chengming" w:date="2020-04-10T19:52:00Z">
              <w:r>
                <w:rPr>
                  <w:rFonts w:ascii="Helvetica" w:hAnsi="Helvetica"/>
                  <w:kern w:val="28"/>
                  <w:sz w:val="28"/>
                  <w:szCs w:val="36"/>
                </w:rPr>
                <w:t>name</w:t>
              </w:r>
            </w:ins>
          </w:p>
        </w:tc>
        <w:tc>
          <w:tcPr>
            <w:tcW w:w="1368" w:type="dxa"/>
          </w:tcPr>
          <w:p w14:paraId="3D26FB1B" w14:textId="3DD62002" w:rsidR="008762A7" w:rsidRDefault="008762A7" w:rsidP="008762A7">
            <w:pPr>
              <w:ind w:left="0"/>
              <w:rPr>
                <w:ins w:id="430" w:author="Zhao, Chengming" w:date="2020-04-10T19:49:00Z"/>
                <w:rFonts w:ascii="Helvetica" w:hAnsi="Helvetica"/>
                <w:kern w:val="28"/>
                <w:sz w:val="28"/>
                <w:szCs w:val="36"/>
              </w:rPr>
            </w:pPr>
            <w:ins w:id="431" w:author="Zhao, Chengming" w:date="2020-04-10T19:52:00Z">
              <w:r>
                <w:rPr>
                  <w:rFonts w:ascii="Helvetica" w:hAnsi="Helvetica"/>
                  <w:kern w:val="28"/>
                  <w:sz w:val="28"/>
                  <w:szCs w:val="36"/>
                </w:rPr>
                <w:t>reserved</w:t>
              </w:r>
            </w:ins>
          </w:p>
        </w:tc>
        <w:tc>
          <w:tcPr>
            <w:tcW w:w="2567" w:type="dxa"/>
          </w:tcPr>
          <w:p w14:paraId="1B7C21EA" w14:textId="7A6B1B15" w:rsidR="008762A7" w:rsidRDefault="008762A7" w:rsidP="008762A7">
            <w:pPr>
              <w:ind w:left="0"/>
              <w:rPr>
                <w:ins w:id="432" w:author="Zhao, Chengming" w:date="2020-04-10T19:49:00Z"/>
                <w:rFonts w:ascii="Helvetica" w:hAnsi="Helvetica"/>
                <w:kern w:val="28"/>
                <w:sz w:val="28"/>
                <w:szCs w:val="36"/>
              </w:rPr>
            </w:pPr>
            <w:ins w:id="433" w:author="Zhao, Chengming" w:date="2020-04-10T19:52:00Z">
              <w:r>
                <w:rPr>
                  <w:rFonts w:ascii="Helvetica" w:hAnsi="Helvetica"/>
                  <w:kern w:val="28"/>
                  <w:sz w:val="28"/>
                  <w:szCs w:val="36"/>
                </w:rPr>
                <w:t>e.g. Linux. For User information Only So far</w:t>
              </w:r>
            </w:ins>
          </w:p>
        </w:tc>
      </w:tr>
      <w:tr w:rsidR="00705222" w14:paraId="474EC7CC" w14:textId="77777777" w:rsidTr="00FA7703">
        <w:trPr>
          <w:ins w:id="434" w:author="Zhao, Chengming" w:date="2020-04-10T19:49:00Z"/>
        </w:trPr>
        <w:tc>
          <w:tcPr>
            <w:tcW w:w="4030" w:type="dxa"/>
          </w:tcPr>
          <w:p w14:paraId="6A0887DB" w14:textId="77777777" w:rsidR="008762A7" w:rsidRDefault="008762A7" w:rsidP="008762A7">
            <w:pPr>
              <w:ind w:left="0"/>
              <w:rPr>
                <w:ins w:id="435" w:author="Zhao, Chengming" w:date="2020-04-10T19:49:00Z"/>
                <w:rFonts w:ascii="Helvetica" w:hAnsi="Helvetica"/>
                <w:kern w:val="28"/>
                <w:sz w:val="28"/>
                <w:szCs w:val="36"/>
              </w:rPr>
            </w:pPr>
          </w:p>
        </w:tc>
        <w:tc>
          <w:tcPr>
            <w:tcW w:w="1679" w:type="dxa"/>
          </w:tcPr>
          <w:p w14:paraId="6450C6BB" w14:textId="0AEB9490" w:rsidR="008762A7" w:rsidRDefault="008762A7" w:rsidP="008762A7">
            <w:pPr>
              <w:ind w:left="0"/>
              <w:rPr>
                <w:ins w:id="436" w:author="Zhao, Chengming" w:date="2020-04-10T19:49:00Z"/>
                <w:rFonts w:ascii="Helvetica" w:hAnsi="Helvetica"/>
                <w:kern w:val="28"/>
                <w:sz w:val="28"/>
                <w:szCs w:val="36"/>
              </w:rPr>
            </w:pPr>
            <w:ins w:id="437" w:author="Zhao, Chengming" w:date="2020-04-10T19:52:00Z">
              <w:r>
                <w:rPr>
                  <w:rFonts w:ascii="Helvetica" w:hAnsi="Helvetica"/>
                  <w:kern w:val="28"/>
                  <w:sz w:val="28"/>
                  <w:szCs w:val="36"/>
                </w:rPr>
                <w:t>subtype</w:t>
              </w:r>
            </w:ins>
          </w:p>
        </w:tc>
        <w:tc>
          <w:tcPr>
            <w:tcW w:w="1368" w:type="dxa"/>
          </w:tcPr>
          <w:p w14:paraId="09E4DC8A" w14:textId="480C8568" w:rsidR="008762A7" w:rsidRDefault="008762A7" w:rsidP="008762A7">
            <w:pPr>
              <w:ind w:left="0"/>
              <w:rPr>
                <w:ins w:id="438" w:author="Zhao, Chengming" w:date="2020-04-10T19:49:00Z"/>
                <w:rFonts w:ascii="Helvetica" w:hAnsi="Helvetica"/>
                <w:kern w:val="28"/>
                <w:sz w:val="28"/>
                <w:szCs w:val="36"/>
              </w:rPr>
            </w:pPr>
            <w:ins w:id="439" w:author="Zhao, Chengming" w:date="2020-04-10T19:52:00Z">
              <w:r>
                <w:rPr>
                  <w:rFonts w:ascii="Helvetica" w:hAnsi="Helvetica"/>
                  <w:kern w:val="28"/>
                  <w:sz w:val="28"/>
                  <w:szCs w:val="36"/>
                </w:rPr>
                <w:t>reserved</w:t>
              </w:r>
            </w:ins>
          </w:p>
        </w:tc>
        <w:tc>
          <w:tcPr>
            <w:tcW w:w="2567" w:type="dxa"/>
          </w:tcPr>
          <w:p w14:paraId="2BED3D20" w14:textId="77390918" w:rsidR="008762A7" w:rsidRDefault="008762A7" w:rsidP="008762A7">
            <w:pPr>
              <w:ind w:left="0"/>
              <w:rPr>
                <w:ins w:id="440" w:author="Zhao, Chengming" w:date="2020-04-10T19:49:00Z"/>
                <w:rFonts w:ascii="Helvetica" w:hAnsi="Helvetica"/>
                <w:kern w:val="28"/>
                <w:sz w:val="28"/>
                <w:szCs w:val="36"/>
              </w:rPr>
            </w:pPr>
            <w:ins w:id="441" w:author="Zhao, Chengming" w:date="2020-04-10T19:52:00Z">
              <w:r>
                <w:rPr>
                  <w:rFonts w:ascii="Helvetica" w:hAnsi="Helvetica"/>
                  <w:kern w:val="28"/>
                  <w:sz w:val="28"/>
                  <w:szCs w:val="36"/>
                </w:rPr>
                <w:t>e.g. RHEL. For User information Only So far</w:t>
              </w:r>
            </w:ins>
          </w:p>
        </w:tc>
      </w:tr>
      <w:tr w:rsidR="00705222" w14:paraId="21453A80" w14:textId="77777777" w:rsidTr="00FA7703">
        <w:trPr>
          <w:ins w:id="442" w:author="Zhao, Chengming" w:date="2020-04-10T19:49:00Z"/>
        </w:trPr>
        <w:tc>
          <w:tcPr>
            <w:tcW w:w="4030" w:type="dxa"/>
          </w:tcPr>
          <w:p w14:paraId="3453A86A" w14:textId="77777777" w:rsidR="008762A7" w:rsidRDefault="008762A7" w:rsidP="008762A7">
            <w:pPr>
              <w:ind w:left="0"/>
              <w:rPr>
                <w:ins w:id="443" w:author="Zhao, Chengming" w:date="2020-04-10T19:49:00Z"/>
                <w:rFonts w:ascii="Helvetica" w:hAnsi="Helvetica"/>
                <w:kern w:val="28"/>
                <w:sz w:val="28"/>
                <w:szCs w:val="36"/>
              </w:rPr>
            </w:pPr>
          </w:p>
        </w:tc>
        <w:tc>
          <w:tcPr>
            <w:tcW w:w="1679" w:type="dxa"/>
          </w:tcPr>
          <w:p w14:paraId="0870B30B" w14:textId="0351C304" w:rsidR="008762A7" w:rsidRDefault="008762A7" w:rsidP="008762A7">
            <w:pPr>
              <w:ind w:left="0"/>
              <w:rPr>
                <w:ins w:id="444" w:author="Zhao, Chengming" w:date="2020-04-10T19:49:00Z"/>
                <w:rFonts w:ascii="Helvetica" w:hAnsi="Helvetica"/>
                <w:kern w:val="28"/>
                <w:sz w:val="28"/>
                <w:szCs w:val="36"/>
              </w:rPr>
            </w:pPr>
            <w:ins w:id="445" w:author="Zhao, Chengming" w:date="2020-04-10T19:53:00Z">
              <w:r>
                <w:rPr>
                  <w:rFonts w:ascii="Helvetica" w:hAnsi="Helvetica"/>
                  <w:kern w:val="28"/>
                  <w:sz w:val="28"/>
                  <w:szCs w:val="36"/>
                </w:rPr>
                <w:t>version</w:t>
              </w:r>
            </w:ins>
          </w:p>
        </w:tc>
        <w:tc>
          <w:tcPr>
            <w:tcW w:w="1368" w:type="dxa"/>
          </w:tcPr>
          <w:p w14:paraId="669159E0" w14:textId="09510627" w:rsidR="008762A7" w:rsidRDefault="008762A7" w:rsidP="008762A7">
            <w:pPr>
              <w:ind w:left="0"/>
              <w:rPr>
                <w:ins w:id="446" w:author="Zhao, Chengming" w:date="2020-04-10T19:49:00Z"/>
                <w:rFonts w:ascii="Helvetica" w:hAnsi="Helvetica"/>
                <w:kern w:val="28"/>
                <w:sz w:val="28"/>
                <w:szCs w:val="36"/>
              </w:rPr>
            </w:pPr>
            <w:ins w:id="447" w:author="Zhao, Chengming" w:date="2020-04-10T19:53:00Z">
              <w:r>
                <w:rPr>
                  <w:rFonts w:ascii="Helvetica" w:hAnsi="Helvetica"/>
                  <w:kern w:val="28"/>
                  <w:sz w:val="28"/>
                  <w:szCs w:val="36"/>
                </w:rPr>
                <w:t>reserved</w:t>
              </w:r>
            </w:ins>
          </w:p>
        </w:tc>
        <w:tc>
          <w:tcPr>
            <w:tcW w:w="2567" w:type="dxa"/>
          </w:tcPr>
          <w:p w14:paraId="7131DF02" w14:textId="2133D57D" w:rsidR="008762A7" w:rsidRDefault="008762A7" w:rsidP="008762A7">
            <w:pPr>
              <w:ind w:left="0"/>
              <w:rPr>
                <w:ins w:id="448" w:author="Zhao, Chengming" w:date="2020-04-10T19:49:00Z"/>
                <w:rFonts w:ascii="Helvetica" w:hAnsi="Helvetica"/>
                <w:kern w:val="28"/>
                <w:sz w:val="28"/>
                <w:szCs w:val="36"/>
              </w:rPr>
            </w:pPr>
            <w:ins w:id="449" w:author="Zhao, Chengming" w:date="2020-04-10T19:53:00Z">
              <w:r>
                <w:rPr>
                  <w:rFonts w:ascii="Helvetica" w:hAnsi="Helvetica"/>
                  <w:kern w:val="28"/>
                  <w:sz w:val="28"/>
                  <w:szCs w:val="36"/>
                </w:rPr>
                <w:t>e.g. 7.6 For User information Only So far</w:t>
              </w:r>
            </w:ins>
          </w:p>
        </w:tc>
      </w:tr>
      <w:tr w:rsidR="00705222" w14:paraId="775FD49D" w14:textId="77777777" w:rsidTr="00FA7703">
        <w:trPr>
          <w:ins w:id="450" w:author="Zhao, Chengming" w:date="2020-04-10T19:49:00Z"/>
        </w:trPr>
        <w:tc>
          <w:tcPr>
            <w:tcW w:w="4030" w:type="dxa"/>
          </w:tcPr>
          <w:p w14:paraId="77E21431" w14:textId="77777777" w:rsidR="008762A7" w:rsidRDefault="008762A7" w:rsidP="008762A7">
            <w:pPr>
              <w:ind w:left="0"/>
              <w:rPr>
                <w:ins w:id="451" w:author="Zhao, Chengming" w:date="2020-04-10T19:49:00Z"/>
                <w:rFonts w:ascii="Helvetica" w:hAnsi="Helvetica"/>
                <w:kern w:val="28"/>
                <w:sz w:val="28"/>
                <w:szCs w:val="36"/>
              </w:rPr>
            </w:pPr>
          </w:p>
        </w:tc>
        <w:tc>
          <w:tcPr>
            <w:tcW w:w="1679" w:type="dxa"/>
          </w:tcPr>
          <w:p w14:paraId="372D97E2" w14:textId="63AAF428" w:rsidR="008762A7" w:rsidRDefault="008762A7" w:rsidP="008762A7">
            <w:pPr>
              <w:ind w:left="0"/>
              <w:rPr>
                <w:ins w:id="452" w:author="Zhao, Chengming" w:date="2020-04-10T19:49:00Z"/>
                <w:rFonts w:ascii="Helvetica" w:hAnsi="Helvetica"/>
                <w:kern w:val="28"/>
                <w:sz w:val="28"/>
                <w:szCs w:val="36"/>
              </w:rPr>
            </w:pPr>
            <w:proofErr w:type="spellStart"/>
            <w:ins w:id="453" w:author="Zhao, Chengming" w:date="2020-04-10T19:53:00Z">
              <w:r>
                <w:rPr>
                  <w:rFonts w:ascii="Helvetica" w:hAnsi="Helvetica"/>
                  <w:kern w:val="28"/>
                  <w:sz w:val="28"/>
                  <w:szCs w:val="36"/>
                </w:rPr>
                <w:t>kernal</w:t>
              </w:r>
            </w:ins>
            <w:proofErr w:type="spellEnd"/>
          </w:p>
        </w:tc>
        <w:tc>
          <w:tcPr>
            <w:tcW w:w="1368" w:type="dxa"/>
          </w:tcPr>
          <w:p w14:paraId="6B288B25" w14:textId="16D4A0DB" w:rsidR="008762A7" w:rsidRDefault="008762A7" w:rsidP="008762A7">
            <w:pPr>
              <w:ind w:left="0"/>
              <w:rPr>
                <w:ins w:id="454" w:author="Zhao, Chengming" w:date="2020-04-10T19:49:00Z"/>
                <w:rFonts w:ascii="Helvetica" w:hAnsi="Helvetica"/>
                <w:kern w:val="28"/>
                <w:sz w:val="28"/>
                <w:szCs w:val="36"/>
              </w:rPr>
            </w:pPr>
            <w:ins w:id="455" w:author="Zhao, Chengming" w:date="2020-04-10T19:53:00Z">
              <w:r>
                <w:rPr>
                  <w:rFonts w:ascii="Helvetica" w:hAnsi="Helvetica"/>
                  <w:kern w:val="28"/>
                  <w:sz w:val="28"/>
                  <w:szCs w:val="36"/>
                </w:rPr>
                <w:t>reserved</w:t>
              </w:r>
            </w:ins>
          </w:p>
        </w:tc>
        <w:tc>
          <w:tcPr>
            <w:tcW w:w="2567" w:type="dxa"/>
          </w:tcPr>
          <w:p w14:paraId="0D6F06AD" w14:textId="1CF0321A" w:rsidR="008762A7" w:rsidRDefault="008762A7" w:rsidP="008762A7">
            <w:pPr>
              <w:ind w:left="0"/>
              <w:rPr>
                <w:ins w:id="456" w:author="Zhao, Chengming" w:date="2020-04-10T19:49:00Z"/>
                <w:rFonts w:ascii="Helvetica" w:hAnsi="Helvetica"/>
                <w:kern w:val="28"/>
                <w:sz w:val="28"/>
                <w:szCs w:val="36"/>
              </w:rPr>
            </w:pPr>
            <w:ins w:id="457" w:author="Zhao, Chengming" w:date="2020-04-10T19:53:00Z">
              <w:r>
                <w:rPr>
                  <w:rFonts w:ascii="Helvetica" w:hAnsi="Helvetica"/>
                  <w:kern w:val="28"/>
                  <w:sz w:val="28"/>
                  <w:szCs w:val="36"/>
                </w:rPr>
                <w:t>e.g. 3.10</w:t>
              </w:r>
              <w:proofErr w:type="gramStart"/>
              <w:r>
                <w:rPr>
                  <w:rFonts w:ascii="Helvetica" w:hAnsi="Helvetica"/>
                  <w:kern w:val="28"/>
                  <w:sz w:val="28"/>
                  <w:szCs w:val="36"/>
                </w:rPr>
                <w:t>,  For</w:t>
              </w:r>
              <w:proofErr w:type="gramEnd"/>
              <w:r>
                <w:rPr>
                  <w:rFonts w:ascii="Helvetica" w:hAnsi="Helvetica"/>
                  <w:kern w:val="28"/>
                  <w:sz w:val="28"/>
                  <w:szCs w:val="36"/>
                </w:rPr>
                <w:t xml:space="preserve"> User information Only So far</w:t>
              </w:r>
            </w:ins>
          </w:p>
        </w:tc>
      </w:tr>
      <w:tr w:rsidR="00705222" w14:paraId="54238064" w14:textId="77777777" w:rsidTr="00FA7703">
        <w:trPr>
          <w:ins w:id="458" w:author="Zhao, Chengming" w:date="2020-04-10T19:49:00Z"/>
        </w:trPr>
        <w:tc>
          <w:tcPr>
            <w:tcW w:w="4030" w:type="dxa"/>
          </w:tcPr>
          <w:p w14:paraId="60F9AFDC" w14:textId="77777777" w:rsidR="008762A7" w:rsidRDefault="008762A7" w:rsidP="008762A7">
            <w:pPr>
              <w:ind w:left="0"/>
              <w:rPr>
                <w:ins w:id="459" w:author="Zhao, Chengming" w:date="2020-04-10T19:59:00Z"/>
                <w:rFonts w:ascii="Helvetica" w:hAnsi="Helvetica"/>
                <w:kern w:val="28"/>
                <w:sz w:val="28"/>
                <w:szCs w:val="36"/>
              </w:rPr>
            </w:pPr>
            <w:ins w:id="460" w:author="Zhao, Chengming" w:date="2020-04-10T19:54: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5653F902" w14:textId="77777777" w:rsidR="008762A7" w:rsidRDefault="008762A7" w:rsidP="008762A7">
            <w:pPr>
              <w:ind w:left="0"/>
              <w:rPr>
                <w:ins w:id="461" w:author="Zhao, Chengming" w:date="2020-04-10T19:59:00Z"/>
                <w:rFonts w:ascii="Helvetica" w:hAnsi="Helvetica"/>
                <w:kern w:val="28"/>
                <w:sz w:val="28"/>
                <w:szCs w:val="36"/>
              </w:rPr>
            </w:pPr>
            <w:proofErr w:type="spellStart"/>
            <w:ins w:id="462" w:author="Zhao, Chengming" w:date="2020-04-10T19:54:00Z">
              <w:r>
                <w:rPr>
                  <w:rFonts w:ascii="Helvetica" w:hAnsi="Helvetica"/>
                  <w:kern w:val="28"/>
                  <w:sz w:val="28"/>
                  <w:szCs w:val="36"/>
                </w:rPr>
                <w:t>sut_os</w:t>
              </w:r>
              <w:proofErr w:type="spellEnd"/>
              <w:r>
                <w:rPr>
                  <w:rFonts w:ascii="Helvetica" w:hAnsi="Helvetica"/>
                  <w:kern w:val="28"/>
                  <w:sz w:val="28"/>
                  <w:szCs w:val="36"/>
                </w:rPr>
                <w:t>/</w:t>
              </w:r>
            </w:ins>
          </w:p>
          <w:p w14:paraId="326C8CF6" w14:textId="65DC7A7D" w:rsidR="008762A7" w:rsidRDefault="008762A7" w:rsidP="008762A7">
            <w:pPr>
              <w:ind w:left="0"/>
              <w:rPr>
                <w:ins w:id="463" w:author="Zhao, Chengming" w:date="2020-04-10T19:49:00Z"/>
                <w:rFonts w:ascii="Helvetica" w:hAnsi="Helvetica"/>
                <w:kern w:val="28"/>
                <w:sz w:val="28"/>
                <w:szCs w:val="36"/>
              </w:rPr>
            </w:pPr>
            <w:proofErr w:type="spellStart"/>
            <w:ins w:id="464" w:author="Zhao, Chengming" w:date="2020-04-10T19:54:00Z">
              <w:r>
                <w:rPr>
                  <w:rFonts w:ascii="Helvetica" w:hAnsi="Helvetica"/>
                  <w:kern w:val="28"/>
                  <w:sz w:val="28"/>
                  <w:szCs w:val="36"/>
                </w:rPr>
                <w:t>shutdown_delay</w:t>
              </w:r>
            </w:ins>
            <w:proofErr w:type="spellEnd"/>
          </w:p>
        </w:tc>
        <w:tc>
          <w:tcPr>
            <w:tcW w:w="1679" w:type="dxa"/>
          </w:tcPr>
          <w:p w14:paraId="09689203" w14:textId="77777777" w:rsidR="008762A7" w:rsidRDefault="008762A7" w:rsidP="008762A7">
            <w:pPr>
              <w:ind w:left="0"/>
              <w:rPr>
                <w:ins w:id="465" w:author="Zhao, Chengming" w:date="2020-04-10T19:49:00Z"/>
                <w:rFonts w:ascii="Helvetica" w:hAnsi="Helvetica"/>
                <w:kern w:val="28"/>
                <w:sz w:val="28"/>
                <w:szCs w:val="36"/>
              </w:rPr>
            </w:pPr>
          </w:p>
        </w:tc>
        <w:tc>
          <w:tcPr>
            <w:tcW w:w="1368" w:type="dxa"/>
          </w:tcPr>
          <w:p w14:paraId="0BB62C00" w14:textId="0696D58B" w:rsidR="008762A7" w:rsidRDefault="008762A7" w:rsidP="008762A7">
            <w:pPr>
              <w:ind w:left="0"/>
              <w:rPr>
                <w:ins w:id="466" w:author="Zhao, Chengming" w:date="2020-04-10T19:49:00Z"/>
                <w:rFonts w:ascii="Helvetica" w:hAnsi="Helvetica"/>
                <w:kern w:val="28"/>
                <w:sz w:val="28"/>
                <w:szCs w:val="36"/>
              </w:rPr>
            </w:pPr>
            <w:ins w:id="467" w:author="Zhao, Chengming" w:date="2020-04-10T19:56:00Z">
              <w:r>
                <w:rPr>
                  <w:rFonts w:ascii="Helvetica" w:hAnsi="Helvetica"/>
                  <w:kern w:val="28"/>
                  <w:sz w:val="28"/>
                  <w:szCs w:val="36"/>
                </w:rPr>
                <w:t>active</w:t>
              </w:r>
            </w:ins>
          </w:p>
        </w:tc>
        <w:tc>
          <w:tcPr>
            <w:tcW w:w="2567" w:type="dxa"/>
          </w:tcPr>
          <w:p w14:paraId="66C2A43C" w14:textId="0E9E5D0E" w:rsidR="008762A7" w:rsidRDefault="008762A7" w:rsidP="008762A7">
            <w:pPr>
              <w:ind w:left="0"/>
              <w:rPr>
                <w:ins w:id="468" w:author="Zhao, Chengming" w:date="2020-04-10T19:49:00Z"/>
                <w:rFonts w:ascii="Helvetica" w:hAnsi="Helvetica"/>
                <w:kern w:val="28"/>
                <w:sz w:val="28"/>
                <w:szCs w:val="36"/>
              </w:rPr>
            </w:pPr>
            <w:ins w:id="469" w:author="Zhao, Chengming" w:date="2020-04-10T19:56:00Z">
              <w:r>
                <w:rPr>
                  <w:rFonts w:ascii="Helvetica" w:hAnsi="Helvetica"/>
                  <w:kern w:val="28"/>
                  <w:sz w:val="28"/>
                  <w:szCs w:val="36"/>
                </w:rPr>
                <w:t>How long SUT takes to reboot</w:t>
              </w:r>
            </w:ins>
            <w:ins w:id="470" w:author="Zhao, Chengming" w:date="2020-04-10T20:00:00Z">
              <w:r>
                <w:rPr>
                  <w:rFonts w:ascii="Helvetica" w:hAnsi="Helvetica"/>
                  <w:kern w:val="28"/>
                  <w:sz w:val="28"/>
                  <w:szCs w:val="36"/>
                </w:rPr>
                <w:t>/shutdown</w:t>
              </w:r>
            </w:ins>
            <w:ins w:id="471" w:author="Zhao, Chengming" w:date="2020-04-10T19:56:00Z">
              <w:r>
                <w:rPr>
                  <w:rFonts w:ascii="Helvetica" w:hAnsi="Helvetica"/>
                  <w:kern w:val="28"/>
                  <w:sz w:val="28"/>
                  <w:szCs w:val="36"/>
                </w:rPr>
                <w:t xml:space="preserve">. DTAF Core will ping SUT </w:t>
              </w:r>
            </w:ins>
            <w:ins w:id="472" w:author="Zhao, Chengming" w:date="2020-04-10T19:57:00Z">
              <w:r>
                <w:rPr>
                  <w:rFonts w:ascii="Helvetica" w:hAnsi="Helvetica"/>
                  <w:kern w:val="28"/>
                  <w:sz w:val="28"/>
                  <w:szCs w:val="36"/>
                </w:rPr>
                <w:t>after &lt;</w:t>
              </w:r>
              <w:proofErr w:type="spellStart"/>
              <w:r>
                <w:rPr>
                  <w:rFonts w:ascii="Helvetica" w:hAnsi="Helvetica"/>
                  <w:kern w:val="28"/>
                  <w:sz w:val="28"/>
                  <w:szCs w:val="36"/>
                </w:rPr>
                <w:t>shutdown_delay</w:t>
              </w:r>
              <w:proofErr w:type="spellEnd"/>
              <w:r>
                <w:rPr>
                  <w:rFonts w:ascii="Helvetica" w:hAnsi="Helvetica"/>
                  <w:kern w:val="28"/>
                  <w:sz w:val="28"/>
                  <w:szCs w:val="36"/>
                </w:rPr>
                <w:t>&gt; seconds</w:t>
              </w:r>
            </w:ins>
            <w:ins w:id="473" w:author="Zhao, Chengming" w:date="2020-04-10T19:59:00Z">
              <w:r>
                <w:rPr>
                  <w:rFonts w:ascii="Helvetica" w:hAnsi="Helvetica"/>
                  <w:kern w:val="28"/>
                  <w:sz w:val="28"/>
                  <w:szCs w:val="36"/>
                </w:rPr>
                <w:t>.</w:t>
              </w:r>
            </w:ins>
          </w:p>
        </w:tc>
      </w:tr>
      <w:tr w:rsidR="00705222" w14:paraId="042F87C7" w14:textId="77777777" w:rsidTr="00FA7703">
        <w:trPr>
          <w:ins w:id="474" w:author="Zhao, Chengming" w:date="2020-04-10T19:49:00Z"/>
        </w:trPr>
        <w:tc>
          <w:tcPr>
            <w:tcW w:w="4030" w:type="dxa"/>
          </w:tcPr>
          <w:p w14:paraId="71A5A82E" w14:textId="77777777" w:rsidR="008762A7" w:rsidRDefault="008762A7" w:rsidP="008762A7">
            <w:pPr>
              <w:ind w:left="0"/>
              <w:rPr>
                <w:ins w:id="475" w:author="Zhao, Chengming" w:date="2020-04-10T20:01:00Z"/>
                <w:rFonts w:ascii="Helvetica" w:hAnsi="Helvetica"/>
                <w:kern w:val="28"/>
                <w:sz w:val="28"/>
                <w:szCs w:val="36"/>
              </w:rPr>
            </w:pPr>
            <w:ins w:id="476" w:author="Zhao, Chengming" w:date="2020-04-10T20:01: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71015A10" w14:textId="1540591D" w:rsidR="008762A7" w:rsidRDefault="008762A7" w:rsidP="008762A7">
            <w:pPr>
              <w:ind w:left="0"/>
              <w:rPr>
                <w:ins w:id="477" w:author="Zhao, Chengming" w:date="2020-04-10T19:49:00Z"/>
                <w:rFonts w:ascii="Helvetica" w:hAnsi="Helvetica"/>
                <w:kern w:val="28"/>
                <w:sz w:val="28"/>
                <w:szCs w:val="36"/>
              </w:rPr>
            </w:pPr>
            <w:proofErr w:type="spellStart"/>
            <w:ins w:id="478" w:author="Zhao, Chengming" w:date="2020-04-10T20:01:00Z">
              <w:r>
                <w:rPr>
                  <w:rFonts w:ascii="Helvetica" w:hAnsi="Helvetica"/>
                  <w:kern w:val="28"/>
                  <w:sz w:val="28"/>
                  <w:szCs w:val="36"/>
                </w:rPr>
                <w:t>Sut_os</w:t>
              </w:r>
              <w:proofErr w:type="spellEnd"/>
              <w:r>
                <w:rPr>
                  <w:rFonts w:ascii="Helvetica" w:hAnsi="Helvetica"/>
                  <w:kern w:val="28"/>
                  <w:sz w:val="28"/>
                  <w:szCs w:val="36"/>
                </w:rPr>
                <w:t>/driver</w:t>
              </w:r>
            </w:ins>
          </w:p>
        </w:tc>
        <w:tc>
          <w:tcPr>
            <w:tcW w:w="1679" w:type="dxa"/>
          </w:tcPr>
          <w:p w14:paraId="5BE8FA91" w14:textId="77777777" w:rsidR="008762A7" w:rsidRDefault="008762A7" w:rsidP="008762A7">
            <w:pPr>
              <w:ind w:left="0"/>
              <w:rPr>
                <w:ins w:id="479" w:author="Zhao, Chengming" w:date="2020-04-10T19:49:00Z"/>
                <w:rFonts w:ascii="Helvetica" w:hAnsi="Helvetica"/>
                <w:kern w:val="28"/>
                <w:sz w:val="28"/>
                <w:szCs w:val="36"/>
              </w:rPr>
            </w:pPr>
          </w:p>
        </w:tc>
        <w:tc>
          <w:tcPr>
            <w:tcW w:w="1368" w:type="dxa"/>
          </w:tcPr>
          <w:p w14:paraId="13E1761A" w14:textId="6B74BEE2" w:rsidR="008762A7" w:rsidRDefault="008762A7" w:rsidP="008762A7">
            <w:pPr>
              <w:ind w:left="0"/>
              <w:rPr>
                <w:ins w:id="480" w:author="Zhao, Chengming" w:date="2020-04-10T19:49:00Z"/>
                <w:rFonts w:ascii="Helvetica" w:hAnsi="Helvetica"/>
                <w:kern w:val="28"/>
                <w:sz w:val="28"/>
                <w:szCs w:val="36"/>
              </w:rPr>
            </w:pPr>
            <w:ins w:id="481" w:author="Zhao, Chengming" w:date="2020-04-10T20:01:00Z">
              <w:r>
                <w:rPr>
                  <w:rFonts w:ascii="Helvetica" w:hAnsi="Helvetica"/>
                  <w:kern w:val="28"/>
                  <w:sz w:val="28"/>
                  <w:szCs w:val="36"/>
                </w:rPr>
                <w:t>active</w:t>
              </w:r>
            </w:ins>
          </w:p>
        </w:tc>
        <w:tc>
          <w:tcPr>
            <w:tcW w:w="2567" w:type="dxa"/>
          </w:tcPr>
          <w:p w14:paraId="4B7C8CBA" w14:textId="44A2C888" w:rsidR="008762A7" w:rsidRDefault="008762A7" w:rsidP="008762A7">
            <w:pPr>
              <w:ind w:left="0"/>
              <w:rPr>
                <w:ins w:id="482" w:author="Zhao, Chengming" w:date="2020-04-10T19:49:00Z"/>
                <w:rFonts w:ascii="Helvetica" w:hAnsi="Helvetica"/>
                <w:kern w:val="28"/>
                <w:sz w:val="28"/>
                <w:szCs w:val="36"/>
              </w:rPr>
            </w:pPr>
            <w:ins w:id="483" w:author="Zhao, Chengming" w:date="2020-04-10T20:02:00Z">
              <w:r>
                <w:rPr>
                  <w:rFonts w:ascii="Helvetica" w:hAnsi="Helvetica"/>
                  <w:kern w:val="28"/>
                  <w:sz w:val="28"/>
                  <w:szCs w:val="36"/>
                </w:rPr>
                <w:t xml:space="preserve">Backend implementation of Provider. Refer to </w:t>
              </w:r>
            </w:ins>
            <w:ins w:id="484" w:author="Zhao, Chengming" w:date="2020-04-10T20:03:00Z">
              <w:r>
                <w:rPr>
                  <w:rFonts w:ascii="Helvetica" w:hAnsi="Helvetica"/>
                  <w:kern w:val="28"/>
                  <w:sz w:val="28"/>
                  <w:szCs w:val="36"/>
                </w:rPr>
                <w:t>driver section</w:t>
              </w:r>
            </w:ins>
            <w:ins w:id="485" w:author="Zhao, Chengming" w:date="2020-04-10T20:02:00Z">
              <w:r>
                <w:rPr>
                  <w:rFonts w:ascii="Helvetica" w:hAnsi="Helvetica"/>
                  <w:kern w:val="28"/>
                  <w:sz w:val="28"/>
                  <w:szCs w:val="36"/>
                </w:rPr>
                <w:t xml:space="preserve"> in this table and “Supported Provider and Driver” for more details.</w:t>
              </w:r>
            </w:ins>
          </w:p>
        </w:tc>
      </w:tr>
      <w:tr w:rsidR="00705222" w14:paraId="6CCCD23D" w14:textId="77777777" w:rsidTr="00FA7703">
        <w:trPr>
          <w:ins w:id="486" w:author="Zhao, Chengming" w:date="2020-04-10T19:49:00Z"/>
        </w:trPr>
        <w:tc>
          <w:tcPr>
            <w:tcW w:w="4030" w:type="dxa"/>
          </w:tcPr>
          <w:p w14:paraId="55865B0C" w14:textId="77777777" w:rsidR="008762A7" w:rsidRDefault="008762A7" w:rsidP="008762A7">
            <w:pPr>
              <w:ind w:left="0"/>
              <w:rPr>
                <w:ins w:id="487" w:author="Zhao, Chengming" w:date="2020-04-10T20:05:00Z"/>
                <w:rFonts w:ascii="Helvetica" w:hAnsi="Helvetica"/>
                <w:kern w:val="28"/>
                <w:sz w:val="28"/>
                <w:szCs w:val="36"/>
              </w:rPr>
            </w:pPr>
            <w:ins w:id="488" w:author="Zhao, Chengming" w:date="2020-04-10T20:04: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2E78865B" w14:textId="204375A8" w:rsidR="008762A7" w:rsidRDefault="008762A7" w:rsidP="008762A7">
            <w:pPr>
              <w:ind w:left="0"/>
              <w:rPr>
                <w:ins w:id="489" w:author="Zhao, Chengming" w:date="2020-04-10T19:49:00Z"/>
                <w:rFonts w:ascii="Helvetica" w:hAnsi="Helvetica"/>
                <w:kern w:val="28"/>
                <w:sz w:val="28"/>
                <w:szCs w:val="36"/>
              </w:rPr>
            </w:pPr>
            <w:ins w:id="490" w:author="Zhao, Chengming" w:date="2020-04-10T20:04:00Z">
              <w:r>
                <w:rPr>
                  <w:rFonts w:ascii="Helvetica" w:hAnsi="Helvetica"/>
                  <w:kern w:val="28"/>
                  <w:sz w:val="28"/>
                  <w:szCs w:val="36"/>
                </w:rPr>
                <w:t>ac/tim</w:t>
              </w:r>
            </w:ins>
            <w:ins w:id="491" w:author="Zhao, Chengming" w:date="2020-04-10T20:05:00Z">
              <w:r>
                <w:rPr>
                  <w:rFonts w:ascii="Helvetica" w:hAnsi="Helvetica"/>
                  <w:kern w:val="28"/>
                  <w:sz w:val="28"/>
                  <w:szCs w:val="36"/>
                </w:rPr>
                <w:t>eout/</w:t>
              </w:r>
              <w:proofErr w:type="spellStart"/>
              <w:r>
                <w:rPr>
                  <w:rFonts w:ascii="Helvetica" w:hAnsi="Helvetica"/>
                  <w:kern w:val="28"/>
                  <w:sz w:val="28"/>
                  <w:szCs w:val="36"/>
                </w:rPr>
                <w:t>power_on</w:t>
              </w:r>
            </w:ins>
            <w:proofErr w:type="spellEnd"/>
          </w:p>
        </w:tc>
        <w:tc>
          <w:tcPr>
            <w:tcW w:w="1679" w:type="dxa"/>
          </w:tcPr>
          <w:p w14:paraId="60C71936" w14:textId="77777777" w:rsidR="008762A7" w:rsidRDefault="008762A7" w:rsidP="008762A7">
            <w:pPr>
              <w:ind w:left="0"/>
              <w:rPr>
                <w:ins w:id="492" w:author="Zhao, Chengming" w:date="2020-04-10T19:49:00Z"/>
                <w:rFonts w:ascii="Helvetica" w:hAnsi="Helvetica"/>
                <w:kern w:val="28"/>
                <w:sz w:val="28"/>
                <w:szCs w:val="36"/>
              </w:rPr>
            </w:pPr>
          </w:p>
        </w:tc>
        <w:tc>
          <w:tcPr>
            <w:tcW w:w="1368" w:type="dxa"/>
          </w:tcPr>
          <w:p w14:paraId="511F29BF" w14:textId="7DDCD410" w:rsidR="008762A7" w:rsidRDefault="008762A7" w:rsidP="008762A7">
            <w:pPr>
              <w:ind w:left="0"/>
              <w:rPr>
                <w:ins w:id="493" w:author="Zhao, Chengming" w:date="2020-04-10T19:49:00Z"/>
                <w:rFonts w:ascii="Helvetica" w:hAnsi="Helvetica"/>
                <w:kern w:val="28"/>
                <w:sz w:val="28"/>
                <w:szCs w:val="36"/>
              </w:rPr>
            </w:pPr>
            <w:ins w:id="494" w:author="Zhao, Chengming" w:date="2020-04-10T20:05:00Z">
              <w:r>
                <w:rPr>
                  <w:rFonts w:ascii="Helvetica" w:hAnsi="Helvetica"/>
                  <w:kern w:val="28"/>
                  <w:sz w:val="28"/>
                  <w:szCs w:val="36"/>
                </w:rPr>
                <w:t>active</w:t>
              </w:r>
            </w:ins>
          </w:p>
        </w:tc>
        <w:tc>
          <w:tcPr>
            <w:tcW w:w="2567" w:type="dxa"/>
          </w:tcPr>
          <w:p w14:paraId="33916B44" w14:textId="48A2123B" w:rsidR="008762A7" w:rsidRDefault="00364D22" w:rsidP="008762A7">
            <w:pPr>
              <w:ind w:left="0"/>
              <w:rPr>
                <w:ins w:id="495" w:author="Zhao, Chengming" w:date="2020-04-10T19:49:00Z"/>
                <w:rFonts w:ascii="Helvetica" w:hAnsi="Helvetica"/>
                <w:kern w:val="28"/>
                <w:sz w:val="28"/>
                <w:szCs w:val="36"/>
              </w:rPr>
            </w:pPr>
            <w:proofErr w:type="spellStart"/>
            <w:ins w:id="496" w:author="Zhao, Chengming" w:date="2020-04-10T20:07:00Z">
              <w:r>
                <w:rPr>
                  <w:rFonts w:ascii="Helvetica" w:hAnsi="Helvetica"/>
                  <w:kern w:val="28"/>
                  <w:sz w:val="28"/>
                  <w:szCs w:val="36"/>
                </w:rPr>
                <w:t>d</w:t>
              </w:r>
            </w:ins>
            <w:ins w:id="497" w:author="Zhao, Chengming" w:date="2020-04-10T20:06:00Z">
              <w:r w:rsidR="008762A7">
                <w:rPr>
                  <w:rFonts w:ascii="Helvetica" w:hAnsi="Helvetica"/>
                  <w:kern w:val="28"/>
                  <w:sz w:val="28"/>
                  <w:szCs w:val="36"/>
                </w:rPr>
                <w:t>taf</w:t>
              </w:r>
              <w:proofErr w:type="spellEnd"/>
              <w:r w:rsidR="008762A7">
                <w:rPr>
                  <w:rFonts w:ascii="Helvetica" w:hAnsi="Helvetica"/>
                  <w:kern w:val="28"/>
                  <w:sz w:val="28"/>
                  <w:szCs w:val="36"/>
                </w:rPr>
                <w:t xml:space="preserve"> core will use this value as the </w:t>
              </w:r>
              <w:r>
                <w:rPr>
                  <w:rFonts w:ascii="Helvetica" w:hAnsi="Helvetica"/>
                  <w:kern w:val="28"/>
                  <w:sz w:val="28"/>
                  <w:szCs w:val="36"/>
                </w:rPr>
                <w:t>default value</w:t>
              </w:r>
              <w:r w:rsidR="008762A7">
                <w:rPr>
                  <w:rFonts w:ascii="Helvetica" w:hAnsi="Helvetica"/>
                  <w:kern w:val="28"/>
                  <w:sz w:val="28"/>
                  <w:szCs w:val="36"/>
                </w:rPr>
                <w:t xml:space="preserve"> </w:t>
              </w:r>
              <w:r>
                <w:rPr>
                  <w:rFonts w:ascii="Helvetica" w:hAnsi="Helvetica"/>
                  <w:kern w:val="28"/>
                  <w:sz w:val="28"/>
                  <w:szCs w:val="36"/>
                </w:rPr>
                <w:t xml:space="preserve">of timeout in </w:t>
              </w:r>
              <w:proofErr w:type="spellStart"/>
              <w:r>
                <w:rPr>
                  <w:rFonts w:ascii="Helvetica" w:hAnsi="Helvetica"/>
                  <w:kern w:val="28"/>
                  <w:sz w:val="28"/>
                  <w:szCs w:val="36"/>
                </w:rPr>
                <w:t>power_on</w:t>
              </w:r>
              <w:proofErr w:type="spellEnd"/>
              <w:r>
                <w:rPr>
                  <w:rFonts w:ascii="Helvetica" w:hAnsi="Helvetica"/>
                  <w:kern w:val="28"/>
                  <w:sz w:val="28"/>
                  <w:szCs w:val="36"/>
                </w:rPr>
                <w:t xml:space="preserve"> </w:t>
              </w:r>
              <w:proofErr w:type="spellStart"/>
              <w:r>
                <w:rPr>
                  <w:rFonts w:ascii="Helvetica" w:hAnsi="Helvetica"/>
                  <w:kern w:val="28"/>
                  <w:sz w:val="28"/>
                  <w:szCs w:val="36"/>
                </w:rPr>
                <w:t>api</w:t>
              </w:r>
              <w:proofErr w:type="spellEnd"/>
              <w:r>
                <w:rPr>
                  <w:rFonts w:ascii="Helvetica" w:hAnsi="Helvetica"/>
                  <w:kern w:val="28"/>
                  <w:sz w:val="28"/>
                  <w:szCs w:val="36"/>
                </w:rPr>
                <w:t xml:space="preserve"> i</w:t>
              </w:r>
            </w:ins>
            <w:ins w:id="498" w:author="Zhao, Chengming" w:date="2020-04-10T20:07:00Z">
              <w:r>
                <w:rPr>
                  <w:rFonts w:ascii="Helvetica" w:hAnsi="Helvetica"/>
                  <w:kern w:val="28"/>
                  <w:sz w:val="28"/>
                  <w:szCs w:val="36"/>
                </w:rPr>
                <w:t>f timeout is not specified explicitly</w:t>
              </w:r>
            </w:ins>
            <w:ins w:id="499" w:author="Zhao, Chengming" w:date="2020-04-10T20:06:00Z">
              <w:r>
                <w:rPr>
                  <w:rFonts w:ascii="Helvetica" w:hAnsi="Helvetica"/>
                  <w:kern w:val="28"/>
                  <w:sz w:val="28"/>
                  <w:szCs w:val="36"/>
                </w:rPr>
                <w:t xml:space="preserve"> </w:t>
              </w:r>
            </w:ins>
          </w:p>
        </w:tc>
      </w:tr>
      <w:tr w:rsidR="00705222" w14:paraId="291D46FD" w14:textId="77777777" w:rsidTr="00FA7703">
        <w:trPr>
          <w:ins w:id="500" w:author="Zhao, Chengming" w:date="2020-04-10T19:49:00Z"/>
        </w:trPr>
        <w:tc>
          <w:tcPr>
            <w:tcW w:w="4030" w:type="dxa"/>
          </w:tcPr>
          <w:p w14:paraId="4408498C" w14:textId="77777777" w:rsidR="00364D22" w:rsidRDefault="00364D22" w:rsidP="00364D22">
            <w:pPr>
              <w:ind w:left="0"/>
              <w:rPr>
                <w:ins w:id="501" w:author="Zhao, Chengming" w:date="2020-04-10T20:07:00Z"/>
                <w:rFonts w:ascii="Helvetica" w:hAnsi="Helvetica"/>
                <w:kern w:val="28"/>
                <w:sz w:val="28"/>
                <w:szCs w:val="36"/>
              </w:rPr>
            </w:pPr>
            <w:ins w:id="502" w:author="Zhao, Chengming" w:date="2020-04-10T20:07: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08AA5364" w14:textId="55683D23" w:rsidR="008762A7" w:rsidRDefault="00364D22" w:rsidP="00364D22">
            <w:pPr>
              <w:ind w:left="0"/>
              <w:rPr>
                <w:ins w:id="503" w:author="Zhao, Chengming" w:date="2020-04-10T19:49:00Z"/>
                <w:rFonts w:ascii="Helvetica" w:hAnsi="Helvetica"/>
                <w:kern w:val="28"/>
                <w:sz w:val="28"/>
                <w:szCs w:val="36"/>
              </w:rPr>
            </w:pPr>
            <w:ins w:id="504" w:author="Zhao, Chengming" w:date="2020-04-10T20:07:00Z">
              <w:r>
                <w:rPr>
                  <w:rFonts w:ascii="Helvetica" w:hAnsi="Helvetica"/>
                  <w:kern w:val="28"/>
                  <w:sz w:val="28"/>
                  <w:szCs w:val="36"/>
                </w:rPr>
                <w:t>ac/timeout/</w:t>
              </w:r>
              <w:proofErr w:type="spellStart"/>
              <w:r>
                <w:rPr>
                  <w:rFonts w:ascii="Helvetica" w:hAnsi="Helvetica"/>
                  <w:kern w:val="28"/>
                  <w:sz w:val="28"/>
                  <w:szCs w:val="36"/>
                </w:rPr>
                <w:t>power_off</w:t>
              </w:r>
            </w:ins>
            <w:proofErr w:type="spellEnd"/>
          </w:p>
        </w:tc>
        <w:tc>
          <w:tcPr>
            <w:tcW w:w="1679" w:type="dxa"/>
          </w:tcPr>
          <w:p w14:paraId="094DE618" w14:textId="77777777" w:rsidR="008762A7" w:rsidRDefault="008762A7" w:rsidP="008762A7">
            <w:pPr>
              <w:ind w:left="0"/>
              <w:rPr>
                <w:ins w:id="505" w:author="Zhao, Chengming" w:date="2020-04-10T19:49:00Z"/>
                <w:rFonts w:ascii="Helvetica" w:hAnsi="Helvetica"/>
                <w:kern w:val="28"/>
                <w:sz w:val="28"/>
                <w:szCs w:val="36"/>
              </w:rPr>
            </w:pPr>
          </w:p>
        </w:tc>
        <w:tc>
          <w:tcPr>
            <w:tcW w:w="1368" w:type="dxa"/>
          </w:tcPr>
          <w:p w14:paraId="0C80D421" w14:textId="5147BB6A" w:rsidR="008762A7" w:rsidRDefault="00364D22" w:rsidP="008762A7">
            <w:pPr>
              <w:ind w:left="0"/>
              <w:rPr>
                <w:ins w:id="506" w:author="Zhao, Chengming" w:date="2020-04-10T19:49:00Z"/>
                <w:rFonts w:ascii="Helvetica" w:hAnsi="Helvetica"/>
                <w:kern w:val="28"/>
                <w:sz w:val="28"/>
                <w:szCs w:val="36"/>
              </w:rPr>
            </w:pPr>
            <w:ins w:id="507" w:author="Zhao, Chengming" w:date="2020-04-10T20:07:00Z">
              <w:r>
                <w:rPr>
                  <w:rFonts w:ascii="Helvetica" w:hAnsi="Helvetica"/>
                  <w:kern w:val="28"/>
                  <w:sz w:val="28"/>
                  <w:szCs w:val="36"/>
                </w:rPr>
                <w:t>active</w:t>
              </w:r>
            </w:ins>
          </w:p>
        </w:tc>
        <w:tc>
          <w:tcPr>
            <w:tcW w:w="2567" w:type="dxa"/>
          </w:tcPr>
          <w:p w14:paraId="4556AC50" w14:textId="1291211F" w:rsidR="008762A7" w:rsidRDefault="00364D22" w:rsidP="008762A7">
            <w:pPr>
              <w:ind w:left="0"/>
              <w:rPr>
                <w:ins w:id="508" w:author="Zhao, Chengming" w:date="2020-04-10T19:49:00Z"/>
                <w:rFonts w:ascii="Helvetica" w:hAnsi="Helvetica"/>
                <w:kern w:val="28"/>
                <w:sz w:val="28"/>
                <w:szCs w:val="36"/>
              </w:rPr>
            </w:pPr>
            <w:proofErr w:type="spellStart"/>
            <w:ins w:id="509" w:author="Zhao, Chengming" w:date="2020-04-10T20:07:00Z">
              <w:r>
                <w:rPr>
                  <w:rFonts w:ascii="Helvetica" w:hAnsi="Helvetica"/>
                  <w:kern w:val="28"/>
                  <w:sz w:val="28"/>
                  <w:szCs w:val="36"/>
                </w:rPr>
                <w:t>dtaf</w:t>
              </w:r>
              <w:proofErr w:type="spellEnd"/>
              <w:r>
                <w:rPr>
                  <w:rFonts w:ascii="Helvetica" w:hAnsi="Helvetica"/>
                  <w:kern w:val="28"/>
                  <w:sz w:val="28"/>
                  <w:szCs w:val="36"/>
                </w:rPr>
                <w:t xml:space="preserve"> core will use this value as the default value of timeout in </w:t>
              </w:r>
              <w:proofErr w:type="spellStart"/>
              <w:r>
                <w:rPr>
                  <w:rFonts w:ascii="Helvetica" w:hAnsi="Helvetica"/>
                  <w:kern w:val="28"/>
                  <w:sz w:val="28"/>
                  <w:szCs w:val="36"/>
                </w:rPr>
                <w:t>power_</w:t>
              </w:r>
            </w:ins>
            <w:ins w:id="510" w:author="Zhao, Chengming" w:date="2020-04-10T20:08:00Z">
              <w:r>
                <w:rPr>
                  <w:rFonts w:ascii="Helvetica" w:hAnsi="Helvetica"/>
                  <w:kern w:val="28"/>
                  <w:sz w:val="28"/>
                  <w:szCs w:val="36"/>
                </w:rPr>
                <w:t>off</w:t>
              </w:r>
            </w:ins>
            <w:proofErr w:type="spellEnd"/>
            <w:ins w:id="511" w:author="Zhao, Chengming" w:date="2020-04-10T20:07:00Z">
              <w:r>
                <w:rPr>
                  <w:rFonts w:ascii="Helvetica" w:hAnsi="Helvetica"/>
                  <w:kern w:val="28"/>
                  <w:sz w:val="28"/>
                  <w:szCs w:val="36"/>
                </w:rPr>
                <w:t xml:space="preserve"> </w:t>
              </w:r>
              <w:proofErr w:type="spellStart"/>
              <w:r>
                <w:rPr>
                  <w:rFonts w:ascii="Helvetica" w:hAnsi="Helvetica"/>
                  <w:kern w:val="28"/>
                  <w:sz w:val="28"/>
                  <w:szCs w:val="36"/>
                </w:rPr>
                <w:t>api</w:t>
              </w:r>
              <w:proofErr w:type="spellEnd"/>
              <w:r>
                <w:rPr>
                  <w:rFonts w:ascii="Helvetica" w:hAnsi="Helvetica"/>
                  <w:kern w:val="28"/>
                  <w:sz w:val="28"/>
                  <w:szCs w:val="36"/>
                </w:rPr>
                <w:t xml:space="preserve"> if timeout is not specified explicitly</w:t>
              </w:r>
            </w:ins>
          </w:p>
        </w:tc>
      </w:tr>
      <w:tr w:rsidR="00705222" w14:paraId="7EE1CABC" w14:textId="77777777" w:rsidTr="00FA7703">
        <w:trPr>
          <w:ins w:id="512" w:author="Zhao, Chengming" w:date="2020-04-10T19:49:00Z"/>
        </w:trPr>
        <w:tc>
          <w:tcPr>
            <w:tcW w:w="4030" w:type="dxa"/>
          </w:tcPr>
          <w:p w14:paraId="6741799B" w14:textId="77777777" w:rsidR="00364D22" w:rsidRDefault="00364D22" w:rsidP="008762A7">
            <w:pPr>
              <w:ind w:left="0"/>
              <w:rPr>
                <w:ins w:id="513" w:author="Zhao, Chengming" w:date="2020-04-10T20:08:00Z"/>
                <w:rFonts w:ascii="Helvetica" w:hAnsi="Helvetica"/>
                <w:kern w:val="28"/>
                <w:sz w:val="28"/>
                <w:szCs w:val="36"/>
              </w:rPr>
            </w:pPr>
            <w:ins w:id="514" w:author="Zhao, Chengming" w:date="2020-04-10T20:08: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63392E27" w14:textId="50910A35" w:rsidR="008762A7" w:rsidRDefault="00364D22" w:rsidP="008762A7">
            <w:pPr>
              <w:ind w:left="0"/>
              <w:rPr>
                <w:ins w:id="515" w:author="Zhao, Chengming" w:date="2020-04-10T19:49:00Z"/>
                <w:rFonts w:ascii="Helvetica" w:hAnsi="Helvetica"/>
                <w:kern w:val="28"/>
                <w:sz w:val="28"/>
                <w:szCs w:val="36"/>
              </w:rPr>
            </w:pPr>
            <w:ins w:id="516" w:author="Zhao, Chengming" w:date="2020-04-10T20:08:00Z">
              <w:r>
                <w:rPr>
                  <w:rFonts w:ascii="Helvetica" w:hAnsi="Helvetica"/>
                  <w:kern w:val="28"/>
                  <w:sz w:val="28"/>
                  <w:szCs w:val="36"/>
                </w:rPr>
                <w:lastRenderedPageBreak/>
                <w:t>ac/driver</w:t>
              </w:r>
            </w:ins>
          </w:p>
        </w:tc>
        <w:tc>
          <w:tcPr>
            <w:tcW w:w="1679" w:type="dxa"/>
          </w:tcPr>
          <w:p w14:paraId="23AC6AA2" w14:textId="77777777" w:rsidR="008762A7" w:rsidRDefault="008762A7" w:rsidP="008762A7">
            <w:pPr>
              <w:ind w:left="0"/>
              <w:rPr>
                <w:ins w:id="517" w:author="Zhao, Chengming" w:date="2020-04-10T19:49:00Z"/>
                <w:rFonts w:ascii="Helvetica" w:hAnsi="Helvetica"/>
                <w:kern w:val="28"/>
                <w:sz w:val="28"/>
                <w:szCs w:val="36"/>
              </w:rPr>
            </w:pPr>
          </w:p>
        </w:tc>
        <w:tc>
          <w:tcPr>
            <w:tcW w:w="1368" w:type="dxa"/>
          </w:tcPr>
          <w:p w14:paraId="288381E0" w14:textId="5C500BEE" w:rsidR="008762A7" w:rsidRDefault="00364D22" w:rsidP="008762A7">
            <w:pPr>
              <w:ind w:left="0"/>
              <w:rPr>
                <w:ins w:id="518" w:author="Zhao, Chengming" w:date="2020-04-10T19:49:00Z"/>
                <w:rFonts w:ascii="Helvetica" w:hAnsi="Helvetica"/>
                <w:kern w:val="28"/>
                <w:sz w:val="28"/>
                <w:szCs w:val="36"/>
              </w:rPr>
            </w:pPr>
            <w:ins w:id="519" w:author="Zhao, Chengming" w:date="2020-04-10T20:08:00Z">
              <w:r>
                <w:rPr>
                  <w:rFonts w:ascii="Helvetica" w:hAnsi="Helvetica"/>
                  <w:kern w:val="28"/>
                  <w:sz w:val="28"/>
                  <w:szCs w:val="36"/>
                </w:rPr>
                <w:t>active</w:t>
              </w:r>
            </w:ins>
          </w:p>
        </w:tc>
        <w:tc>
          <w:tcPr>
            <w:tcW w:w="2567" w:type="dxa"/>
          </w:tcPr>
          <w:p w14:paraId="581A2A9E" w14:textId="3B19319C" w:rsidR="008762A7" w:rsidRDefault="00364D22" w:rsidP="008762A7">
            <w:pPr>
              <w:ind w:left="0"/>
              <w:rPr>
                <w:ins w:id="520" w:author="Zhao, Chengming" w:date="2020-04-10T19:49:00Z"/>
                <w:rFonts w:ascii="Helvetica" w:hAnsi="Helvetica"/>
                <w:kern w:val="28"/>
                <w:sz w:val="28"/>
                <w:szCs w:val="36"/>
              </w:rPr>
            </w:pPr>
            <w:ins w:id="521" w:author="Zhao, Chengming" w:date="2020-04-10T20:08:00Z">
              <w:r>
                <w:rPr>
                  <w:rFonts w:ascii="Helvetica" w:hAnsi="Helvetica"/>
                  <w:kern w:val="28"/>
                  <w:sz w:val="28"/>
                  <w:szCs w:val="36"/>
                </w:rPr>
                <w:t xml:space="preserve">Backend implementation of </w:t>
              </w:r>
              <w:r>
                <w:rPr>
                  <w:rFonts w:ascii="Helvetica" w:hAnsi="Helvetica"/>
                  <w:kern w:val="28"/>
                  <w:sz w:val="28"/>
                  <w:szCs w:val="36"/>
                </w:rPr>
                <w:lastRenderedPageBreak/>
                <w:t>Provider. Refer to driver section in this table and “Supported Provider and Driver” for more details.</w:t>
              </w:r>
            </w:ins>
          </w:p>
        </w:tc>
      </w:tr>
      <w:tr w:rsidR="00705222" w14:paraId="1737E904" w14:textId="77777777" w:rsidTr="00FA7703">
        <w:trPr>
          <w:ins w:id="522" w:author="Zhao, Chengming" w:date="2020-04-10T19:49:00Z"/>
        </w:trPr>
        <w:tc>
          <w:tcPr>
            <w:tcW w:w="4030" w:type="dxa"/>
          </w:tcPr>
          <w:p w14:paraId="2536C563" w14:textId="77777777" w:rsidR="00364D22" w:rsidRDefault="00364D22" w:rsidP="00364D22">
            <w:pPr>
              <w:ind w:left="0"/>
              <w:rPr>
                <w:ins w:id="523" w:author="Zhao, Chengming" w:date="2020-04-10T20:10:00Z"/>
                <w:rFonts w:ascii="Helvetica" w:hAnsi="Helvetica"/>
                <w:kern w:val="28"/>
                <w:sz w:val="28"/>
                <w:szCs w:val="36"/>
              </w:rPr>
            </w:pPr>
            <w:ins w:id="524" w:author="Zhao, Chengming" w:date="2020-04-10T20:10:00Z">
              <w:r>
                <w:rPr>
                  <w:rFonts w:ascii="Helvetica" w:hAnsi="Helvetica"/>
                  <w:kern w:val="28"/>
                  <w:sz w:val="28"/>
                  <w:szCs w:val="36"/>
                </w:rPr>
                <w:lastRenderedPageBreak/>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372B783F" w14:textId="69EB4C31" w:rsidR="00364D22" w:rsidRDefault="00364D22" w:rsidP="00364D22">
            <w:pPr>
              <w:ind w:left="0"/>
              <w:rPr>
                <w:ins w:id="525" w:author="Zhao, Chengming" w:date="2020-04-10T19:49:00Z"/>
                <w:rFonts w:ascii="Helvetica" w:hAnsi="Helvetica"/>
                <w:kern w:val="28"/>
                <w:sz w:val="28"/>
                <w:szCs w:val="36"/>
              </w:rPr>
            </w:pPr>
            <w:ins w:id="526" w:author="Zhao, Chengming" w:date="2020-04-10T20:10:00Z">
              <w:r>
                <w:rPr>
                  <w:rFonts w:ascii="Helvetica" w:hAnsi="Helvetica"/>
                  <w:kern w:val="28"/>
                  <w:sz w:val="28"/>
                  <w:szCs w:val="36"/>
                </w:rPr>
                <w:t>dc/timeout/</w:t>
              </w:r>
              <w:proofErr w:type="spellStart"/>
              <w:r>
                <w:rPr>
                  <w:rFonts w:ascii="Helvetica" w:hAnsi="Helvetica"/>
                  <w:kern w:val="28"/>
                  <w:sz w:val="28"/>
                  <w:szCs w:val="36"/>
                </w:rPr>
                <w:t>power_on</w:t>
              </w:r>
            </w:ins>
            <w:proofErr w:type="spellEnd"/>
          </w:p>
        </w:tc>
        <w:tc>
          <w:tcPr>
            <w:tcW w:w="1679" w:type="dxa"/>
          </w:tcPr>
          <w:p w14:paraId="19B0DCBC" w14:textId="77777777" w:rsidR="00364D22" w:rsidRDefault="00364D22" w:rsidP="00364D22">
            <w:pPr>
              <w:ind w:left="0"/>
              <w:rPr>
                <w:ins w:id="527" w:author="Zhao, Chengming" w:date="2020-04-10T19:49:00Z"/>
                <w:rFonts w:ascii="Helvetica" w:hAnsi="Helvetica"/>
                <w:kern w:val="28"/>
                <w:sz w:val="28"/>
                <w:szCs w:val="36"/>
              </w:rPr>
            </w:pPr>
          </w:p>
        </w:tc>
        <w:tc>
          <w:tcPr>
            <w:tcW w:w="1368" w:type="dxa"/>
          </w:tcPr>
          <w:p w14:paraId="3110D597" w14:textId="2D3F4EB7" w:rsidR="00364D22" w:rsidRDefault="00364D22" w:rsidP="00364D22">
            <w:pPr>
              <w:ind w:left="0"/>
              <w:rPr>
                <w:ins w:id="528" w:author="Zhao, Chengming" w:date="2020-04-10T19:49:00Z"/>
                <w:rFonts w:ascii="Helvetica" w:hAnsi="Helvetica"/>
                <w:kern w:val="28"/>
                <w:sz w:val="28"/>
                <w:szCs w:val="36"/>
              </w:rPr>
            </w:pPr>
            <w:ins w:id="529" w:author="Zhao, Chengming" w:date="2020-04-10T20:10:00Z">
              <w:r>
                <w:rPr>
                  <w:rFonts w:ascii="Helvetica" w:hAnsi="Helvetica"/>
                  <w:kern w:val="28"/>
                  <w:sz w:val="28"/>
                  <w:szCs w:val="36"/>
                </w:rPr>
                <w:t>active</w:t>
              </w:r>
            </w:ins>
          </w:p>
        </w:tc>
        <w:tc>
          <w:tcPr>
            <w:tcW w:w="2567" w:type="dxa"/>
          </w:tcPr>
          <w:p w14:paraId="6DDECBA8" w14:textId="70BB8F34" w:rsidR="00364D22" w:rsidRDefault="00364D22" w:rsidP="00364D22">
            <w:pPr>
              <w:ind w:left="0"/>
              <w:rPr>
                <w:ins w:id="530" w:author="Zhao, Chengming" w:date="2020-04-10T19:49:00Z"/>
                <w:rFonts w:ascii="Helvetica" w:hAnsi="Helvetica"/>
                <w:kern w:val="28"/>
                <w:sz w:val="28"/>
                <w:szCs w:val="36"/>
              </w:rPr>
            </w:pPr>
            <w:proofErr w:type="spellStart"/>
            <w:ins w:id="531" w:author="Zhao, Chengming" w:date="2020-04-10T20:10:00Z">
              <w:r>
                <w:rPr>
                  <w:rFonts w:ascii="Helvetica" w:hAnsi="Helvetica"/>
                  <w:kern w:val="28"/>
                  <w:sz w:val="28"/>
                  <w:szCs w:val="36"/>
                </w:rPr>
                <w:t>dtaf</w:t>
              </w:r>
              <w:proofErr w:type="spellEnd"/>
              <w:r>
                <w:rPr>
                  <w:rFonts w:ascii="Helvetica" w:hAnsi="Helvetica"/>
                  <w:kern w:val="28"/>
                  <w:sz w:val="28"/>
                  <w:szCs w:val="36"/>
                </w:rPr>
                <w:t xml:space="preserve"> core will use this value as the default value of timeout in </w:t>
              </w:r>
              <w:proofErr w:type="spellStart"/>
              <w:r>
                <w:rPr>
                  <w:rFonts w:ascii="Helvetica" w:hAnsi="Helvetica"/>
                  <w:kern w:val="28"/>
                  <w:sz w:val="28"/>
                  <w:szCs w:val="36"/>
                </w:rPr>
                <w:t>power_on</w:t>
              </w:r>
              <w:proofErr w:type="spellEnd"/>
              <w:r>
                <w:rPr>
                  <w:rFonts w:ascii="Helvetica" w:hAnsi="Helvetica"/>
                  <w:kern w:val="28"/>
                  <w:sz w:val="28"/>
                  <w:szCs w:val="36"/>
                </w:rPr>
                <w:t xml:space="preserve"> </w:t>
              </w:r>
              <w:proofErr w:type="spellStart"/>
              <w:r>
                <w:rPr>
                  <w:rFonts w:ascii="Helvetica" w:hAnsi="Helvetica"/>
                  <w:kern w:val="28"/>
                  <w:sz w:val="28"/>
                  <w:szCs w:val="36"/>
                </w:rPr>
                <w:t>api</w:t>
              </w:r>
              <w:proofErr w:type="spellEnd"/>
              <w:r>
                <w:rPr>
                  <w:rFonts w:ascii="Helvetica" w:hAnsi="Helvetica"/>
                  <w:kern w:val="28"/>
                  <w:sz w:val="28"/>
                  <w:szCs w:val="36"/>
                </w:rPr>
                <w:t xml:space="preserve"> if timeout is not specified explicitly </w:t>
              </w:r>
            </w:ins>
          </w:p>
        </w:tc>
      </w:tr>
      <w:tr w:rsidR="00705222" w14:paraId="11387B94" w14:textId="77777777" w:rsidTr="00FA7703">
        <w:trPr>
          <w:ins w:id="532" w:author="Zhao, Chengming" w:date="2020-04-10T19:49:00Z"/>
        </w:trPr>
        <w:tc>
          <w:tcPr>
            <w:tcW w:w="4030" w:type="dxa"/>
          </w:tcPr>
          <w:p w14:paraId="6671BE17" w14:textId="77777777" w:rsidR="00364D22" w:rsidRDefault="00364D22" w:rsidP="00364D22">
            <w:pPr>
              <w:ind w:left="0"/>
              <w:rPr>
                <w:ins w:id="533" w:author="Zhao, Chengming" w:date="2020-04-10T20:10:00Z"/>
                <w:rFonts w:ascii="Helvetica" w:hAnsi="Helvetica"/>
                <w:kern w:val="28"/>
                <w:sz w:val="28"/>
                <w:szCs w:val="36"/>
              </w:rPr>
            </w:pPr>
            <w:ins w:id="534" w:author="Zhao, Chengming" w:date="2020-04-10T20:10: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56F2F107" w14:textId="0708EDD4" w:rsidR="00364D22" w:rsidRDefault="00364D22" w:rsidP="00364D22">
            <w:pPr>
              <w:ind w:left="0"/>
              <w:rPr>
                <w:ins w:id="535" w:author="Zhao, Chengming" w:date="2020-04-10T19:49:00Z"/>
                <w:rFonts w:ascii="Helvetica" w:hAnsi="Helvetica"/>
                <w:kern w:val="28"/>
                <w:sz w:val="28"/>
                <w:szCs w:val="36"/>
              </w:rPr>
            </w:pPr>
            <w:ins w:id="536" w:author="Zhao, Chengming" w:date="2020-04-10T20:11:00Z">
              <w:r>
                <w:rPr>
                  <w:rFonts w:ascii="Helvetica" w:hAnsi="Helvetica"/>
                  <w:kern w:val="28"/>
                  <w:sz w:val="28"/>
                  <w:szCs w:val="36"/>
                </w:rPr>
                <w:t>d</w:t>
              </w:r>
            </w:ins>
            <w:ins w:id="537" w:author="Zhao, Chengming" w:date="2020-04-10T20:10:00Z">
              <w:r>
                <w:rPr>
                  <w:rFonts w:ascii="Helvetica" w:hAnsi="Helvetica"/>
                  <w:kern w:val="28"/>
                  <w:sz w:val="28"/>
                  <w:szCs w:val="36"/>
                </w:rPr>
                <w:t>c/timeout/</w:t>
              </w:r>
              <w:proofErr w:type="spellStart"/>
              <w:r>
                <w:rPr>
                  <w:rFonts w:ascii="Helvetica" w:hAnsi="Helvetica"/>
                  <w:kern w:val="28"/>
                  <w:sz w:val="28"/>
                  <w:szCs w:val="36"/>
                </w:rPr>
                <w:t>power_off</w:t>
              </w:r>
            </w:ins>
            <w:proofErr w:type="spellEnd"/>
          </w:p>
        </w:tc>
        <w:tc>
          <w:tcPr>
            <w:tcW w:w="1679" w:type="dxa"/>
          </w:tcPr>
          <w:p w14:paraId="41158AAF" w14:textId="77777777" w:rsidR="00364D22" w:rsidRDefault="00364D22" w:rsidP="00364D22">
            <w:pPr>
              <w:ind w:left="0"/>
              <w:rPr>
                <w:ins w:id="538" w:author="Zhao, Chengming" w:date="2020-04-10T19:49:00Z"/>
                <w:rFonts w:ascii="Helvetica" w:hAnsi="Helvetica"/>
                <w:kern w:val="28"/>
                <w:sz w:val="28"/>
                <w:szCs w:val="36"/>
              </w:rPr>
            </w:pPr>
          </w:p>
        </w:tc>
        <w:tc>
          <w:tcPr>
            <w:tcW w:w="1368" w:type="dxa"/>
          </w:tcPr>
          <w:p w14:paraId="7276400D" w14:textId="0A656598" w:rsidR="00364D22" w:rsidRDefault="00364D22" w:rsidP="00364D22">
            <w:pPr>
              <w:ind w:left="0"/>
              <w:rPr>
                <w:ins w:id="539" w:author="Zhao, Chengming" w:date="2020-04-10T19:49:00Z"/>
                <w:rFonts w:ascii="Helvetica" w:hAnsi="Helvetica"/>
                <w:kern w:val="28"/>
                <w:sz w:val="28"/>
                <w:szCs w:val="36"/>
              </w:rPr>
            </w:pPr>
            <w:ins w:id="540" w:author="Zhao, Chengming" w:date="2020-04-10T20:10:00Z">
              <w:r>
                <w:rPr>
                  <w:rFonts w:ascii="Helvetica" w:hAnsi="Helvetica"/>
                  <w:kern w:val="28"/>
                  <w:sz w:val="28"/>
                  <w:szCs w:val="36"/>
                </w:rPr>
                <w:t>active</w:t>
              </w:r>
            </w:ins>
          </w:p>
        </w:tc>
        <w:tc>
          <w:tcPr>
            <w:tcW w:w="2567" w:type="dxa"/>
          </w:tcPr>
          <w:p w14:paraId="3D8422D1" w14:textId="6EF71BF5" w:rsidR="00364D22" w:rsidRDefault="00364D22" w:rsidP="00364D22">
            <w:pPr>
              <w:ind w:left="0"/>
              <w:rPr>
                <w:ins w:id="541" w:author="Zhao, Chengming" w:date="2020-04-10T19:49:00Z"/>
                <w:rFonts w:ascii="Helvetica" w:hAnsi="Helvetica"/>
                <w:kern w:val="28"/>
                <w:sz w:val="28"/>
                <w:szCs w:val="36"/>
              </w:rPr>
            </w:pPr>
            <w:proofErr w:type="spellStart"/>
            <w:ins w:id="542" w:author="Zhao, Chengming" w:date="2020-04-10T20:10:00Z">
              <w:r>
                <w:rPr>
                  <w:rFonts w:ascii="Helvetica" w:hAnsi="Helvetica"/>
                  <w:kern w:val="28"/>
                  <w:sz w:val="28"/>
                  <w:szCs w:val="36"/>
                </w:rPr>
                <w:t>dtaf</w:t>
              </w:r>
              <w:proofErr w:type="spellEnd"/>
              <w:r>
                <w:rPr>
                  <w:rFonts w:ascii="Helvetica" w:hAnsi="Helvetica"/>
                  <w:kern w:val="28"/>
                  <w:sz w:val="28"/>
                  <w:szCs w:val="36"/>
                </w:rPr>
                <w:t xml:space="preserve"> core will use this value as the default value of timeout in </w:t>
              </w:r>
              <w:proofErr w:type="spellStart"/>
              <w:r>
                <w:rPr>
                  <w:rFonts w:ascii="Helvetica" w:hAnsi="Helvetica"/>
                  <w:kern w:val="28"/>
                  <w:sz w:val="28"/>
                  <w:szCs w:val="36"/>
                </w:rPr>
                <w:t>power_off</w:t>
              </w:r>
              <w:proofErr w:type="spellEnd"/>
              <w:r>
                <w:rPr>
                  <w:rFonts w:ascii="Helvetica" w:hAnsi="Helvetica"/>
                  <w:kern w:val="28"/>
                  <w:sz w:val="28"/>
                  <w:szCs w:val="36"/>
                </w:rPr>
                <w:t xml:space="preserve"> </w:t>
              </w:r>
              <w:proofErr w:type="spellStart"/>
              <w:r>
                <w:rPr>
                  <w:rFonts w:ascii="Helvetica" w:hAnsi="Helvetica"/>
                  <w:kern w:val="28"/>
                  <w:sz w:val="28"/>
                  <w:szCs w:val="36"/>
                </w:rPr>
                <w:t>api</w:t>
              </w:r>
              <w:proofErr w:type="spellEnd"/>
              <w:r>
                <w:rPr>
                  <w:rFonts w:ascii="Helvetica" w:hAnsi="Helvetica"/>
                  <w:kern w:val="28"/>
                  <w:sz w:val="28"/>
                  <w:szCs w:val="36"/>
                </w:rPr>
                <w:t xml:space="preserve"> if timeout is not specified explicitly</w:t>
              </w:r>
            </w:ins>
          </w:p>
        </w:tc>
      </w:tr>
      <w:tr w:rsidR="00705222" w14:paraId="09D0302F" w14:textId="77777777" w:rsidTr="00FA7703">
        <w:trPr>
          <w:ins w:id="543" w:author="Zhao, Chengming" w:date="2020-04-10T19:49:00Z"/>
        </w:trPr>
        <w:tc>
          <w:tcPr>
            <w:tcW w:w="4030" w:type="dxa"/>
          </w:tcPr>
          <w:p w14:paraId="18F8787F" w14:textId="77777777" w:rsidR="00364D22" w:rsidRDefault="00364D22" w:rsidP="00364D22">
            <w:pPr>
              <w:ind w:left="0"/>
              <w:rPr>
                <w:ins w:id="544" w:author="Zhao, Chengming" w:date="2020-04-10T20:10:00Z"/>
                <w:rFonts w:ascii="Helvetica" w:hAnsi="Helvetica"/>
                <w:kern w:val="28"/>
                <w:sz w:val="28"/>
                <w:szCs w:val="36"/>
              </w:rPr>
            </w:pPr>
            <w:ins w:id="545" w:author="Zhao, Chengming" w:date="2020-04-10T20:10: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3EE99377" w14:textId="060F408D" w:rsidR="00364D22" w:rsidRDefault="00364D22" w:rsidP="00364D22">
            <w:pPr>
              <w:ind w:left="0"/>
              <w:rPr>
                <w:ins w:id="546" w:author="Zhao, Chengming" w:date="2020-04-10T19:49:00Z"/>
                <w:rFonts w:ascii="Helvetica" w:hAnsi="Helvetica"/>
                <w:kern w:val="28"/>
                <w:sz w:val="28"/>
                <w:szCs w:val="36"/>
              </w:rPr>
            </w:pPr>
            <w:ins w:id="547" w:author="Zhao, Chengming" w:date="2020-04-10T20:11:00Z">
              <w:r>
                <w:rPr>
                  <w:rFonts w:ascii="Helvetica" w:hAnsi="Helvetica"/>
                  <w:kern w:val="28"/>
                  <w:sz w:val="28"/>
                  <w:szCs w:val="36"/>
                </w:rPr>
                <w:t>d</w:t>
              </w:r>
            </w:ins>
            <w:ins w:id="548" w:author="Zhao, Chengming" w:date="2020-04-10T20:10:00Z">
              <w:r>
                <w:rPr>
                  <w:rFonts w:ascii="Helvetica" w:hAnsi="Helvetica"/>
                  <w:kern w:val="28"/>
                  <w:sz w:val="28"/>
                  <w:szCs w:val="36"/>
                </w:rPr>
                <w:t>c/driver</w:t>
              </w:r>
            </w:ins>
          </w:p>
        </w:tc>
        <w:tc>
          <w:tcPr>
            <w:tcW w:w="1679" w:type="dxa"/>
          </w:tcPr>
          <w:p w14:paraId="21CB06A3" w14:textId="77777777" w:rsidR="00364D22" w:rsidRDefault="00364D22" w:rsidP="00364D22">
            <w:pPr>
              <w:ind w:left="0"/>
              <w:rPr>
                <w:ins w:id="549" w:author="Zhao, Chengming" w:date="2020-04-10T19:49:00Z"/>
                <w:rFonts w:ascii="Helvetica" w:hAnsi="Helvetica"/>
                <w:kern w:val="28"/>
                <w:sz w:val="28"/>
                <w:szCs w:val="36"/>
              </w:rPr>
            </w:pPr>
          </w:p>
        </w:tc>
        <w:tc>
          <w:tcPr>
            <w:tcW w:w="1368" w:type="dxa"/>
          </w:tcPr>
          <w:p w14:paraId="04CA5CDB" w14:textId="42405B7F" w:rsidR="00364D22" w:rsidRDefault="00364D22" w:rsidP="00364D22">
            <w:pPr>
              <w:ind w:left="0"/>
              <w:rPr>
                <w:ins w:id="550" w:author="Zhao, Chengming" w:date="2020-04-10T19:49:00Z"/>
                <w:rFonts w:ascii="Helvetica" w:hAnsi="Helvetica"/>
                <w:kern w:val="28"/>
                <w:sz w:val="28"/>
                <w:szCs w:val="36"/>
              </w:rPr>
            </w:pPr>
            <w:ins w:id="551" w:author="Zhao, Chengming" w:date="2020-04-10T20:10:00Z">
              <w:r>
                <w:rPr>
                  <w:rFonts w:ascii="Helvetica" w:hAnsi="Helvetica"/>
                  <w:kern w:val="28"/>
                  <w:sz w:val="28"/>
                  <w:szCs w:val="36"/>
                </w:rPr>
                <w:t>active</w:t>
              </w:r>
            </w:ins>
          </w:p>
        </w:tc>
        <w:tc>
          <w:tcPr>
            <w:tcW w:w="2567" w:type="dxa"/>
          </w:tcPr>
          <w:p w14:paraId="6258F587" w14:textId="3A02ED88" w:rsidR="00364D22" w:rsidRDefault="00364D22" w:rsidP="00364D22">
            <w:pPr>
              <w:ind w:left="0"/>
              <w:rPr>
                <w:ins w:id="552" w:author="Zhao, Chengming" w:date="2020-04-10T19:49:00Z"/>
                <w:rFonts w:ascii="Helvetica" w:hAnsi="Helvetica"/>
                <w:kern w:val="28"/>
                <w:sz w:val="28"/>
                <w:szCs w:val="36"/>
              </w:rPr>
            </w:pPr>
            <w:ins w:id="553" w:author="Zhao, Chengming" w:date="2020-04-10T20:10:00Z">
              <w:r>
                <w:rPr>
                  <w:rFonts w:ascii="Helvetica" w:hAnsi="Helvetica"/>
                  <w:kern w:val="28"/>
                  <w:sz w:val="28"/>
                  <w:szCs w:val="36"/>
                </w:rPr>
                <w:t>Backend implementation of Provider. Refer to driver section in this table and “Supported Provider and Driver” for more details.</w:t>
              </w:r>
            </w:ins>
          </w:p>
        </w:tc>
      </w:tr>
      <w:tr w:rsidR="00364D22" w14:paraId="67C5A01F" w14:textId="77777777" w:rsidTr="00FA7703">
        <w:trPr>
          <w:ins w:id="554" w:author="Zhao, Chengming" w:date="2020-04-10T20:09:00Z"/>
        </w:trPr>
        <w:tc>
          <w:tcPr>
            <w:tcW w:w="4030" w:type="dxa"/>
          </w:tcPr>
          <w:p w14:paraId="712524D0" w14:textId="77777777" w:rsidR="00364D22" w:rsidRDefault="00364D22" w:rsidP="00364D22">
            <w:pPr>
              <w:ind w:left="0"/>
              <w:rPr>
                <w:ins w:id="555" w:author="Zhao, Chengming" w:date="2020-04-10T20:12:00Z"/>
                <w:rFonts w:ascii="Helvetica" w:hAnsi="Helvetica"/>
                <w:kern w:val="28"/>
                <w:sz w:val="28"/>
                <w:szCs w:val="36"/>
              </w:rPr>
            </w:pPr>
            <w:ins w:id="556" w:author="Zhao, Chengming" w:date="2020-04-10T20:11: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7A115099" w14:textId="5469927A" w:rsidR="00364D22" w:rsidRDefault="00364D22" w:rsidP="00364D22">
            <w:pPr>
              <w:ind w:left="0"/>
              <w:rPr>
                <w:ins w:id="557" w:author="Zhao, Chengming" w:date="2020-04-10T20:09:00Z"/>
                <w:rFonts w:ascii="Helvetica" w:hAnsi="Helvetica"/>
                <w:kern w:val="28"/>
                <w:sz w:val="28"/>
                <w:szCs w:val="36"/>
              </w:rPr>
            </w:pPr>
            <w:proofErr w:type="spellStart"/>
            <w:ins w:id="558" w:author="Zhao, Chengming" w:date="2020-04-10T20:12:00Z">
              <w:r>
                <w:rPr>
                  <w:rFonts w:ascii="Helvetica" w:hAnsi="Helvetica"/>
                  <w:kern w:val="28"/>
                  <w:sz w:val="28"/>
                  <w:szCs w:val="36"/>
                </w:rPr>
                <w:t>silicon_debug</w:t>
              </w:r>
            </w:ins>
            <w:proofErr w:type="spellEnd"/>
          </w:p>
        </w:tc>
        <w:tc>
          <w:tcPr>
            <w:tcW w:w="1679" w:type="dxa"/>
          </w:tcPr>
          <w:p w14:paraId="054E01B0" w14:textId="77777777" w:rsidR="00364D22" w:rsidRDefault="00364D22" w:rsidP="00364D22">
            <w:pPr>
              <w:ind w:left="0"/>
              <w:rPr>
                <w:ins w:id="559" w:author="Zhao, Chengming" w:date="2020-04-10T20:09:00Z"/>
                <w:rFonts w:ascii="Helvetica" w:hAnsi="Helvetica"/>
                <w:kern w:val="28"/>
                <w:sz w:val="28"/>
                <w:szCs w:val="36"/>
              </w:rPr>
            </w:pPr>
          </w:p>
        </w:tc>
        <w:tc>
          <w:tcPr>
            <w:tcW w:w="1368" w:type="dxa"/>
          </w:tcPr>
          <w:p w14:paraId="1CA35E95" w14:textId="6BB1191C" w:rsidR="00364D22" w:rsidRDefault="00364D22" w:rsidP="00364D22">
            <w:pPr>
              <w:ind w:left="0"/>
              <w:rPr>
                <w:ins w:id="560" w:author="Zhao, Chengming" w:date="2020-04-10T20:09:00Z"/>
                <w:rFonts w:ascii="Helvetica" w:hAnsi="Helvetica"/>
                <w:kern w:val="28"/>
                <w:sz w:val="28"/>
                <w:szCs w:val="36"/>
              </w:rPr>
            </w:pPr>
            <w:ins w:id="561" w:author="Zhao, Chengming" w:date="2020-04-10T20:14:00Z">
              <w:r>
                <w:rPr>
                  <w:rFonts w:ascii="Helvetica" w:hAnsi="Helvetica"/>
                  <w:kern w:val="28"/>
                  <w:sz w:val="28"/>
                  <w:szCs w:val="36"/>
                </w:rPr>
                <w:t>active</w:t>
              </w:r>
            </w:ins>
          </w:p>
        </w:tc>
        <w:tc>
          <w:tcPr>
            <w:tcW w:w="2567" w:type="dxa"/>
          </w:tcPr>
          <w:p w14:paraId="427042F6" w14:textId="0C1963C2" w:rsidR="00364D22" w:rsidRDefault="00364D22" w:rsidP="00364D22">
            <w:pPr>
              <w:ind w:left="0"/>
              <w:rPr>
                <w:ins w:id="562" w:author="Zhao, Chengming" w:date="2020-04-10T20:09:00Z"/>
                <w:rFonts w:ascii="Helvetica" w:hAnsi="Helvetica"/>
                <w:kern w:val="28"/>
                <w:sz w:val="28"/>
                <w:szCs w:val="36"/>
              </w:rPr>
            </w:pPr>
            <w:ins w:id="563" w:author="Zhao, Chengming" w:date="2020-04-10T20:14:00Z">
              <w:r>
                <w:rPr>
                  <w:rFonts w:ascii="Helvetica" w:hAnsi="Helvetica"/>
                  <w:kern w:val="28"/>
                  <w:sz w:val="28"/>
                  <w:szCs w:val="36"/>
                </w:rPr>
                <w:t xml:space="preserve">Specify </w:t>
              </w:r>
              <w:proofErr w:type="spellStart"/>
              <w:r>
                <w:rPr>
                  <w:rFonts w:ascii="Helvetica" w:hAnsi="Helvetica"/>
                  <w:kern w:val="28"/>
                  <w:sz w:val="28"/>
                  <w:szCs w:val="36"/>
                </w:rPr>
                <w:t>silicon_debug</w:t>
              </w:r>
              <w:proofErr w:type="spellEnd"/>
              <w:r>
                <w:rPr>
                  <w:rFonts w:ascii="Helvetica" w:hAnsi="Helvetica"/>
                  <w:kern w:val="28"/>
                  <w:sz w:val="28"/>
                  <w:szCs w:val="36"/>
                </w:rPr>
                <w:t xml:space="preserve"> provider details.</w:t>
              </w:r>
            </w:ins>
          </w:p>
        </w:tc>
      </w:tr>
      <w:tr w:rsidR="00364D22" w14:paraId="09765868" w14:textId="77777777" w:rsidTr="00FA7703">
        <w:trPr>
          <w:ins w:id="564" w:author="Zhao, Chengming" w:date="2020-04-10T20:09:00Z"/>
        </w:trPr>
        <w:tc>
          <w:tcPr>
            <w:tcW w:w="4030" w:type="dxa"/>
          </w:tcPr>
          <w:p w14:paraId="39CC66A3" w14:textId="77777777" w:rsidR="00B769FE" w:rsidRDefault="00B769FE" w:rsidP="00B769FE">
            <w:pPr>
              <w:ind w:left="0"/>
              <w:rPr>
                <w:ins w:id="565" w:author="Zhao, Chengming" w:date="2020-04-10T20:24:00Z"/>
                <w:rFonts w:ascii="Helvetica" w:hAnsi="Helvetica"/>
                <w:kern w:val="28"/>
                <w:sz w:val="28"/>
                <w:szCs w:val="36"/>
              </w:rPr>
            </w:pPr>
            <w:ins w:id="566" w:author="Zhao, Chengming" w:date="2020-04-10T20:24: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239CAD6A" w14:textId="3673F56E" w:rsidR="00364D22" w:rsidRDefault="00B769FE" w:rsidP="00B769FE">
            <w:pPr>
              <w:ind w:left="0"/>
              <w:rPr>
                <w:ins w:id="567" w:author="Zhao, Chengming" w:date="2020-04-10T20:09:00Z"/>
                <w:rFonts w:ascii="Helvetica" w:hAnsi="Helvetica"/>
                <w:kern w:val="28"/>
                <w:sz w:val="28"/>
                <w:szCs w:val="36"/>
              </w:rPr>
            </w:pPr>
            <w:proofErr w:type="spellStart"/>
            <w:ins w:id="568" w:author="Zhao, Chengming" w:date="2020-04-10T20:24:00Z">
              <w:r>
                <w:rPr>
                  <w:rFonts w:ascii="Helvetica" w:hAnsi="Helvetica"/>
                  <w:kern w:val="28"/>
                  <w:sz w:val="28"/>
                  <w:szCs w:val="36"/>
                </w:rPr>
                <w:t>silicon_debug</w:t>
              </w:r>
              <w:proofErr w:type="spellEnd"/>
              <w:r>
                <w:rPr>
                  <w:rFonts w:ascii="Helvetica" w:hAnsi="Helvetica"/>
                  <w:kern w:val="28"/>
                  <w:sz w:val="28"/>
                  <w:szCs w:val="36"/>
                </w:rPr>
                <w:t>/driver</w:t>
              </w:r>
            </w:ins>
          </w:p>
        </w:tc>
        <w:tc>
          <w:tcPr>
            <w:tcW w:w="1679" w:type="dxa"/>
          </w:tcPr>
          <w:p w14:paraId="4CB5816A" w14:textId="77777777" w:rsidR="00364D22" w:rsidRDefault="00364D22" w:rsidP="00364D22">
            <w:pPr>
              <w:ind w:left="0"/>
              <w:rPr>
                <w:ins w:id="569" w:author="Zhao, Chengming" w:date="2020-04-10T20:09:00Z"/>
                <w:rFonts w:ascii="Helvetica" w:hAnsi="Helvetica"/>
                <w:kern w:val="28"/>
                <w:sz w:val="28"/>
                <w:szCs w:val="36"/>
              </w:rPr>
            </w:pPr>
          </w:p>
        </w:tc>
        <w:tc>
          <w:tcPr>
            <w:tcW w:w="1368" w:type="dxa"/>
          </w:tcPr>
          <w:p w14:paraId="6A32AB67" w14:textId="06F58CAC" w:rsidR="00364D22" w:rsidRDefault="00B769FE" w:rsidP="00364D22">
            <w:pPr>
              <w:ind w:left="0"/>
              <w:rPr>
                <w:ins w:id="570" w:author="Zhao, Chengming" w:date="2020-04-10T20:09:00Z"/>
                <w:rFonts w:ascii="Helvetica" w:hAnsi="Helvetica"/>
                <w:kern w:val="28"/>
                <w:sz w:val="28"/>
                <w:szCs w:val="36"/>
              </w:rPr>
            </w:pPr>
            <w:ins w:id="571" w:author="Zhao, Chengming" w:date="2020-04-10T20:24:00Z">
              <w:r>
                <w:rPr>
                  <w:rFonts w:ascii="Helvetica" w:hAnsi="Helvetica"/>
                  <w:kern w:val="28"/>
                  <w:sz w:val="28"/>
                  <w:szCs w:val="36"/>
                </w:rPr>
                <w:t>active</w:t>
              </w:r>
            </w:ins>
          </w:p>
        </w:tc>
        <w:tc>
          <w:tcPr>
            <w:tcW w:w="2567" w:type="dxa"/>
          </w:tcPr>
          <w:p w14:paraId="34E67DD6" w14:textId="0CC6832A" w:rsidR="00364D22" w:rsidRDefault="00B769FE" w:rsidP="00364D22">
            <w:pPr>
              <w:ind w:left="0"/>
              <w:rPr>
                <w:ins w:id="572" w:author="Zhao, Chengming" w:date="2020-04-10T20:09:00Z"/>
                <w:rFonts w:ascii="Helvetica" w:hAnsi="Helvetica"/>
                <w:kern w:val="28"/>
                <w:sz w:val="28"/>
                <w:szCs w:val="36"/>
              </w:rPr>
            </w:pPr>
            <w:ins w:id="573" w:author="Zhao, Chengming" w:date="2020-04-10T20:24:00Z">
              <w:r>
                <w:rPr>
                  <w:rFonts w:ascii="Helvetica" w:hAnsi="Helvetica"/>
                  <w:kern w:val="28"/>
                  <w:sz w:val="28"/>
                  <w:szCs w:val="36"/>
                </w:rPr>
                <w:t xml:space="preserve">Specify driver details of </w:t>
              </w:r>
              <w:proofErr w:type="spellStart"/>
              <w:r>
                <w:rPr>
                  <w:rFonts w:ascii="Helvetica" w:hAnsi="Helvetica"/>
                  <w:kern w:val="28"/>
                  <w:sz w:val="28"/>
                  <w:szCs w:val="36"/>
                </w:rPr>
                <w:t>silicon_debug</w:t>
              </w:r>
            </w:ins>
            <w:proofErr w:type="spellEnd"/>
          </w:p>
        </w:tc>
      </w:tr>
      <w:tr w:rsidR="00364D22" w14:paraId="44AB032D" w14:textId="77777777" w:rsidTr="00FA7703">
        <w:trPr>
          <w:ins w:id="574" w:author="Zhao, Chengming" w:date="2020-04-10T20:09:00Z"/>
        </w:trPr>
        <w:tc>
          <w:tcPr>
            <w:tcW w:w="4030" w:type="dxa"/>
          </w:tcPr>
          <w:p w14:paraId="48FA2449" w14:textId="77777777" w:rsidR="00364D22" w:rsidRDefault="00B769FE" w:rsidP="00364D22">
            <w:pPr>
              <w:ind w:left="0"/>
              <w:rPr>
                <w:ins w:id="575" w:author="Zhao, Chengming" w:date="2020-04-10T20:24:00Z"/>
                <w:rFonts w:ascii="Helvetica" w:hAnsi="Helvetica"/>
                <w:kern w:val="28"/>
                <w:sz w:val="28"/>
                <w:szCs w:val="36"/>
              </w:rPr>
            </w:pPr>
            <w:ins w:id="576" w:author="Zhao, Chengming" w:date="2020-04-10T20:24:00Z">
              <w:r>
                <w:rPr>
                  <w:rFonts w:ascii="Helvetica" w:hAnsi="Helvetica"/>
                  <w:kern w:val="28"/>
                  <w:sz w:val="28"/>
                  <w:szCs w:val="36"/>
                </w:rPr>
                <w:lastRenderedPageBreak/>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1C2A4335" w14:textId="4A03AC10" w:rsidR="00B769FE" w:rsidRDefault="00B769FE" w:rsidP="00364D22">
            <w:pPr>
              <w:ind w:left="0"/>
              <w:rPr>
                <w:ins w:id="577" w:author="Zhao, Chengming" w:date="2020-04-10T20:09:00Z"/>
                <w:rFonts w:ascii="Helvetica" w:hAnsi="Helvetica"/>
                <w:kern w:val="28"/>
                <w:sz w:val="28"/>
                <w:szCs w:val="36"/>
              </w:rPr>
            </w:pPr>
            <w:proofErr w:type="spellStart"/>
            <w:ins w:id="578" w:author="Zhao, Chengming" w:date="2020-04-10T20:24:00Z">
              <w:r>
                <w:rPr>
                  <w:rFonts w:ascii="Helvetica" w:hAnsi="Helvetica"/>
                  <w:kern w:val="28"/>
                  <w:sz w:val="28"/>
                  <w:szCs w:val="36"/>
                </w:rPr>
                <w:t>Silicon_reg</w:t>
              </w:r>
            </w:ins>
            <w:proofErr w:type="spellEnd"/>
          </w:p>
        </w:tc>
        <w:tc>
          <w:tcPr>
            <w:tcW w:w="1679" w:type="dxa"/>
          </w:tcPr>
          <w:p w14:paraId="1C610F4A" w14:textId="77777777" w:rsidR="00364D22" w:rsidRDefault="00364D22" w:rsidP="00364D22">
            <w:pPr>
              <w:ind w:left="0"/>
              <w:rPr>
                <w:ins w:id="579" w:author="Zhao, Chengming" w:date="2020-04-10T20:09:00Z"/>
                <w:rFonts w:ascii="Helvetica" w:hAnsi="Helvetica"/>
                <w:kern w:val="28"/>
                <w:sz w:val="28"/>
                <w:szCs w:val="36"/>
              </w:rPr>
            </w:pPr>
          </w:p>
        </w:tc>
        <w:tc>
          <w:tcPr>
            <w:tcW w:w="1368" w:type="dxa"/>
          </w:tcPr>
          <w:p w14:paraId="529444DA" w14:textId="630EA738" w:rsidR="00364D22" w:rsidRDefault="00B769FE" w:rsidP="00364D22">
            <w:pPr>
              <w:ind w:left="0"/>
              <w:rPr>
                <w:ins w:id="580" w:author="Zhao, Chengming" w:date="2020-04-10T20:09:00Z"/>
                <w:rFonts w:ascii="Helvetica" w:hAnsi="Helvetica"/>
                <w:kern w:val="28"/>
                <w:sz w:val="28"/>
                <w:szCs w:val="36"/>
              </w:rPr>
            </w:pPr>
            <w:ins w:id="581" w:author="Zhao, Chengming" w:date="2020-04-10T20:24:00Z">
              <w:r>
                <w:rPr>
                  <w:rFonts w:ascii="Helvetica" w:hAnsi="Helvetica"/>
                  <w:kern w:val="28"/>
                  <w:sz w:val="28"/>
                  <w:szCs w:val="36"/>
                </w:rPr>
                <w:t>active</w:t>
              </w:r>
            </w:ins>
          </w:p>
        </w:tc>
        <w:tc>
          <w:tcPr>
            <w:tcW w:w="2567" w:type="dxa"/>
          </w:tcPr>
          <w:p w14:paraId="1D22372A" w14:textId="2E641867" w:rsidR="00364D22" w:rsidRDefault="00B769FE" w:rsidP="00364D22">
            <w:pPr>
              <w:ind w:left="0"/>
              <w:rPr>
                <w:ins w:id="582" w:author="Zhao, Chengming" w:date="2020-04-10T20:09:00Z"/>
                <w:rFonts w:ascii="Helvetica" w:hAnsi="Helvetica"/>
                <w:kern w:val="28"/>
                <w:sz w:val="28"/>
                <w:szCs w:val="36"/>
              </w:rPr>
            </w:pPr>
            <w:ins w:id="583" w:author="Zhao, Chengming" w:date="2020-04-10T20:25:00Z">
              <w:r>
                <w:rPr>
                  <w:rFonts w:ascii="Helvetica" w:hAnsi="Helvetica"/>
                  <w:kern w:val="28"/>
                  <w:sz w:val="28"/>
                  <w:szCs w:val="36"/>
                </w:rPr>
                <w:t xml:space="preserve">Specify </w:t>
              </w:r>
              <w:proofErr w:type="spellStart"/>
              <w:r>
                <w:rPr>
                  <w:rFonts w:ascii="Helvetica" w:hAnsi="Helvetica"/>
                  <w:kern w:val="28"/>
                  <w:sz w:val="28"/>
                  <w:szCs w:val="36"/>
                </w:rPr>
                <w:t>silicon_reg</w:t>
              </w:r>
              <w:proofErr w:type="spellEnd"/>
              <w:r>
                <w:rPr>
                  <w:rFonts w:ascii="Helvetica" w:hAnsi="Helvetica"/>
                  <w:kern w:val="28"/>
                  <w:sz w:val="28"/>
                  <w:szCs w:val="36"/>
                </w:rPr>
                <w:t xml:space="preserve"> provider details.</w:t>
              </w:r>
            </w:ins>
          </w:p>
        </w:tc>
      </w:tr>
      <w:tr w:rsidR="00364D22" w14:paraId="428599BB" w14:textId="77777777" w:rsidTr="00FA7703">
        <w:trPr>
          <w:ins w:id="584" w:author="Zhao, Chengming" w:date="2020-04-10T20:09:00Z"/>
        </w:trPr>
        <w:tc>
          <w:tcPr>
            <w:tcW w:w="4030" w:type="dxa"/>
          </w:tcPr>
          <w:p w14:paraId="3AF9ED5B" w14:textId="77777777" w:rsidR="00B769FE" w:rsidRDefault="00B769FE" w:rsidP="00B769FE">
            <w:pPr>
              <w:ind w:left="0"/>
              <w:rPr>
                <w:ins w:id="585" w:author="Zhao, Chengming" w:date="2020-04-10T20:25:00Z"/>
                <w:rFonts w:ascii="Helvetica" w:hAnsi="Helvetica"/>
                <w:kern w:val="28"/>
                <w:sz w:val="28"/>
                <w:szCs w:val="36"/>
              </w:rPr>
            </w:pPr>
            <w:ins w:id="586" w:author="Zhao, Chengming" w:date="2020-04-10T20:25: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096E9028" w14:textId="6025EABA" w:rsidR="00364D22" w:rsidRDefault="00B769FE" w:rsidP="00B769FE">
            <w:pPr>
              <w:ind w:left="0"/>
              <w:rPr>
                <w:ins w:id="587" w:author="Zhao, Chengming" w:date="2020-04-10T20:09:00Z"/>
                <w:rFonts w:ascii="Helvetica" w:hAnsi="Helvetica"/>
                <w:kern w:val="28"/>
                <w:sz w:val="28"/>
                <w:szCs w:val="36"/>
              </w:rPr>
            </w:pPr>
            <w:proofErr w:type="spellStart"/>
            <w:ins w:id="588" w:author="Zhao, Chengming" w:date="2020-04-10T20:25:00Z">
              <w:r>
                <w:rPr>
                  <w:rFonts w:ascii="Helvetica" w:hAnsi="Helvetica"/>
                  <w:kern w:val="28"/>
                  <w:sz w:val="28"/>
                  <w:szCs w:val="36"/>
                </w:rPr>
                <w:t>Silicon_reg</w:t>
              </w:r>
              <w:proofErr w:type="spellEnd"/>
              <w:r>
                <w:rPr>
                  <w:rFonts w:ascii="Helvetica" w:hAnsi="Helvetica"/>
                  <w:kern w:val="28"/>
                  <w:sz w:val="28"/>
                  <w:szCs w:val="36"/>
                </w:rPr>
                <w:t>/driver</w:t>
              </w:r>
            </w:ins>
          </w:p>
        </w:tc>
        <w:tc>
          <w:tcPr>
            <w:tcW w:w="1679" w:type="dxa"/>
          </w:tcPr>
          <w:p w14:paraId="719D0F57" w14:textId="77777777" w:rsidR="00364D22" w:rsidRDefault="00364D22" w:rsidP="00364D22">
            <w:pPr>
              <w:ind w:left="0"/>
              <w:rPr>
                <w:ins w:id="589" w:author="Zhao, Chengming" w:date="2020-04-10T20:09:00Z"/>
                <w:rFonts w:ascii="Helvetica" w:hAnsi="Helvetica"/>
                <w:kern w:val="28"/>
                <w:sz w:val="28"/>
                <w:szCs w:val="36"/>
              </w:rPr>
            </w:pPr>
          </w:p>
        </w:tc>
        <w:tc>
          <w:tcPr>
            <w:tcW w:w="1368" w:type="dxa"/>
          </w:tcPr>
          <w:p w14:paraId="31628161" w14:textId="49007821" w:rsidR="00364D22" w:rsidRDefault="00B769FE" w:rsidP="00364D22">
            <w:pPr>
              <w:ind w:left="0"/>
              <w:rPr>
                <w:ins w:id="590" w:author="Zhao, Chengming" w:date="2020-04-10T20:09:00Z"/>
                <w:rFonts w:ascii="Helvetica" w:hAnsi="Helvetica"/>
                <w:kern w:val="28"/>
                <w:sz w:val="28"/>
                <w:szCs w:val="36"/>
              </w:rPr>
            </w:pPr>
            <w:ins w:id="591" w:author="Zhao, Chengming" w:date="2020-04-10T20:25:00Z">
              <w:r>
                <w:rPr>
                  <w:rFonts w:ascii="Helvetica" w:hAnsi="Helvetica"/>
                  <w:kern w:val="28"/>
                  <w:sz w:val="28"/>
                  <w:szCs w:val="36"/>
                </w:rPr>
                <w:t>active</w:t>
              </w:r>
            </w:ins>
          </w:p>
        </w:tc>
        <w:tc>
          <w:tcPr>
            <w:tcW w:w="2567" w:type="dxa"/>
          </w:tcPr>
          <w:p w14:paraId="2B0A3AFC" w14:textId="5ACA0301" w:rsidR="00364D22" w:rsidRDefault="00B769FE" w:rsidP="00364D22">
            <w:pPr>
              <w:ind w:left="0"/>
              <w:rPr>
                <w:ins w:id="592" w:author="Zhao, Chengming" w:date="2020-04-10T20:09:00Z"/>
                <w:rFonts w:ascii="Helvetica" w:hAnsi="Helvetica"/>
                <w:kern w:val="28"/>
                <w:sz w:val="28"/>
                <w:szCs w:val="36"/>
              </w:rPr>
            </w:pPr>
            <w:ins w:id="593" w:author="Zhao, Chengming" w:date="2020-04-10T20:25:00Z">
              <w:r>
                <w:rPr>
                  <w:rFonts w:ascii="Helvetica" w:hAnsi="Helvetica"/>
                  <w:kern w:val="28"/>
                  <w:sz w:val="28"/>
                  <w:szCs w:val="36"/>
                </w:rPr>
                <w:t xml:space="preserve">Specify driver details of </w:t>
              </w:r>
              <w:proofErr w:type="spellStart"/>
              <w:r>
                <w:rPr>
                  <w:rFonts w:ascii="Helvetica" w:hAnsi="Helvetica"/>
                  <w:kern w:val="28"/>
                  <w:sz w:val="28"/>
                  <w:szCs w:val="36"/>
                </w:rPr>
                <w:t>silicon_reg</w:t>
              </w:r>
            </w:ins>
            <w:proofErr w:type="spellEnd"/>
          </w:p>
        </w:tc>
      </w:tr>
      <w:tr w:rsidR="00B769FE" w14:paraId="3CC47FB2" w14:textId="77777777" w:rsidTr="00FA7703">
        <w:trPr>
          <w:ins w:id="594" w:author="Zhao, Chengming" w:date="2020-04-10T20:09:00Z"/>
        </w:trPr>
        <w:tc>
          <w:tcPr>
            <w:tcW w:w="4030" w:type="dxa"/>
          </w:tcPr>
          <w:p w14:paraId="1A678004" w14:textId="46576C0A" w:rsidR="00B769FE" w:rsidRDefault="00B769FE" w:rsidP="00B769FE">
            <w:pPr>
              <w:ind w:left="0"/>
              <w:rPr>
                <w:ins w:id="595" w:author="Zhao, Chengming" w:date="2020-04-10T20:09:00Z"/>
                <w:rFonts w:ascii="Helvetica" w:hAnsi="Helvetica"/>
                <w:kern w:val="28"/>
                <w:sz w:val="28"/>
                <w:szCs w:val="36"/>
              </w:rPr>
            </w:pPr>
            <w:ins w:id="596" w:author="Zhao, Chengming" w:date="2020-04-10T20:29:00Z">
              <w:r>
                <w:rPr>
                  <w:rFonts w:ascii="Helvetica" w:hAnsi="Helvetica"/>
                  <w:kern w:val="28"/>
                  <w:sz w:val="28"/>
                  <w:szCs w:val="36"/>
                </w:rPr>
                <w:t>c</w:t>
              </w:r>
            </w:ins>
            <w:ins w:id="597" w:author="Zhao, Chengming" w:date="2020-04-10T20:26:00Z">
              <w:r>
                <w:rPr>
                  <w:rFonts w:ascii="Helvetica" w:hAnsi="Helvetica"/>
                  <w:kern w:val="28"/>
                  <w:sz w:val="28"/>
                  <w:szCs w:val="36"/>
                </w:rPr>
                <w:t>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ins w:id="598" w:author="Zhao, Chengming" w:date="2020-04-10T20:27:00Z">
              <w:r>
                <w:rPr>
                  <w:rFonts w:ascii="Helvetica" w:hAnsi="Helvetica"/>
                  <w:kern w:val="28"/>
                  <w:sz w:val="28"/>
                  <w:szCs w:val="36"/>
                </w:rPr>
                <w:t xml:space="preserve"> </w:t>
              </w:r>
              <w:proofErr w:type="spellStart"/>
              <w:r>
                <w:rPr>
                  <w:rFonts w:ascii="Helvetica" w:hAnsi="Helvetica"/>
                  <w:kern w:val="28"/>
                  <w:sz w:val="28"/>
                  <w:szCs w:val="36"/>
                </w:rPr>
                <w:t>uefi_shell</w:t>
              </w:r>
            </w:ins>
            <w:proofErr w:type="spellEnd"/>
          </w:p>
        </w:tc>
        <w:tc>
          <w:tcPr>
            <w:tcW w:w="1679" w:type="dxa"/>
          </w:tcPr>
          <w:p w14:paraId="0FA6CE35" w14:textId="77777777" w:rsidR="00B769FE" w:rsidRDefault="00B769FE" w:rsidP="00B769FE">
            <w:pPr>
              <w:ind w:left="0"/>
              <w:rPr>
                <w:ins w:id="599" w:author="Zhao, Chengming" w:date="2020-04-10T20:09:00Z"/>
                <w:rFonts w:ascii="Helvetica" w:hAnsi="Helvetica"/>
                <w:kern w:val="28"/>
                <w:sz w:val="28"/>
                <w:szCs w:val="36"/>
              </w:rPr>
            </w:pPr>
          </w:p>
        </w:tc>
        <w:tc>
          <w:tcPr>
            <w:tcW w:w="1368" w:type="dxa"/>
          </w:tcPr>
          <w:p w14:paraId="0D4175F0" w14:textId="5D4D5DDD" w:rsidR="00B769FE" w:rsidRDefault="00B769FE" w:rsidP="00B769FE">
            <w:pPr>
              <w:ind w:left="0"/>
              <w:rPr>
                <w:ins w:id="600" w:author="Zhao, Chengming" w:date="2020-04-10T20:09:00Z"/>
                <w:rFonts w:ascii="Helvetica" w:hAnsi="Helvetica"/>
                <w:kern w:val="28"/>
                <w:sz w:val="28"/>
                <w:szCs w:val="36"/>
              </w:rPr>
            </w:pPr>
            <w:ins w:id="601" w:author="Zhao, Chengming" w:date="2020-04-10T20:27:00Z">
              <w:r>
                <w:rPr>
                  <w:rFonts w:ascii="Helvetica" w:hAnsi="Helvetica"/>
                  <w:kern w:val="28"/>
                  <w:sz w:val="28"/>
                  <w:szCs w:val="36"/>
                </w:rPr>
                <w:t>active</w:t>
              </w:r>
            </w:ins>
          </w:p>
        </w:tc>
        <w:tc>
          <w:tcPr>
            <w:tcW w:w="2567" w:type="dxa"/>
          </w:tcPr>
          <w:p w14:paraId="235631E2" w14:textId="7C16CC23" w:rsidR="00B769FE" w:rsidRDefault="00B769FE" w:rsidP="00B769FE">
            <w:pPr>
              <w:ind w:left="0"/>
              <w:rPr>
                <w:ins w:id="602" w:author="Zhao, Chengming" w:date="2020-04-10T20:09:00Z"/>
                <w:rFonts w:ascii="Helvetica" w:hAnsi="Helvetica"/>
                <w:kern w:val="28"/>
                <w:sz w:val="28"/>
                <w:szCs w:val="36"/>
              </w:rPr>
            </w:pPr>
            <w:ins w:id="603" w:author="Zhao, Chengming" w:date="2020-04-10T20:27:00Z">
              <w:r>
                <w:rPr>
                  <w:rFonts w:ascii="Helvetica" w:hAnsi="Helvetica"/>
                  <w:kern w:val="28"/>
                  <w:sz w:val="28"/>
                  <w:szCs w:val="36"/>
                </w:rPr>
                <w:t>APIs to interact with UEFI</w:t>
              </w:r>
            </w:ins>
          </w:p>
        </w:tc>
      </w:tr>
      <w:tr w:rsidR="00B769FE" w14:paraId="31C3B8AB" w14:textId="77777777" w:rsidTr="00FA7703">
        <w:trPr>
          <w:ins w:id="604" w:author="Zhao, Chengming" w:date="2020-04-10T20:09:00Z"/>
        </w:trPr>
        <w:tc>
          <w:tcPr>
            <w:tcW w:w="4030" w:type="dxa"/>
          </w:tcPr>
          <w:p w14:paraId="5963AC46" w14:textId="54217DAD" w:rsidR="00B769FE" w:rsidRDefault="00B769FE" w:rsidP="00B769FE">
            <w:pPr>
              <w:ind w:left="0"/>
              <w:rPr>
                <w:ins w:id="605" w:author="Zhao, Chengming" w:date="2020-04-10T20:09:00Z"/>
                <w:rFonts w:ascii="Helvetica" w:hAnsi="Helvetica"/>
                <w:kern w:val="28"/>
                <w:sz w:val="28"/>
                <w:szCs w:val="36"/>
              </w:rPr>
            </w:pPr>
            <w:ins w:id="606" w:author="Zhao, Chengming" w:date="2020-04-10T20:29:00Z">
              <w:r>
                <w:rPr>
                  <w:rFonts w:ascii="Helvetica" w:hAnsi="Helvetica"/>
                  <w:kern w:val="28"/>
                  <w:sz w:val="28"/>
                  <w:szCs w:val="36"/>
                </w:rPr>
                <w:t>c</w:t>
              </w:r>
            </w:ins>
            <w:ins w:id="607" w:author="Zhao, Chengming" w:date="2020-04-10T20:27:00Z">
              <w:r>
                <w:rPr>
                  <w:rFonts w:ascii="Helvetica" w:hAnsi="Helvetica"/>
                  <w:kern w:val="28"/>
                  <w:sz w:val="28"/>
                  <w:szCs w:val="36"/>
                </w:rPr>
                <w:t>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 xml:space="preserve">/providers/ </w:t>
              </w:r>
              <w:proofErr w:type="spellStart"/>
              <w:r>
                <w:rPr>
                  <w:rFonts w:ascii="Helvetica" w:hAnsi="Helvetica"/>
                  <w:kern w:val="28"/>
                  <w:sz w:val="28"/>
                  <w:szCs w:val="36"/>
                </w:rPr>
                <w:t>uefi_shell</w:t>
              </w:r>
              <w:proofErr w:type="spellEnd"/>
              <w:r>
                <w:rPr>
                  <w:rFonts w:ascii="Helvetica" w:hAnsi="Helvetica"/>
                  <w:kern w:val="28"/>
                  <w:sz w:val="28"/>
                  <w:szCs w:val="36"/>
                </w:rPr>
                <w:t>/driver</w:t>
              </w:r>
            </w:ins>
          </w:p>
        </w:tc>
        <w:tc>
          <w:tcPr>
            <w:tcW w:w="1679" w:type="dxa"/>
          </w:tcPr>
          <w:p w14:paraId="5FD4E6C0" w14:textId="77777777" w:rsidR="00B769FE" w:rsidRDefault="00B769FE" w:rsidP="00B769FE">
            <w:pPr>
              <w:ind w:left="0"/>
              <w:rPr>
                <w:ins w:id="608" w:author="Zhao, Chengming" w:date="2020-04-10T20:09:00Z"/>
                <w:rFonts w:ascii="Helvetica" w:hAnsi="Helvetica"/>
                <w:kern w:val="28"/>
                <w:sz w:val="28"/>
                <w:szCs w:val="36"/>
              </w:rPr>
            </w:pPr>
          </w:p>
        </w:tc>
        <w:tc>
          <w:tcPr>
            <w:tcW w:w="1368" w:type="dxa"/>
          </w:tcPr>
          <w:p w14:paraId="05A52E1E" w14:textId="4851716A" w:rsidR="00B769FE" w:rsidRDefault="00B769FE" w:rsidP="00B769FE">
            <w:pPr>
              <w:ind w:left="0"/>
              <w:rPr>
                <w:ins w:id="609" w:author="Zhao, Chengming" w:date="2020-04-10T20:09:00Z"/>
                <w:rFonts w:ascii="Helvetica" w:hAnsi="Helvetica"/>
                <w:kern w:val="28"/>
                <w:sz w:val="28"/>
                <w:szCs w:val="36"/>
              </w:rPr>
            </w:pPr>
            <w:ins w:id="610" w:author="Zhao, Chengming" w:date="2020-04-10T20:27:00Z">
              <w:r>
                <w:rPr>
                  <w:rFonts w:ascii="Helvetica" w:hAnsi="Helvetica"/>
                  <w:kern w:val="28"/>
                  <w:sz w:val="28"/>
                  <w:szCs w:val="36"/>
                </w:rPr>
                <w:t>active</w:t>
              </w:r>
            </w:ins>
          </w:p>
        </w:tc>
        <w:tc>
          <w:tcPr>
            <w:tcW w:w="2567" w:type="dxa"/>
          </w:tcPr>
          <w:p w14:paraId="2CE6EAA0" w14:textId="4E56713C" w:rsidR="00B769FE" w:rsidRDefault="00B769FE" w:rsidP="00B769FE">
            <w:pPr>
              <w:ind w:left="0"/>
              <w:rPr>
                <w:ins w:id="611" w:author="Zhao, Chengming" w:date="2020-04-10T20:09:00Z"/>
                <w:rFonts w:ascii="Helvetica" w:hAnsi="Helvetica"/>
                <w:kern w:val="28"/>
                <w:sz w:val="28"/>
                <w:szCs w:val="36"/>
              </w:rPr>
            </w:pPr>
            <w:ins w:id="612" w:author="Zhao, Chengming" w:date="2020-04-10T20:27:00Z">
              <w:r>
                <w:rPr>
                  <w:rFonts w:ascii="Helvetica" w:hAnsi="Helvetica"/>
                  <w:kern w:val="28"/>
                  <w:sz w:val="28"/>
                  <w:szCs w:val="36"/>
                </w:rPr>
                <w:t>Driver details of UEFI</w:t>
              </w:r>
            </w:ins>
          </w:p>
        </w:tc>
      </w:tr>
      <w:tr w:rsidR="009737CC" w14:paraId="4627F1D0" w14:textId="77777777" w:rsidTr="00FA7703">
        <w:trPr>
          <w:ins w:id="613" w:author="Zhao, Chengming" w:date="2020-04-10T20:31:00Z"/>
        </w:trPr>
        <w:tc>
          <w:tcPr>
            <w:tcW w:w="4030" w:type="dxa"/>
          </w:tcPr>
          <w:p w14:paraId="34FDB33A" w14:textId="77777777" w:rsidR="009737CC" w:rsidRDefault="009737CC" w:rsidP="009737CC">
            <w:pPr>
              <w:ind w:left="0"/>
              <w:rPr>
                <w:ins w:id="614" w:author="Zhao, Chengming" w:date="2020-04-10T20:31:00Z"/>
                <w:rFonts w:ascii="Helvetica" w:hAnsi="Helvetica"/>
                <w:kern w:val="28"/>
                <w:sz w:val="28"/>
                <w:szCs w:val="36"/>
              </w:rPr>
            </w:pPr>
            <w:ins w:id="615" w:author="Zhao, Chengming" w:date="2020-04-10T20:31: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4D0C302F" w14:textId="03D17E22" w:rsidR="009737CC" w:rsidRDefault="009737CC" w:rsidP="009737CC">
            <w:pPr>
              <w:ind w:left="0"/>
              <w:rPr>
                <w:ins w:id="616" w:author="Zhao, Chengming" w:date="2020-04-10T20:31:00Z"/>
                <w:rFonts w:ascii="Helvetica" w:hAnsi="Helvetica"/>
                <w:kern w:val="28"/>
                <w:sz w:val="28"/>
                <w:szCs w:val="36"/>
              </w:rPr>
            </w:pPr>
            <w:proofErr w:type="spellStart"/>
            <w:ins w:id="617" w:author="Zhao, Chengming" w:date="2020-04-10T20:31:00Z">
              <w:r>
                <w:rPr>
                  <w:rFonts w:ascii="Helvetica" w:hAnsi="Helvetica"/>
                  <w:kern w:val="28"/>
                  <w:sz w:val="28"/>
                  <w:szCs w:val="36"/>
                </w:rPr>
                <w:t>Console_log</w:t>
              </w:r>
              <w:proofErr w:type="spellEnd"/>
            </w:ins>
          </w:p>
        </w:tc>
        <w:tc>
          <w:tcPr>
            <w:tcW w:w="1679" w:type="dxa"/>
          </w:tcPr>
          <w:p w14:paraId="67A16BB0" w14:textId="77777777" w:rsidR="009737CC" w:rsidRDefault="009737CC" w:rsidP="00B769FE">
            <w:pPr>
              <w:ind w:left="0"/>
              <w:rPr>
                <w:ins w:id="618" w:author="Zhao, Chengming" w:date="2020-04-10T20:31:00Z"/>
                <w:rFonts w:ascii="Helvetica" w:hAnsi="Helvetica"/>
                <w:kern w:val="28"/>
                <w:sz w:val="28"/>
                <w:szCs w:val="36"/>
              </w:rPr>
            </w:pPr>
          </w:p>
        </w:tc>
        <w:tc>
          <w:tcPr>
            <w:tcW w:w="1368" w:type="dxa"/>
          </w:tcPr>
          <w:p w14:paraId="36AD3F5E" w14:textId="5E814F18" w:rsidR="009737CC" w:rsidRDefault="009737CC" w:rsidP="00B769FE">
            <w:pPr>
              <w:ind w:left="0"/>
              <w:rPr>
                <w:ins w:id="619" w:author="Zhao, Chengming" w:date="2020-04-10T20:31:00Z"/>
                <w:rFonts w:ascii="Helvetica" w:hAnsi="Helvetica"/>
                <w:kern w:val="28"/>
                <w:sz w:val="28"/>
                <w:szCs w:val="36"/>
              </w:rPr>
            </w:pPr>
            <w:ins w:id="620" w:author="Zhao, Chengming" w:date="2020-04-10T20:31:00Z">
              <w:r>
                <w:rPr>
                  <w:rFonts w:ascii="Helvetica" w:hAnsi="Helvetica"/>
                  <w:kern w:val="28"/>
                  <w:sz w:val="28"/>
                  <w:szCs w:val="36"/>
                </w:rPr>
                <w:t>active</w:t>
              </w:r>
            </w:ins>
          </w:p>
        </w:tc>
        <w:tc>
          <w:tcPr>
            <w:tcW w:w="2567" w:type="dxa"/>
          </w:tcPr>
          <w:p w14:paraId="2F64B95D" w14:textId="21D8D7BE" w:rsidR="009737CC" w:rsidRDefault="009737CC" w:rsidP="00B769FE">
            <w:pPr>
              <w:ind w:left="0"/>
              <w:rPr>
                <w:ins w:id="621" w:author="Zhao, Chengming" w:date="2020-04-10T20:31:00Z"/>
                <w:rFonts w:ascii="Helvetica" w:hAnsi="Helvetica"/>
                <w:kern w:val="28"/>
                <w:sz w:val="28"/>
                <w:szCs w:val="36"/>
              </w:rPr>
            </w:pPr>
            <w:ins w:id="622" w:author="Zhao, Chengming" w:date="2020-04-10T20:31:00Z">
              <w:r>
                <w:rPr>
                  <w:rFonts w:ascii="Helvetica" w:hAnsi="Helvetica"/>
                  <w:kern w:val="28"/>
                  <w:sz w:val="28"/>
                  <w:szCs w:val="36"/>
                </w:rPr>
                <w:t>APIs to read/write console log</w:t>
              </w:r>
            </w:ins>
          </w:p>
        </w:tc>
      </w:tr>
      <w:tr w:rsidR="00B769FE" w14:paraId="26F02866" w14:textId="77777777" w:rsidTr="00FA7703">
        <w:trPr>
          <w:ins w:id="623" w:author="Zhao, Chengming" w:date="2020-04-10T20:09:00Z"/>
        </w:trPr>
        <w:tc>
          <w:tcPr>
            <w:tcW w:w="4030" w:type="dxa"/>
          </w:tcPr>
          <w:p w14:paraId="6CDB27E5" w14:textId="77777777" w:rsidR="00B769FE" w:rsidRDefault="00B769FE" w:rsidP="00B769FE">
            <w:pPr>
              <w:ind w:left="0"/>
              <w:rPr>
                <w:ins w:id="624" w:author="Zhao, Chengming" w:date="2020-04-10T20:29:00Z"/>
                <w:rFonts w:ascii="Helvetica" w:hAnsi="Helvetica"/>
                <w:kern w:val="28"/>
                <w:sz w:val="28"/>
                <w:szCs w:val="36"/>
              </w:rPr>
            </w:pPr>
            <w:ins w:id="625" w:author="Zhao, Chengming" w:date="2020-04-10T20:29: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517C3E41" w14:textId="1A70BA67" w:rsidR="00B769FE" w:rsidRDefault="009737CC" w:rsidP="00B769FE">
            <w:pPr>
              <w:ind w:left="0"/>
              <w:rPr>
                <w:ins w:id="626" w:author="Zhao, Chengming" w:date="2020-04-10T20:09:00Z"/>
                <w:rFonts w:ascii="Helvetica" w:hAnsi="Helvetica"/>
                <w:kern w:val="28"/>
                <w:sz w:val="28"/>
                <w:szCs w:val="36"/>
              </w:rPr>
            </w:pPr>
            <w:proofErr w:type="spellStart"/>
            <w:ins w:id="627" w:author="Zhao, Chengming" w:date="2020-04-10T20:29:00Z">
              <w:r>
                <w:rPr>
                  <w:rFonts w:ascii="Helvetica" w:hAnsi="Helvetica"/>
                  <w:kern w:val="28"/>
                  <w:sz w:val="28"/>
                  <w:szCs w:val="36"/>
                </w:rPr>
                <w:t>Console_log</w:t>
              </w:r>
              <w:proofErr w:type="spellEnd"/>
              <w:r>
                <w:rPr>
                  <w:rFonts w:ascii="Helvetica" w:hAnsi="Helvetica"/>
                  <w:kern w:val="28"/>
                  <w:sz w:val="28"/>
                  <w:szCs w:val="36"/>
                </w:rPr>
                <w:t>/</w:t>
              </w:r>
              <w:proofErr w:type="spellStart"/>
              <w:r>
                <w:rPr>
                  <w:rFonts w:ascii="Helvetica" w:hAnsi="Helvetica"/>
                  <w:kern w:val="28"/>
                  <w:sz w:val="28"/>
                  <w:szCs w:val="36"/>
                </w:rPr>
                <w:t>log_path</w:t>
              </w:r>
            </w:ins>
            <w:proofErr w:type="spellEnd"/>
          </w:p>
        </w:tc>
        <w:tc>
          <w:tcPr>
            <w:tcW w:w="1679" w:type="dxa"/>
          </w:tcPr>
          <w:p w14:paraId="266D20FA" w14:textId="77777777" w:rsidR="00B769FE" w:rsidRDefault="00B769FE" w:rsidP="00B769FE">
            <w:pPr>
              <w:ind w:left="0"/>
              <w:rPr>
                <w:ins w:id="628" w:author="Zhao, Chengming" w:date="2020-04-10T20:09:00Z"/>
                <w:rFonts w:ascii="Helvetica" w:hAnsi="Helvetica"/>
                <w:kern w:val="28"/>
                <w:sz w:val="28"/>
                <w:szCs w:val="36"/>
              </w:rPr>
            </w:pPr>
          </w:p>
        </w:tc>
        <w:tc>
          <w:tcPr>
            <w:tcW w:w="1368" w:type="dxa"/>
          </w:tcPr>
          <w:p w14:paraId="4396D6BC" w14:textId="4024895B" w:rsidR="00B769FE" w:rsidRDefault="009737CC" w:rsidP="00B769FE">
            <w:pPr>
              <w:ind w:left="0"/>
              <w:rPr>
                <w:ins w:id="629" w:author="Zhao, Chengming" w:date="2020-04-10T20:09:00Z"/>
                <w:rFonts w:ascii="Helvetica" w:hAnsi="Helvetica"/>
                <w:kern w:val="28"/>
                <w:sz w:val="28"/>
                <w:szCs w:val="36"/>
              </w:rPr>
            </w:pPr>
            <w:ins w:id="630" w:author="Zhao, Chengming" w:date="2020-04-10T20:29:00Z">
              <w:r>
                <w:rPr>
                  <w:rFonts w:ascii="Helvetica" w:hAnsi="Helvetica"/>
                  <w:kern w:val="28"/>
                  <w:sz w:val="28"/>
                  <w:szCs w:val="36"/>
                </w:rPr>
                <w:t>active</w:t>
              </w:r>
            </w:ins>
          </w:p>
        </w:tc>
        <w:tc>
          <w:tcPr>
            <w:tcW w:w="2567" w:type="dxa"/>
          </w:tcPr>
          <w:p w14:paraId="0CB8C1D1" w14:textId="75631CB1" w:rsidR="00B769FE" w:rsidRDefault="009737CC" w:rsidP="00B769FE">
            <w:pPr>
              <w:ind w:left="0"/>
              <w:rPr>
                <w:ins w:id="631" w:author="Zhao, Chengming" w:date="2020-04-10T20:09:00Z"/>
                <w:rFonts w:ascii="Helvetica" w:hAnsi="Helvetica"/>
                <w:kern w:val="28"/>
                <w:sz w:val="28"/>
                <w:szCs w:val="36"/>
              </w:rPr>
            </w:pPr>
            <w:ins w:id="632" w:author="Zhao, Chengming" w:date="2020-04-10T20:29:00Z">
              <w:r>
                <w:rPr>
                  <w:rFonts w:ascii="Helvetica" w:hAnsi="Helvetica"/>
                  <w:kern w:val="28"/>
                  <w:sz w:val="28"/>
                  <w:szCs w:val="36"/>
                </w:rPr>
                <w:t>Console log outp</w:t>
              </w:r>
            </w:ins>
            <w:ins w:id="633" w:author="Zhao, Chengming" w:date="2020-04-10T20:30:00Z">
              <w:r>
                <w:rPr>
                  <w:rFonts w:ascii="Helvetica" w:hAnsi="Helvetica"/>
                  <w:kern w:val="28"/>
                  <w:sz w:val="28"/>
                  <w:szCs w:val="36"/>
                </w:rPr>
                <w:t>ut path</w:t>
              </w:r>
            </w:ins>
          </w:p>
        </w:tc>
      </w:tr>
      <w:tr w:rsidR="00B769FE" w14:paraId="6BE65ADF" w14:textId="77777777" w:rsidTr="00FA7703">
        <w:trPr>
          <w:ins w:id="634" w:author="Zhao, Chengming" w:date="2020-04-10T20:09:00Z"/>
        </w:trPr>
        <w:tc>
          <w:tcPr>
            <w:tcW w:w="4030" w:type="dxa"/>
          </w:tcPr>
          <w:p w14:paraId="5D1ACB77" w14:textId="77777777" w:rsidR="009737CC" w:rsidRDefault="009737CC" w:rsidP="009737CC">
            <w:pPr>
              <w:ind w:left="0"/>
              <w:rPr>
                <w:ins w:id="635" w:author="Zhao, Chengming" w:date="2020-04-10T20:30:00Z"/>
                <w:rFonts w:ascii="Helvetica" w:hAnsi="Helvetica"/>
                <w:kern w:val="28"/>
                <w:sz w:val="28"/>
                <w:szCs w:val="36"/>
              </w:rPr>
            </w:pPr>
            <w:ins w:id="636" w:author="Zhao, Chengming" w:date="2020-04-10T20:30: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664A90BE" w14:textId="1B38C6DA" w:rsidR="00B769FE" w:rsidRDefault="009737CC" w:rsidP="009737CC">
            <w:pPr>
              <w:ind w:left="0"/>
              <w:rPr>
                <w:ins w:id="637" w:author="Zhao, Chengming" w:date="2020-04-10T20:09:00Z"/>
                <w:rFonts w:ascii="Helvetica" w:hAnsi="Helvetica"/>
                <w:kern w:val="28"/>
                <w:sz w:val="28"/>
                <w:szCs w:val="36"/>
              </w:rPr>
            </w:pPr>
            <w:proofErr w:type="spellStart"/>
            <w:ins w:id="638" w:author="Zhao, Chengming" w:date="2020-04-10T20:30:00Z">
              <w:r>
                <w:rPr>
                  <w:rFonts w:ascii="Helvetica" w:hAnsi="Helvetica"/>
                  <w:kern w:val="28"/>
                  <w:sz w:val="28"/>
                  <w:szCs w:val="36"/>
                </w:rPr>
                <w:t>Console_log</w:t>
              </w:r>
              <w:proofErr w:type="spellEnd"/>
              <w:r>
                <w:rPr>
                  <w:rFonts w:ascii="Helvetica" w:hAnsi="Helvetica"/>
                  <w:kern w:val="28"/>
                  <w:sz w:val="28"/>
                  <w:szCs w:val="36"/>
                </w:rPr>
                <w:t>/driver</w:t>
              </w:r>
            </w:ins>
          </w:p>
        </w:tc>
        <w:tc>
          <w:tcPr>
            <w:tcW w:w="1679" w:type="dxa"/>
          </w:tcPr>
          <w:p w14:paraId="559FB1FF" w14:textId="77777777" w:rsidR="00B769FE" w:rsidRDefault="00B769FE" w:rsidP="00B769FE">
            <w:pPr>
              <w:ind w:left="0"/>
              <w:rPr>
                <w:ins w:id="639" w:author="Zhao, Chengming" w:date="2020-04-10T20:09:00Z"/>
                <w:rFonts w:ascii="Helvetica" w:hAnsi="Helvetica"/>
                <w:kern w:val="28"/>
                <w:sz w:val="28"/>
                <w:szCs w:val="36"/>
              </w:rPr>
            </w:pPr>
          </w:p>
        </w:tc>
        <w:tc>
          <w:tcPr>
            <w:tcW w:w="1368" w:type="dxa"/>
          </w:tcPr>
          <w:p w14:paraId="6A7C6FD5" w14:textId="410C3CF4" w:rsidR="00B769FE" w:rsidRDefault="009737CC" w:rsidP="00B769FE">
            <w:pPr>
              <w:ind w:left="0"/>
              <w:rPr>
                <w:ins w:id="640" w:author="Zhao, Chengming" w:date="2020-04-10T20:09:00Z"/>
                <w:rFonts w:ascii="Helvetica" w:hAnsi="Helvetica"/>
                <w:kern w:val="28"/>
                <w:sz w:val="28"/>
                <w:szCs w:val="36"/>
              </w:rPr>
            </w:pPr>
            <w:ins w:id="641" w:author="Zhao, Chengming" w:date="2020-04-10T20:30:00Z">
              <w:r>
                <w:rPr>
                  <w:rFonts w:ascii="Helvetica" w:hAnsi="Helvetica"/>
                  <w:kern w:val="28"/>
                  <w:sz w:val="28"/>
                  <w:szCs w:val="36"/>
                </w:rPr>
                <w:t>active</w:t>
              </w:r>
            </w:ins>
          </w:p>
        </w:tc>
        <w:tc>
          <w:tcPr>
            <w:tcW w:w="2567" w:type="dxa"/>
          </w:tcPr>
          <w:p w14:paraId="42DB234F" w14:textId="4A53ACA1" w:rsidR="00B769FE" w:rsidRDefault="009737CC" w:rsidP="00B769FE">
            <w:pPr>
              <w:ind w:left="0"/>
              <w:rPr>
                <w:ins w:id="642" w:author="Zhao, Chengming" w:date="2020-04-10T20:09:00Z"/>
                <w:rFonts w:ascii="Helvetica" w:hAnsi="Helvetica"/>
                <w:kern w:val="28"/>
                <w:sz w:val="28"/>
                <w:szCs w:val="36"/>
              </w:rPr>
            </w:pPr>
            <w:ins w:id="643" w:author="Zhao, Chengming" w:date="2020-04-10T20:30:00Z">
              <w:r>
                <w:rPr>
                  <w:rFonts w:ascii="Helvetica" w:hAnsi="Helvetica"/>
                  <w:kern w:val="28"/>
                  <w:sz w:val="28"/>
                  <w:szCs w:val="36"/>
                </w:rPr>
                <w:t>Driver details of console log (e.g. sol or com)</w:t>
              </w:r>
            </w:ins>
          </w:p>
        </w:tc>
      </w:tr>
      <w:tr w:rsidR="00B769FE" w14:paraId="058FB6AC" w14:textId="77777777" w:rsidTr="00FA7703">
        <w:trPr>
          <w:ins w:id="644" w:author="Zhao, Chengming" w:date="2020-04-10T20:09:00Z"/>
        </w:trPr>
        <w:tc>
          <w:tcPr>
            <w:tcW w:w="4030" w:type="dxa"/>
          </w:tcPr>
          <w:p w14:paraId="2DF5DBCC" w14:textId="77777777" w:rsidR="00B769FE" w:rsidRDefault="009737CC" w:rsidP="00B769FE">
            <w:pPr>
              <w:ind w:left="0"/>
              <w:rPr>
                <w:ins w:id="645" w:author="Zhao, Chengming" w:date="2020-04-10T20:34:00Z"/>
                <w:rFonts w:ascii="Helvetica" w:hAnsi="Helvetica"/>
                <w:kern w:val="28"/>
                <w:sz w:val="28"/>
                <w:szCs w:val="36"/>
              </w:rPr>
            </w:pPr>
            <w:ins w:id="646" w:author="Zhao, Chengming" w:date="2020-04-10T20:34: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7F3920A8" w14:textId="0B4ABC3C" w:rsidR="009737CC" w:rsidRDefault="009737CC" w:rsidP="00B769FE">
            <w:pPr>
              <w:ind w:left="0"/>
              <w:rPr>
                <w:ins w:id="647" w:author="Zhao, Chengming" w:date="2020-04-10T20:09:00Z"/>
                <w:rFonts w:ascii="Helvetica" w:hAnsi="Helvetica"/>
                <w:kern w:val="28"/>
                <w:sz w:val="28"/>
                <w:szCs w:val="36"/>
              </w:rPr>
            </w:pPr>
            <w:proofErr w:type="spellStart"/>
            <w:ins w:id="648" w:author="Zhao, Chengming" w:date="2020-04-10T20:34:00Z">
              <w:r>
                <w:rPr>
                  <w:rFonts w:ascii="Helvetica" w:hAnsi="Helvetica"/>
                  <w:kern w:val="28"/>
                  <w:sz w:val="28"/>
                  <w:szCs w:val="36"/>
                </w:rPr>
                <w:t>Bios_setupmenu</w:t>
              </w:r>
            </w:ins>
            <w:proofErr w:type="spellEnd"/>
          </w:p>
        </w:tc>
        <w:tc>
          <w:tcPr>
            <w:tcW w:w="1679" w:type="dxa"/>
          </w:tcPr>
          <w:p w14:paraId="4DA6D2C7" w14:textId="77777777" w:rsidR="00B769FE" w:rsidRDefault="00B769FE" w:rsidP="00B769FE">
            <w:pPr>
              <w:ind w:left="0"/>
              <w:rPr>
                <w:ins w:id="649" w:author="Zhao, Chengming" w:date="2020-04-10T20:09:00Z"/>
                <w:rFonts w:ascii="Helvetica" w:hAnsi="Helvetica"/>
                <w:kern w:val="28"/>
                <w:sz w:val="28"/>
                <w:szCs w:val="36"/>
              </w:rPr>
            </w:pPr>
          </w:p>
        </w:tc>
        <w:tc>
          <w:tcPr>
            <w:tcW w:w="1368" w:type="dxa"/>
          </w:tcPr>
          <w:p w14:paraId="13F0FEFA" w14:textId="55195DA6" w:rsidR="00B769FE" w:rsidRDefault="009737CC" w:rsidP="00B769FE">
            <w:pPr>
              <w:ind w:left="0"/>
              <w:rPr>
                <w:ins w:id="650" w:author="Zhao, Chengming" w:date="2020-04-10T20:09:00Z"/>
                <w:rFonts w:ascii="Helvetica" w:hAnsi="Helvetica"/>
                <w:kern w:val="28"/>
                <w:sz w:val="28"/>
                <w:szCs w:val="36"/>
              </w:rPr>
            </w:pPr>
            <w:ins w:id="651" w:author="Zhao, Chengming" w:date="2020-04-10T20:34:00Z">
              <w:r>
                <w:rPr>
                  <w:rFonts w:ascii="Helvetica" w:hAnsi="Helvetica"/>
                  <w:kern w:val="28"/>
                  <w:sz w:val="28"/>
                  <w:szCs w:val="36"/>
                </w:rPr>
                <w:t>active</w:t>
              </w:r>
            </w:ins>
          </w:p>
        </w:tc>
        <w:tc>
          <w:tcPr>
            <w:tcW w:w="2567" w:type="dxa"/>
          </w:tcPr>
          <w:p w14:paraId="1F7278C4" w14:textId="103C685A" w:rsidR="00B769FE" w:rsidRDefault="009737CC" w:rsidP="00B769FE">
            <w:pPr>
              <w:ind w:left="0"/>
              <w:rPr>
                <w:ins w:id="652" w:author="Zhao, Chengming" w:date="2020-04-10T20:09:00Z"/>
                <w:rFonts w:ascii="Helvetica" w:hAnsi="Helvetica"/>
                <w:kern w:val="28"/>
                <w:sz w:val="28"/>
                <w:szCs w:val="36"/>
              </w:rPr>
            </w:pPr>
            <w:ins w:id="653" w:author="Zhao, Chengming" w:date="2020-04-10T20:35:00Z">
              <w:r>
                <w:rPr>
                  <w:rFonts w:ascii="Helvetica" w:hAnsi="Helvetica"/>
                  <w:kern w:val="28"/>
                  <w:sz w:val="28"/>
                  <w:szCs w:val="36"/>
                </w:rPr>
                <w:t>APIs to manipulate BIOS Setup Menu UI for BIOS configuration</w:t>
              </w:r>
            </w:ins>
          </w:p>
        </w:tc>
      </w:tr>
      <w:tr w:rsidR="009737CC" w14:paraId="5A36DCAB" w14:textId="77777777" w:rsidTr="00FA7703">
        <w:trPr>
          <w:ins w:id="654" w:author="Zhao, Chengming" w:date="2020-04-10T20:33:00Z"/>
        </w:trPr>
        <w:tc>
          <w:tcPr>
            <w:tcW w:w="4030" w:type="dxa"/>
          </w:tcPr>
          <w:p w14:paraId="101E424A" w14:textId="77777777" w:rsidR="009737CC" w:rsidRDefault="009737CC" w:rsidP="009737CC">
            <w:pPr>
              <w:ind w:left="0"/>
              <w:rPr>
                <w:ins w:id="655" w:author="Zhao, Chengming" w:date="2020-04-10T20:35:00Z"/>
                <w:rFonts w:ascii="Helvetica" w:hAnsi="Helvetica"/>
                <w:kern w:val="28"/>
                <w:sz w:val="28"/>
                <w:szCs w:val="36"/>
              </w:rPr>
            </w:pPr>
            <w:ins w:id="656" w:author="Zhao, Chengming" w:date="2020-04-10T20:35: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6BDA68D1" w14:textId="379E4E55" w:rsidR="009737CC" w:rsidRDefault="009737CC">
            <w:pPr>
              <w:ind w:left="0"/>
              <w:jc w:val="center"/>
              <w:rPr>
                <w:ins w:id="657" w:author="Zhao, Chengming" w:date="2020-04-10T20:33:00Z"/>
                <w:rFonts w:ascii="Helvetica" w:hAnsi="Helvetica"/>
                <w:kern w:val="28"/>
                <w:sz w:val="28"/>
                <w:szCs w:val="36"/>
              </w:rPr>
              <w:pPrChange w:id="658" w:author="Zhao, Chengming" w:date="2020-04-10T20:35:00Z">
                <w:pPr>
                  <w:ind w:left="0"/>
                </w:pPr>
              </w:pPrChange>
            </w:pPr>
            <w:proofErr w:type="spellStart"/>
            <w:ins w:id="659" w:author="Zhao, Chengming" w:date="2020-04-10T20:35:00Z">
              <w:r>
                <w:rPr>
                  <w:rFonts w:ascii="Helvetica" w:hAnsi="Helvetica"/>
                  <w:kern w:val="28"/>
                  <w:sz w:val="28"/>
                  <w:szCs w:val="36"/>
                </w:rPr>
                <w:t>Bios_setupmenu</w:t>
              </w:r>
              <w:proofErr w:type="spellEnd"/>
              <w:r>
                <w:rPr>
                  <w:rFonts w:ascii="Helvetica" w:hAnsi="Helvetica"/>
                  <w:kern w:val="28"/>
                  <w:sz w:val="28"/>
                  <w:szCs w:val="36"/>
                </w:rPr>
                <w:t>/</w:t>
              </w:r>
              <w:proofErr w:type="spellStart"/>
              <w:r>
                <w:rPr>
                  <w:rFonts w:ascii="Helvetica" w:hAnsi="Helvetica"/>
                  <w:kern w:val="28"/>
                  <w:sz w:val="28"/>
                  <w:szCs w:val="36"/>
                </w:rPr>
                <w:t>efishell_entry</w:t>
              </w:r>
            </w:ins>
            <w:proofErr w:type="spellEnd"/>
          </w:p>
        </w:tc>
        <w:tc>
          <w:tcPr>
            <w:tcW w:w="1679" w:type="dxa"/>
          </w:tcPr>
          <w:p w14:paraId="34F412F0" w14:textId="77777777" w:rsidR="009737CC" w:rsidRDefault="009737CC" w:rsidP="00B769FE">
            <w:pPr>
              <w:ind w:left="0"/>
              <w:rPr>
                <w:ins w:id="660" w:author="Zhao, Chengming" w:date="2020-04-10T20:33:00Z"/>
                <w:rFonts w:ascii="Helvetica" w:hAnsi="Helvetica"/>
                <w:kern w:val="28"/>
                <w:sz w:val="28"/>
                <w:szCs w:val="36"/>
              </w:rPr>
            </w:pPr>
          </w:p>
        </w:tc>
        <w:tc>
          <w:tcPr>
            <w:tcW w:w="1368" w:type="dxa"/>
          </w:tcPr>
          <w:p w14:paraId="12874227" w14:textId="2FA62021" w:rsidR="009737CC" w:rsidRDefault="009737CC" w:rsidP="00B769FE">
            <w:pPr>
              <w:ind w:left="0"/>
              <w:rPr>
                <w:ins w:id="661" w:author="Zhao, Chengming" w:date="2020-04-10T20:33:00Z"/>
                <w:rFonts w:ascii="Helvetica" w:hAnsi="Helvetica"/>
                <w:kern w:val="28"/>
                <w:sz w:val="28"/>
                <w:szCs w:val="36"/>
              </w:rPr>
            </w:pPr>
            <w:ins w:id="662" w:author="Zhao, Chengming" w:date="2020-04-10T20:35:00Z">
              <w:r>
                <w:rPr>
                  <w:rFonts w:ascii="Helvetica" w:hAnsi="Helvetica"/>
                  <w:kern w:val="28"/>
                  <w:sz w:val="28"/>
                  <w:szCs w:val="36"/>
                </w:rPr>
                <w:t>active</w:t>
              </w:r>
            </w:ins>
          </w:p>
        </w:tc>
        <w:tc>
          <w:tcPr>
            <w:tcW w:w="2567" w:type="dxa"/>
          </w:tcPr>
          <w:p w14:paraId="6A019826" w14:textId="08715B4D" w:rsidR="009737CC" w:rsidRDefault="009737CC" w:rsidP="00B769FE">
            <w:pPr>
              <w:ind w:left="0"/>
              <w:rPr>
                <w:ins w:id="663" w:author="Zhao, Chengming" w:date="2020-04-10T20:33:00Z"/>
                <w:rFonts w:ascii="Helvetica" w:hAnsi="Helvetica"/>
                <w:kern w:val="28"/>
                <w:sz w:val="28"/>
                <w:szCs w:val="36"/>
              </w:rPr>
            </w:pPr>
            <w:ins w:id="664" w:author="Zhao, Chengming" w:date="2020-04-10T20:35:00Z">
              <w:r>
                <w:rPr>
                  <w:rFonts w:ascii="Helvetica" w:hAnsi="Helvetica"/>
                  <w:kern w:val="28"/>
                  <w:sz w:val="28"/>
                  <w:szCs w:val="36"/>
                </w:rPr>
                <w:t xml:space="preserve">Specify the </w:t>
              </w:r>
            </w:ins>
            <w:ins w:id="665" w:author="Zhao, Chengming" w:date="2020-04-10T20:36:00Z">
              <w:r>
                <w:rPr>
                  <w:rFonts w:ascii="Helvetica" w:hAnsi="Helvetica"/>
                  <w:kern w:val="28"/>
                  <w:sz w:val="28"/>
                  <w:szCs w:val="36"/>
                </w:rPr>
                <w:t xml:space="preserve">path of </w:t>
              </w:r>
              <w:proofErr w:type="spellStart"/>
              <w:r>
                <w:rPr>
                  <w:rFonts w:ascii="Helvetica" w:hAnsi="Helvetica"/>
                  <w:kern w:val="28"/>
                  <w:sz w:val="28"/>
                  <w:szCs w:val="36"/>
                </w:rPr>
                <w:t>efishell</w:t>
              </w:r>
              <w:proofErr w:type="spellEnd"/>
              <w:r>
                <w:rPr>
                  <w:rFonts w:ascii="Helvetica" w:hAnsi="Helvetica"/>
                  <w:kern w:val="28"/>
                  <w:sz w:val="28"/>
                  <w:szCs w:val="36"/>
                </w:rPr>
                <w:t xml:space="preserve"> entry in Bios menu UI</w:t>
              </w:r>
            </w:ins>
          </w:p>
        </w:tc>
      </w:tr>
      <w:tr w:rsidR="009737CC" w14:paraId="56E804EB" w14:textId="77777777" w:rsidTr="00FA7703">
        <w:trPr>
          <w:ins w:id="666" w:author="Zhao, Chengming" w:date="2020-04-10T20:34:00Z"/>
        </w:trPr>
        <w:tc>
          <w:tcPr>
            <w:tcW w:w="4030" w:type="dxa"/>
          </w:tcPr>
          <w:p w14:paraId="538A0FAA" w14:textId="77777777" w:rsidR="009737CC" w:rsidRDefault="009737CC" w:rsidP="009737CC">
            <w:pPr>
              <w:ind w:left="0"/>
              <w:rPr>
                <w:ins w:id="667" w:author="Zhao, Chengming" w:date="2020-04-10T20:36:00Z"/>
                <w:rFonts w:ascii="Helvetica" w:hAnsi="Helvetica"/>
                <w:kern w:val="28"/>
                <w:sz w:val="28"/>
                <w:szCs w:val="36"/>
              </w:rPr>
            </w:pPr>
            <w:ins w:id="668" w:author="Zhao, Chengming" w:date="2020-04-10T20:36: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6E4D8B82" w14:textId="7287DC2C" w:rsidR="009737CC" w:rsidRDefault="009737CC" w:rsidP="009737CC">
            <w:pPr>
              <w:ind w:left="0"/>
              <w:rPr>
                <w:ins w:id="669" w:author="Zhao, Chengming" w:date="2020-04-10T20:34:00Z"/>
                <w:rFonts w:ascii="Helvetica" w:hAnsi="Helvetica"/>
                <w:kern w:val="28"/>
                <w:sz w:val="28"/>
                <w:szCs w:val="36"/>
              </w:rPr>
            </w:pPr>
            <w:proofErr w:type="spellStart"/>
            <w:ins w:id="670" w:author="Zhao, Chengming" w:date="2020-04-10T20:36:00Z">
              <w:r>
                <w:rPr>
                  <w:rFonts w:ascii="Helvetica" w:hAnsi="Helvetica"/>
                  <w:kern w:val="28"/>
                  <w:sz w:val="28"/>
                  <w:szCs w:val="36"/>
                </w:rPr>
                <w:t>Bios_setupmenu</w:t>
              </w:r>
              <w:proofErr w:type="spellEnd"/>
              <w:r>
                <w:rPr>
                  <w:rFonts w:ascii="Helvetica" w:hAnsi="Helvetica"/>
                  <w:kern w:val="28"/>
                  <w:sz w:val="28"/>
                  <w:szCs w:val="36"/>
                </w:rPr>
                <w:t>/</w:t>
              </w:r>
              <w:proofErr w:type="spellStart"/>
              <w:r>
                <w:rPr>
                  <w:rFonts w:ascii="Helvetica" w:hAnsi="Helvetica"/>
                  <w:kern w:val="28"/>
                  <w:sz w:val="28"/>
                  <w:szCs w:val="36"/>
                </w:rPr>
                <w:t>efishell_entry</w:t>
              </w:r>
            </w:ins>
            <w:proofErr w:type="spellEnd"/>
          </w:p>
        </w:tc>
        <w:tc>
          <w:tcPr>
            <w:tcW w:w="1679" w:type="dxa"/>
          </w:tcPr>
          <w:p w14:paraId="2FEDE6F3" w14:textId="05D22DC4" w:rsidR="009737CC" w:rsidRDefault="009737CC" w:rsidP="00B769FE">
            <w:pPr>
              <w:ind w:left="0"/>
              <w:rPr>
                <w:ins w:id="671" w:author="Zhao, Chengming" w:date="2020-04-10T20:34:00Z"/>
                <w:rFonts w:ascii="Helvetica" w:hAnsi="Helvetica"/>
                <w:kern w:val="28"/>
                <w:sz w:val="28"/>
                <w:szCs w:val="36"/>
              </w:rPr>
            </w:pPr>
            <w:proofErr w:type="spellStart"/>
            <w:ins w:id="672" w:author="Zhao, Chengming" w:date="2020-04-10T20:36:00Z">
              <w:r>
                <w:rPr>
                  <w:rFonts w:ascii="Helvetica" w:hAnsi="Helvetica"/>
                  <w:kern w:val="28"/>
                  <w:sz w:val="28"/>
                  <w:szCs w:val="36"/>
                </w:rPr>
                <w:t>Select_item</w:t>
              </w:r>
            </w:ins>
            <w:proofErr w:type="spellEnd"/>
          </w:p>
        </w:tc>
        <w:tc>
          <w:tcPr>
            <w:tcW w:w="1368" w:type="dxa"/>
          </w:tcPr>
          <w:p w14:paraId="54C1C155" w14:textId="72B68F4C" w:rsidR="009737CC" w:rsidRDefault="009737CC" w:rsidP="00B769FE">
            <w:pPr>
              <w:ind w:left="0"/>
              <w:rPr>
                <w:ins w:id="673" w:author="Zhao, Chengming" w:date="2020-04-10T20:34:00Z"/>
                <w:rFonts w:ascii="Helvetica" w:hAnsi="Helvetica"/>
                <w:kern w:val="28"/>
                <w:sz w:val="28"/>
                <w:szCs w:val="36"/>
              </w:rPr>
            </w:pPr>
            <w:ins w:id="674" w:author="Zhao, Chengming" w:date="2020-04-10T20:36:00Z">
              <w:r>
                <w:rPr>
                  <w:rFonts w:ascii="Helvetica" w:hAnsi="Helvetica"/>
                  <w:kern w:val="28"/>
                  <w:sz w:val="28"/>
                  <w:szCs w:val="36"/>
                </w:rPr>
                <w:t>active</w:t>
              </w:r>
            </w:ins>
          </w:p>
        </w:tc>
        <w:tc>
          <w:tcPr>
            <w:tcW w:w="2567" w:type="dxa"/>
          </w:tcPr>
          <w:p w14:paraId="2822B78B" w14:textId="0AC3860E" w:rsidR="009737CC" w:rsidRDefault="009737CC" w:rsidP="00B769FE">
            <w:pPr>
              <w:ind w:left="0"/>
              <w:rPr>
                <w:ins w:id="675" w:author="Zhao, Chengming" w:date="2020-04-10T20:34:00Z"/>
                <w:rFonts w:ascii="Helvetica" w:hAnsi="Helvetica"/>
                <w:kern w:val="28"/>
                <w:sz w:val="28"/>
                <w:szCs w:val="36"/>
              </w:rPr>
            </w:pPr>
            <w:ins w:id="676" w:author="Zhao, Chengming" w:date="2020-04-10T20:37:00Z">
              <w:r>
                <w:rPr>
                  <w:rFonts w:ascii="Helvetica" w:hAnsi="Helvetica"/>
                  <w:kern w:val="28"/>
                  <w:sz w:val="28"/>
                  <w:szCs w:val="36"/>
                </w:rPr>
                <w:t>Menu Option Name to enter UEFI</w:t>
              </w:r>
            </w:ins>
          </w:p>
        </w:tc>
      </w:tr>
      <w:tr w:rsidR="009737CC" w14:paraId="4CF65D17" w14:textId="77777777" w:rsidTr="00FA7703">
        <w:trPr>
          <w:ins w:id="677" w:author="Zhao, Chengming" w:date="2020-04-10T20:34:00Z"/>
        </w:trPr>
        <w:tc>
          <w:tcPr>
            <w:tcW w:w="4030" w:type="dxa"/>
          </w:tcPr>
          <w:p w14:paraId="28776A5A" w14:textId="77777777" w:rsidR="009737CC" w:rsidRDefault="009737CC" w:rsidP="009737CC">
            <w:pPr>
              <w:ind w:left="0"/>
              <w:rPr>
                <w:ins w:id="678" w:author="Zhao, Chengming" w:date="2020-04-10T20:37:00Z"/>
                <w:rFonts w:ascii="Helvetica" w:hAnsi="Helvetica"/>
                <w:kern w:val="28"/>
                <w:sz w:val="28"/>
                <w:szCs w:val="36"/>
              </w:rPr>
            </w:pPr>
            <w:ins w:id="679" w:author="Zhao, Chengming" w:date="2020-04-10T20:37: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22608CBC" w14:textId="77777777" w:rsidR="009737CC" w:rsidRDefault="009737CC" w:rsidP="009737CC">
            <w:pPr>
              <w:ind w:left="0"/>
              <w:rPr>
                <w:ins w:id="680" w:author="Zhao, Chengming" w:date="2020-04-10T20:37:00Z"/>
                <w:rFonts w:ascii="Helvetica" w:hAnsi="Helvetica"/>
                <w:kern w:val="28"/>
                <w:sz w:val="28"/>
                <w:szCs w:val="36"/>
              </w:rPr>
            </w:pPr>
            <w:proofErr w:type="spellStart"/>
            <w:ins w:id="681" w:author="Zhao, Chengming" w:date="2020-04-10T20:37:00Z">
              <w:r>
                <w:rPr>
                  <w:rFonts w:ascii="Helvetica" w:hAnsi="Helvetica"/>
                  <w:kern w:val="28"/>
                  <w:sz w:val="28"/>
                  <w:szCs w:val="36"/>
                </w:rPr>
                <w:t>Bios_setupmenu</w:t>
              </w:r>
              <w:proofErr w:type="spellEnd"/>
              <w:r>
                <w:rPr>
                  <w:rFonts w:ascii="Helvetica" w:hAnsi="Helvetica"/>
                  <w:kern w:val="28"/>
                  <w:sz w:val="28"/>
                  <w:szCs w:val="36"/>
                </w:rPr>
                <w:t>/</w:t>
              </w:r>
            </w:ins>
          </w:p>
          <w:p w14:paraId="1E1198C5" w14:textId="682FA0F6" w:rsidR="009737CC" w:rsidRDefault="009737CC" w:rsidP="009737CC">
            <w:pPr>
              <w:ind w:left="0"/>
              <w:rPr>
                <w:ins w:id="682" w:author="Zhao, Chengming" w:date="2020-04-10T20:34:00Z"/>
                <w:rFonts w:ascii="Helvetica" w:hAnsi="Helvetica"/>
                <w:kern w:val="28"/>
                <w:sz w:val="28"/>
                <w:szCs w:val="36"/>
              </w:rPr>
            </w:pPr>
            <w:proofErr w:type="spellStart"/>
            <w:ins w:id="683" w:author="Zhao, Chengming" w:date="2020-04-10T20:37:00Z">
              <w:r>
                <w:rPr>
                  <w:rFonts w:ascii="Helvetica" w:hAnsi="Helvetica"/>
                  <w:kern w:val="28"/>
                  <w:sz w:val="28"/>
                  <w:szCs w:val="36"/>
                </w:rPr>
                <w:t>efishell_entry</w:t>
              </w:r>
              <w:proofErr w:type="spellEnd"/>
              <w:r>
                <w:rPr>
                  <w:rFonts w:ascii="Helvetica" w:hAnsi="Helvetica"/>
                  <w:kern w:val="28"/>
                  <w:sz w:val="28"/>
                  <w:szCs w:val="36"/>
                </w:rPr>
                <w:t>/path</w:t>
              </w:r>
            </w:ins>
          </w:p>
        </w:tc>
        <w:tc>
          <w:tcPr>
            <w:tcW w:w="1679" w:type="dxa"/>
          </w:tcPr>
          <w:p w14:paraId="241E7889" w14:textId="77777777" w:rsidR="009737CC" w:rsidRDefault="009737CC" w:rsidP="00B769FE">
            <w:pPr>
              <w:ind w:left="0"/>
              <w:rPr>
                <w:ins w:id="684" w:author="Zhao, Chengming" w:date="2020-04-10T20:34:00Z"/>
                <w:rFonts w:ascii="Helvetica" w:hAnsi="Helvetica"/>
                <w:kern w:val="28"/>
                <w:sz w:val="28"/>
                <w:szCs w:val="36"/>
              </w:rPr>
            </w:pPr>
          </w:p>
        </w:tc>
        <w:tc>
          <w:tcPr>
            <w:tcW w:w="1368" w:type="dxa"/>
          </w:tcPr>
          <w:p w14:paraId="4002F7BC" w14:textId="53C06B5F" w:rsidR="009737CC" w:rsidRDefault="009737CC" w:rsidP="00B769FE">
            <w:pPr>
              <w:ind w:left="0"/>
              <w:rPr>
                <w:ins w:id="685" w:author="Zhao, Chengming" w:date="2020-04-10T20:34:00Z"/>
                <w:rFonts w:ascii="Helvetica" w:hAnsi="Helvetica"/>
                <w:kern w:val="28"/>
                <w:sz w:val="28"/>
                <w:szCs w:val="36"/>
              </w:rPr>
            </w:pPr>
            <w:ins w:id="686" w:author="Zhao, Chengming" w:date="2020-04-10T20:37:00Z">
              <w:r>
                <w:rPr>
                  <w:rFonts w:ascii="Helvetica" w:hAnsi="Helvetica"/>
                  <w:kern w:val="28"/>
                  <w:sz w:val="28"/>
                  <w:szCs w:val="36"/>
                </w:rPr>
                <w:t>active</w:t>
              </w:r>
            </w:ins>
          </w:p>
        </w:tc>
        <w:tc>
          <w:tcPr>
            <w:tcW w:w="2567" w:type="dxa"/>
          </w:tcPr>
          <w:p w14:paraId="4CE6CA94" w14:textId="137D7630" w:rsidR="009737CC" w:rsidRDefault="009737CC" w:rsidP="00B769FE">
            <w:pPr>
              <w:ind w:left="0"/>
              <w:rPr>
                <w:ins w:id="687" w:author="Zhao, Chengming" w:date="2020-04-10T20:34:00Z"/>
                <w:rFonts w:ascii="Helvetica" w:hAnsi="Helvetica"/>
                <w:kern w:val="28"/>
                <w:sz w:val="28"/>
                <w:szCs w:val="36"/>
              </w:rPr>
            </w:pPr>
            <w:ins w:id="688" w:author="Zhao, Chengming" w:date="2020-04-10T20:37:00Z">
              <w:r>
                <w:rPr>
                  <w:rFonts w:ascii="Helvetica" w:hAnsi="Helvetica"/>
                  <w:kern w:val="28"/>
                  <w:sz w:val="28"/>
                  <w:szCs w:val="36"/>
                </w:rPr>
                <w:t>Path to UEFI</w:t>
              </w:r>
            </w:ins>
          </w:p>
        </w:tc>
      </w:tr>
      <w:tr w:rsidR="009737CC" w14:paraId="548FC2C0" w14:textId="77777777" w:rsidTr="00FA7703">
        <w:trPr>
          <w:ins w:id="689" w:author="Zhao, Chengming" w:date="2020-04-10T20:34:00Z"/>
        </w:trPr>
        <w:tc>
          <w:tcPr>
            <w:tcW w:w="4030" w:type="dxa"/>
          </w:tcPr>
          <w:p w14:paraId="002B2151" w14:textId="77777777" w:rsidR="009737CC" w:rsidRDefault="009737CC" w:rsidP="009737CC">
            <w:pPr>
              <w:ind w:left="0"/>
              <w:rPr>
                <w:ins w:id="690" w:author="Zhao, Chengming" w:date="2020-04-10T20:37:00Z"/>
                <w:rFonts w:ascii="Helvetica" w:hAnsi="Helvetica"/>
                <w:kern w:val="28"/>
                <w:sz w:val="28"/>
                <w:szCs w:val="36"/>
              </w:rPr>
            </w:pPr>
            <w:ins w:id="691" w:author="Zhao, Chengming" w:date="2020-04-10T20:37:00Z">
              <w:r>
                <w:rPr>
                  <w:rFonts w:ascii="Helvetica" w:hAnsi="Helvetica"/>
                  <w:kern w:val="28"/>
                  <w:sz w:val="28"/>
                  <w:szCs w:val="36"/>
                </w:rPr>
                <w:lastRenderedPageBreak/>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11A9DBC6" w14:textId="77777777" w:rsidR="009737CC" w:rsidRDefault="009737CC" w:rsidP="009737CC">
            <w:pPr>
              <w:ind w:left="0"/>
              <w:rPr>
                <w:ins w:id="692" w:author="Zhao, Chengming" w:date="2020-04-10T20:37:00Z"/>
                <w:rFonts w:ascii="Helvetica" w:hAnsi="Helvetica"/>
                <w:kern w:val="28"/>
                <w:sz w:val="28"/>
                <w:szCs w:val="36"/>
              </w:rPr>
            </w:pPr>
            <w:proofErr w:type="spellStart"/>
            <w:ins w:id="693" w:author="Zhao, Chengming" w:date="2020-04-10T20:37:00Z">
              <w:r>
                <w:rPr>
                  <w:rFonts w:ascii="Helvetica" w:hAnsi="Helvetica"/>
                  <w:kern w:val="28"/>
                  <w:sz w:val="28"/>
                  <w:szCs w:val="36"/>
                </w:rPr>
                <w:t>Bios_setupmenu</w:t>
              </w:r>
              <w:proofErr w:type="spellEnd"/>
              <w:r>
                <w:rPr>
                  <w:rFonts w:ascii="Helvetica" w:hAnsi="Helvetica"/>
                  <w:kern w:val="28"/>
                  <w:sz w:val="28"/>
                  <w:szCs w:val="36"/>
                </w:rPr>
                <w:t>/</w:t>
              </w:r>
            </w:ins>
          </w:p>
          <w:p w14:paraId="7AADE81F" w14:textId="3C7372DC" w:rsidR="009737CC" w:rsidRDefault="009737CC" w:rsidP="009737CC">
            <w:pPr>
              <w:ind w:left="0"/>
              <w:rPr>
                <w:ins w:id="694" w:author="Zhao, Chengming" w:date="2020-04-10T20:34:00Z"/>
                <w:rFonts w:ascii="Helvetica" w:hAnsi="Helvetica"/>
                <w:kern w:val="28"/>
                <w:sz w:val="28"/>
                <w:szCs w:val="36"/>
              </w:rPr>
            </w:pPr>
            <w:proofErr w:type="spellStart"/>
            <w:ins w:id="695" w:author="Zhao, Chengming" w:date="2020-04-10T20:37:00Z">
              <w:r>
                <w:rPr>
                  <w:rFonts w:ascii="Helvetica" w:hAnsi="Helvetica"/>
                  <w:kern w:val="28"/>
                  <w:sz w:val="28"/>
                  <w:szCs w:val="36"/>
                </w:rPr>
                <w:t>efishell_entry</w:t>
              </w:r>
              <w:proofErr w:type="spellEnd"/>
              <w:r>
                <w:rPr>
                  <w:rFonts w:ascii="Helvetica" w:hAnsi="Helvetica"/>
                  <w:kern w:val="28"/>
                  <w:sz w:val="28"/>
                  <w:szCs w:val="36"/>
                </w:rPr>
                <w:t>/path/node</w:t>
              </w:r>
            </w:ins>
          </w:p>
        </w:tc>
        <w:tc>
          <w:tcPr>
            <w:tcW w:w="1679" w:type="dxa"/>
          </w:tcPr>
          <w:p w14:paraId="7CAEFA0C" w14:textId="77777777" w:rsidR="009737CC" w:rsidRDefault="009737CC" w:rsidP="00B769FE">
            <w:pPr>
              <w:ind w:left="0"/>
              <w:rPr>
                <w:ins w:id="696" w:author="Zhao, Chengming" w:date="2020-04-10T20:34:00Z"/>
                <w:rFonts w:ascii="Helvetica" w:hAnsi="Helvetica"/>
                <w:kern w:val="28"/>
                <w:sz w:val="28"/>
                <w:szCs w:val="36"/>
              </w:rPr>
            </w:pPr>
          </w:p>
        </w:tc>
        <w:tc>
          <w:tcPr>
            <w:tcW w:w="1368" w:type="dxa"/>
          </w:tcPr>
          <w:p w14:paraId="5FBBAA40" w14:textId="28AE4B2F" w:rsidR="009737CC" w:rsidRDefault="009737CC" w:rsidP="00B769FE">
            <w:pPr>
              <w:ind w:left="0"/>
              <w:rPr>
                <w:ins w:id="697" w:author="Zhao, Chengming" w:date="2020-04-10T20:34:00Z"/>
                <w:rFonts w:ascii="Helvetica" w:hAnsi="Helvetica"/>
                <w:kern w:val="28"/>
                <w:sz w:val="28"/>
                <w:szCs w:val="36"/>
              </w:rPr>
            </w:pPr>
            <w:ins w:id="698" w:author="Zhao, Chengming" w:date="2020-04-10T20:37:00Z">
              <w:r>
                <w:rPr>
                  <w:rFonts w:ascii="Helvetica" w:hAnsi="Helvetica"/>
                  <w:kern w:val="28"/>
                  <w:sz w:val="28"/>
                  <w:szCs w:val="36"/>
                </w:rPr>
                <w:t>active</w:t>
              </w:r>
            </w:ins>
          </w:p>
        </w:tc>
        <w:tc>
          <w:tcPr>
            <w:tcW w:w="2567" w:type="dxa"/>
          </w:tcPr>
          <w:p w14:paraId="3D7F37E3" w14:textId="3DFAA27C" w:rsidR="009737CC" w:rsidRDefault="009737CC" w:rsidP="00B769FE">
            <w:pPr>
              <w:ind w:left="0"/>
              <w:rPr>
                <w:ins w:id="699" w:author="Zhao, Chengming" w:date="2020-04-10T20:34:00Z"/>
                <w:rFonts w:ascii="Helvetica" w:hAnsi="Helvetica"/>
                <w:kern w:val="28"/>
                <w:sz w:val="28"/>
                <w:szCs w:val="36"/>
              </w:rPr>
            </w:pPr>
            <w:ins w:id="700" w:author="Zhao, Chengming" w:date="2020-04-10T20:38:00Z">
              <w:r>
                <w:rPr>
                  <w:rFonts w:ascii="Helvetica" w:hAnsi="Helvetica"/>
                  <w:kern w:val="28"/>
                  <w:sz w:val="28"/>
                  <w:szCs w:val="36"/>
                </w:rPr>
                <w:t>Specify menu option name of the path to UEFI</w:t>
              </w:r>
            </w:ins>
          </w:p>
        </w:tc>
      </w:tr>
      <w:tr w:rsidR="009737CC" w14:paraId="2AE79F40" w14:textId="77777777" w:rsidTr="00FA7703">
        <w:trPr>
          <w:ins w:id="701" w:author="Zhao, Chengming" w:date="2020-04-10T20:34:00Z"/>
        </w:trPr>
        <w:tc>
          <w:tcPr>
            <w:tcW w:w="4030" w:type="dxa"/>
          </w:tcPr>
          <w:p w14:paraId="69A9D7D4" w14:textId="77777777" w:rsidR="009737CC" w:rsidRDefault="009737CC" w:rsidP="009737CC">
            <w:pPr>
              <w:ind w:left="0"/>
              <w:rPr>
                <w:ins w:id="702" w:author="Zhao, Chengming" w:date="2020-04-10T20:39:00Z"/>
                <w:rFonts w:ascii="Helvetica" w:hAnsi="Helvetica"/>
                <w:kern w:val="28"/>
                <w:sz w:val="28"/>
                <w:szCs w:val="36"/>
              </w:rPr>
            </w:pPr>
            <w:ins w:id="703" w:author="Zhao, Chengming" w:date="2020-04-10T20:39: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33C9CE16" w14:textId="77777777" w:rsidR="009737CC" w:rsidRDefault="009737CC" w:rsidP="009737CC">
            <w:pPr>
              <w:ind w:left="0"/>
              <w:rPr>
                <w:ins w:id="704" w:author="Zhao, Chengming" w:date="2020-04-10T20:39:00Z"/>
                <w:rFonts w:ascii="Helvetica" w:hAnsi="Helvetica"/>
                <w:kern w:val="28"/>
                <w:sz w:val="28"/>
                <w:szCs w:val="36"/>
              </w:rPr>
            </w:pPr>
            <w:proofErr w:type="spellStart"/>
            <w:ins w:id="705" w:author="Zhao, Chengming" w:date="2020-04-10T20:39:00Z">
              <w:r>
                <w:rPr>
                  <w:rFonts w:ascii="Helvetica" w:hAnsi="Helvetica"/>
                  <w:kern w:val="28"/>
                  <w:sz w:val="28"/>
                  <w:szCs w:val="36"/>
                </w:rPr>
                <w:t>Bios_setupmenu</w:t>
              </w:r>
              <w:proofErr w:type="spellEnd"/>
              <w:r>
                <w:rPr>
                  <w:rFonts w:ascii="Helvetica" w:hAnsi="Helvetica"/>
                  <w:kern w:val="28"/>
                  <w:sz w:val="28"/>
                  <w:szCs w:val="36"/>
                </w:rPr>
                <w:t>/</w:t>
              </w:r>
            </w:ins>
          </w:p>
          <w:p w14:paraId="2A2F1DF0" w14:textId="08D6CC92" w:rsidR="009737CC" w:rsidRDefault="009737CC" w:rsidP="00B769FE">
            <w:pPr>
              <w:ind w:left="0"/>
              <w:rPr>
                <w:ins w:id="706" w:author="Zhao, Chengming" w:date="2020-04-10T20:34:00Z"/>
                <w:rFonts w:ascii="Helvetica" w:hAnsi="Helvetica"/>
                <w:kern w:val="28"/>
                <w:sz w:val="28"/>
                <w:szCs w:val="36"/>
              </w:rPr>
            </w:pPr>
            <w:ins w:id="707" w:author="Zhao, Chengming" w:date="2020-04-10T20:39:00Z">
              <w:r>
                <w:rPr>
                  <w:rFonts w:ascii="Helvetica" w:hAnsi="Helvetica"/>
                  <w:kern w:val="28"/>
                  <w:sz w:val="28"/>
                  <w:szCs w:val="36"/>
                </w:rPr>
                <w:t>continue</w:t>
              </w:r>
            </w:ins>
          </w:p>
        </w:tc>
        <w:tc>
          <w:tcPr>
            <w:tcW w:w="1679" w:type="dxa"/>
          </w:tcPr>
          <w:p w14:paraId="6C9C4006" w14:textId="41591572" w:rsidR="009737CC" w:rsidRDefault="00FA7703" w:rsidP="00B769FE">
            <w:pPr>
              <w:ind w:left="0"/>
              <w:rPr>
                <w:ins w:id="708" w:author="Zhao, Chengming" w:date="2020-04-10T20:34:00Z"/>
                <w:rFonts w:ascii="Helvetica" w:hAnsi="Helvetica"/>
                <w:kern w:val="28"/>
                <w:sz w:val="28"/>
                <w:szCs w:val="36"/>
              </w:rPr>
            </w:pPr>
            <w:proofErr w:type="spellStart"/>
            <w:ins w:id="709" w:author="Zhao, Chengming" w:date="2020-04-10T20:41:00Z">
              <w:r>
                <w:rPr>
                  <w:rFonts w:ascii="Helvetica" w:hAnsi="Helvetica"/>
                  <w:kern w:val="28"/>
                  <w:sz w:val="28"/>
                  <w:szCs w:val="36"/>
                </w:rPr>
                <w:t>select_item</w:t>
              </w:r>
            </w:ins>
            <w:proofErr w:type="spellEnd"/>
          </w:p>
        </w:tc>
        <w:tc>
          <w:tcPr>
            <w:tcW w:w="1368" w:type="dxa"/>
          </w:tcPr>
          <w:p w14:paraId="41511D17" w14:textId="6AEFA8AA" w:rsidR="009737CC" w:rsidRDefault="009737CC" w:rsidP="00B769FE">
            <w:pPr>
              <w:ind w:left="0"/>
              <w:rPr>
                <w:ins w:id="710" w:author="Zhao, Chengming" w:date="2020-04-10T20:34:00Z"/>
                <w:rFonts w:ascii="Helvetica" w:hAnsi="Helvetica"/>
                <w:kern w:val="28"/>
                <w:sz w:val="28"/>
                <w:szCs w:val="36"/>
              </w:rPr>
            </w:pPr>
            <w:ins w:id="711" w:author="Zhao, Chengming" w:date="2020-04-10T20:39:00Z">
              <w:r>
                <w:rPr>
                  <w:rFonts w:ascii="Helvetica" w:hAnsi="Helvetica"/>
                  <w:kern w:val="28"/>
                  <w:sz w:val="28"/>
                  <w:szCs w:val="36"/>
                </w:rPr>
                <w:t>active</w:t>
              </w:r>
            </w:ins>
          </w:p>
        </w:tc>
        <w:tc>
          <w:tcPr>
            <w:tcW w:w="2567" w:type="dxa"/>
          </w:tcPr>
          <w:p w14:paraId="5FD5DF62" w14:textId="18535577" w:rsidR="009737CC" w:rsidRDefault="00FA7703" w:rsidP="00B769FE">
            <w:pPr>
              <w:ind w:left="0"/>
              <w:rPr>
                <w:ins w:id="712" w:author="Zhao, Chengming" w:date="2020-04-10T20:34:00Z"/>
                <w:rFonts w:ascii="Helvetica" w:hAnsi="Helvetica"/>
                <w:kern w:val="28"/>
                <w:sz w:val="28"/>
                <w:szCs w:val="36"/>
              </w:rPr>
            </w:pPr>
            <w:ins w:id="713" w:author="Zhao, Chengming" w:date="2020-04-10T20:39:00Z">
              <w:r>
                <w:rPr>
                  <w:rFonts w:ascii="Helvetica" w:hAnsi="Helvetica"/>
                  <w:kern w:val="28"/>
                  <w:sz w:val="28"/>
                  <w:szCs w:val="36"/>
                </w:rPr>
                <w:t xml:space="preserve">Menu option </w:t>
              </w:r>
            </w:ins>
            <w:ins w:id="714" w:author="Zhao, Chengming" w:date="2020-04-10T20:40:00Z">
              <w:r>
                <w:rPr>
                  <w:rFonts w:ascii="Helvetica" w:hAnsi="Helvetica"/>
                  <w:kern w:val="28"/>
                  <w:sz w:val="28"/>
                  <w:szCs w:val="36"/>
                </w:rPr>
                <w:t>“Continue” on BIOS Setup Menu UI. DTAF will look for the specified option to continue the boot</w:t>
              </w:r>
            </w:ins>
          </w:p>
        </w:tc>
      </w:tr>
      <w:tr w:rsidR="009737CC" w14:paraId="4BAD7B2E" w14:textId="77777777" w:rsidTr="00FA7703">
        <w:trPr>
          <w:ins w:id="715" w:author="Zhao, Chengming" w:date="2020-04-10T20:34:00Z"/>
        </w:trPr>
        <w:tc>
          <w:tcPr>
            <w:tcW w:w="4030" w:type="dxa"/>
          </w:tcPr>
          <w:p w14:paraId="0FCFA20B" w14:textId="77777777" w:rsidR="00FA7703" w:rsidRDefault="00FA7703" w:rsidP="00FA7703">
            <w:pPr>
              <w:ind w:left="0"/>
              <w:rPr>
                <w:ins w:id="716" w:author="Zhao, Chengming" w:date="2020-04-10T20:47:00Z"/>
                <w:rFonts w:ascii="Helvetica" w:hAnsi="Helvetica"/>
                <w:kern w:val="28"/>
                <w:sz w:val="28"/>
                <w:szCs w:val="36"/>
              </w:rPr>
            </w:pPr>
            <w:ins w:id="717" w:author="Zhao, Chengming" w:date="2020-04-10T20:47: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42ED8F22" w14:textId="5BF6CBC9" w:rsidR="009737CC" w:rsidRDefault="00FA7703" w:rsidP="00FA7703">
            <w:pPr>
              <w:ind w:left="0"/>
              <w:rPr>
                <w:ins w:id="718" w:author="Zhao, Chengming" w:date="2020-04-10T20:34:00Z"/>
                <w:rFonts w:ascii="Helvetica" w:hAnsi="Helvetica"/>
                <w:kern w:val="28"/>
                <w:sz w:val="28"/>
                <w:szCs w:val="36"/>
              </w:rPr>
            </w:pPr>
            <w:proofErr w:type="spellStart"/>
            <w:ins w:id="719" w:author="Zhao, Chengming" w:date="2020-04-10T20:47:00Z">
              <w:r>
                <w:rPr>
                  <w:rFonts w:ascii="Helvetica" w:hAnsi="Helvetica"/>
                  <w:kern w:val="28"/>
                  <w:sz w:val="28"/>
                  <w:szCs w:val="36"/>
                </w:rPr>
                <w:t>Bios_setupmenu</w:t>
              </w:r>
              <w:proofErr w:type="spellEnd"/>
              <w:r>
                <w:rPr>
                  <w:rFonts w:ascii="Helvetica" w:hAnsi="Helvetica"/>
                  <w:kern w:val="28"/>
                  <w:sz w:val="28"/>
                  <w:szCs w:val="36"/>
                </w:rPr>
                <w:t>/driver</w:t>
              </w:r>
            </w:ins>
          </w:p>
        </w:tc>
        <w:tc>
          <w:tcPr>
            <w:tcW w:w="1679" w:type="dxa"/>
          </w:tcPr>
          <w:p w14:paraId="2E98F60D" w14:textId="77777777" w:rsidR="009737CC" w:rsidRDefault="009737CC" w:rsidP="00B769FE">
            <w:pPr>
              <w:ind w:left="0"/>
              <w:rPr>
                <w:ins w:id="720" w:author="Zhao, Chengming" w:date="2020-04-10T20:34:00Z"/>
                <w:rFonts w:ascii="Helvetica" w:hAnsi="Helvetica"/>
                <w:kern w:val="28"/>
                <w:sz w:val="28"/>
                <w:szCs w:val="36"/>
              </w:rPr>
            </w:pPr>
          </w:p>
        </w:tc>
        <w:tc>
          <w:tcPr>
            <w:tcW w:w="1368" w:type="dxa"/>
          </w:tcPr>
          <w:p w14:paraId="3D241D60" w14:textId="6C867812" w:rsidR="009737CC" w:rsidRDefault="00FA7703" w:rsidP="00B769FE">
            <w:pPr>
              <w:ind w:left="0"/>
              <w:rPr>
                <w:ins w:id="721" w:author="Zhao, Chengming" w:date="2020-04-10T20:34:00Z"/>
                <w:rFonts w:ascii="Helvetica" w:hAnsi="Helvetica"/>
                <w:kern w:val="28"/>
                <w:sz w:val="28"/>
                <w:szCs w:val="36"/>
              </w:rPr>
            </w:pPr>
            <w:ins w:id="722" w:author="Zhao, Chengming" w:date="2020-04-10T20:47:00Z">
              <w:r>
                <w:rPr>
                  <w:rFonts w:ascii="Helvetica" w:hAnsi="Helvetica"/>
                  <w:kern w:val="28"/>
                  <w:sz w:val="28"/>
                  <w:szCs w:val="36"/>
                </w:rPr>
                <w:t>active</w:t>
              </w:r>
            </w:ins>
          </w:p>
        </w:tc>
        <w:tc>
          <w:tcPr>
            <w:tcW w:w="2567" w:type="dxa"/>
          </w:tcPr>
          <w:p w14:paraId="2D87BEBF" w14:textId="14D2E462" w:rsidR="009737CC" w:rsidRDefault="00FA7703" w:rsidP="00B769FE">
            <w:pPr>
              <w:ind w:left="0"/>
              <w:rPr>
                <w:ins w:id="723" w:author="Zhao, Chengming" w:date="2020-04-10T20:34:00Z"/>
                <w:rFonts w:ascii="Helvetica" w:hAnsi="Helvetica"/>
                <w:kern w:val="28"/>
                <w:sz w:val="28"/>
                <w:szCs w:val="36"/>
              </w:rPr>
            </w:pPr>
            <w:ins w:id="724" w:author="Zhao, Chengming" w:date="2020-04-10T20:47:00Z">
              <w:r>
                <w:rPr>
                  <w:rFonts w:ascii="Helvetica" w:hAnsi="Helvetica"/>
                  <w:kern w:val="28"/>
                  <w:sz w:val="28"/>
                  <w:szCs w:val="36"/>
                </w:rPr>
                <w:t xml:space="preserve">Bios setup menu driver </w:t>
              </w:r>
            </w:ins>
          </w:p>
        </w:tc>
      </w:tr>
      <w:tr w:rsidR="00FA7703" w14:paraId="444338C1" w14:textId="77777777" w:rsidTr="00FA7703">
        <w:trPr>
          <w:ins w:id="725" w:author="Zhao, Chengming" w:date="2020-04-10T20:34:00Z"/>
        </w:trPr>
        <w:tc>
          <w:tcPr>
            <w:tcW w:w="4030" w:type="dxa"/>
          </w:tcPr>
          <w:p w14:paraId="25DF7039" w14:textId="77777777" w:rsidR="00FA7703" w:rsidRDefault="00FA7703" w:rsidP="00FA7703">
            <w:pPr>
              <w:ind w:left="0"/>
              <w:rPr>
                <w:ins w:id="726" w:author="Zhao, Chengming" w:date="2020-04-10T20:47:00Z"/>
                <w:rFonts w:ascii="Helvetica" w:hAnsi="Helvetica"/>
                <w:kern w:val="28"/>
                <w:sz w:val="28"/>
                <w:szCs w:val="36"/>
              </w:rPr>
            </w:pPr>
            <w:ins w:id="727" w:author="Zhao, Chengming" w:date="2020-04-10T20:47: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595B6CB9" w14:textId="07E11034" w:rsidR="00FA7703" w:rsidRDefault="00FA7703" w:rsidP="00FA7703">
            <w:pPr>
              <w:ind w:left="0"/>
              <w:rPr>
                <w:ins w:id="728" w:author="Zhao, Chengming" w:date="2020-04-10T20:34:00Z"/>
                <w:rFonts w:ascii="Helvetica" w:hAnsi="Helvetica"/>
                <w:kern w:val="28"/>
                <w:sz w:val="28"/>
                <w:szCs w:val="36"/>
              </w:rPr>
            </w:pPr>
            <w:proofErr w:type="spellStart"/>
            <w:ins w:id="729" w:author="Zhao, Chengming" w:date="2020-04-10T20:47:00Z">
              <w:r>
                <w:rPr>
                  <w:rFonts w:ascii="Helvetica" w:hAnsi="Helvetica"/>
                  <w:kern w:val="28"/>
                  <w:sz w:val="28"/>
                  <w:szCs w:val="36"/>
                </w:rPr>
                <w:t>Bios_bootmenu</w:t>
              </w:r>
            </w:ins>
            <w:proofErr w:type="spellEnd"/>
          </w:p>
        </w:tc>
        <w:tc>
          <w:tcPr>
            <w:tcW w:w="1679" w:type="dxa"/>
          </w:tcPr>
          <w:p w14:paraId="2366ED52" w14:textId="77777777" w:rsidR="00FA7703" w:rsidRDefault="00FA7703" w:rsidP="00FA7703">
            <w:pPr>
              <w:ind w:left="0"/>
              <w:rPr>
                <w:ins w:id="730" w:author="Zhao, Chengming" w:date="2020-04-10T20:34:00Z"/>
                <w:rFonts w:ascii="Helvetica" w:hAnsi="Helvetica"/>
                <w:kern w:val="28"/>
                <w:sz w:val="28"/>
                <w:szCs w:val="36"/>
              </w:rPr>
            </w:pPr>
          </w:p>
        </w:tc>
        <w:tc>
          <w:tcPr>
            <w:tcW w:w="1368" w:type="dxa"/>
          </w:tcPr>
          <w:p w14:paraId="3EAB1CC9" w14:textId="60375808" w:rsidR="00FA7703" w:rsidRDefault="00FA7703" w:rsidP="00FA7703">
            <w:pPr>
              <w:ind w:left="0"/>
              <w:rPr>
                <w:ins w:id="731" w:author="Zhao, Chengming" w:date="2020-04-10T20:34:00Z"/>
                <w:rFonts w:ascii="Helvetica" w:hAnsi="Helvetica"/>
                <w:kern w:val="28"/>
                <w:sz w:val="28"/>
                <w:szCs w:val="36"/>
              </w:rPr>
            </w:pPr>
            <w:ins w:id="732" w:author="Zhao, Chengming" w:date="2020-04-10T20:47:00Z">
              <w:r>
                <w:rPr>
                  <w:rFonts w:ascii="Helvetica" w:hAnsi="Helvetica"/>
                  <w:kern w:val="28"/>
                  <w:sz w:val="28"/>
                  <w:szCs w:val="36"/>
                </w:rPr>
                <w:t>active</w:t>
              </w:r>
            </w:ins>
          </w:p>
        </w:tc>
        <w:tc>
          <w:tcPr>
            <w:tcW w:w="2567" w:type="dxa"/>
          </w:tcPr>
          <w:p w14:paraId="457C1520" w14:textId="46390D23" w:rsidR="00FA7703" w:rsidRDefault="00FA7703" w:rsidP="00FA7703">
            <w:pPr>
              <w:ind w:left="0"/>
              <w:rPr>
                <w:ins w:id="733" w:author="Zhao, Chengming" w:date="2020-04-10T20:34:00Z"/>
                <w:rFonts w:ascii="Helvetica" w:hAnsi="Helvetica"/>
                <w:kern w:val="28"/>
                <w:sz w:val="28"/>
                <w:szCs w:val="36"/>
              </w:rPr>
            </w:pPr>
            <w:ins w:id="734" w:author="Zhao, Chengming" w:date="2020-04-10T20:47:00Z">
              <w:r>
                <w:rPr>
                  <w:rFonts w:ascii="Helvetica" w:hAnsi="Helvetica"/>
                  <w:kern w:val="28"/>
                  <w:sz w:val="28"/>
                  <w:szCs w:val="36"/>
                </w:rPr>
                <w:t>APIs to interact with BIOS Boot Menu</w:t>
              </w:r>
            </w:ins>
          </w:p>
        </w:tc>
      </w:tr>
      <w:tr w:rsidR="00FA7703" w14:paraId="320F19A7" w14:textId="77777777" w:rsidTr="00FA7703">
        <w:trPr>
          <w:ins w:id="735" w:author="Zhao, Chengming" w:date="2020-04-10T20:34:00Z"/>
        </w:trPr>
        <w:tc>
          <w:tcPr>
            <w:tcW w:w="4030" w:type="dxa"/>
          </w:tcPr>
          <w:p w14:paraId="737AFBD4" w14:textId="77777777" w:rsidR="00FA7703" w:rsidRDefault="00FA7703" w:rsidP="00FA7703">
            <w:pPr>
              <w:ind w:left="0"/>
              <w:rPr>
                <w:ins w:id="736" w:author="Zhao, Chengming" w:date="2020-04-10T20:48:00Z"/>
                <w:rFonts w:ascii="Helvetica" w:hAnsi="Helvetica"/>
                <w:kern w:val="28"/>
                <w:sz w:val="28"/>
                <w:szCs w:val="36"/>
              </w:rPr>
            </w:pPr>
            <w:ins w:id="737" w:author="Zhao, Chengming" w:date="2020-04-10T20:48: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522BC14B" w14:textId="21305EB7" w:rsidR="00FA7703" w:rsidRDefault="00FA7703" w:rsidP="00FA7703">
            <w:pPr>
              <w:ind w:left="0"/>
              <w:rPr>
                <w:ins w:id="738" w:author="Zhao, Chengming" w:date="2020-04-10T20:34:00Z"/>
                <w:rFonts w:ascii="Helvetica" w:hAnsi="Helvetica"/>
                <w:kern w:val="28"/>
                <w:sz w:val="28"/>
                <w:szCs w:val="36"/>
              </w:rPr>
            </w:pPr>
            <w:proofErr w:type="spellStart"/>
            <w:ins w:id="739" w:author="Zhao, Chengming" w:date="2020-04-10T20:48:00Z">
              <w:r>
                <w:rPr>
                  <w:rFonts w:ascii="Helvetica" w:hAnsi="Helvetica"/>
                  <w:kern w:val="28"/>
                  <w:sz w:val="28"/>
                  <w:szCs w:val="36"/>
                </w:rPr>
                <w:t>Bios_bootmenu</w:t>
              </w:r>
              <w:proofErr w:type="spellEnd"/>
              <w:r>
                <w:rPr>
                  <w:rFonts w:ascii="Helvetica" w:hAnsi="Helvetica"/>
                  <w:kern w:val="28"/>
                  <w:sz w:val="28"/>
                  <w:szCs w:val="36"/>
                </w:rPr>
                <w:t>/</w:t>
              </w:r>
              <w:proofErr w:type="spellStart"/>
              <w:r>
                <w:rPr>
                  <w:rFonts w:ascii="Helvetica" w:hAnsi="Helvetica"/>
                  <w:kern w:val="28"/>
                  <w:sz w:val="28"/>
                  <w:szCs w:val="36"/>
                </w:rPr>
                <w:t>efishell_entry</w:t>
              </w:r>
            </w:ins>
            <w:proofErr w:type="spellEnd"/>
          </w:p>
        </w:tc>
        <w:tc>
          <w:tcPr>
            <w:tcW w:w="1679" w:type="dxa"/>
          </w:tcPr>
          <w:p w14:paraId="73A33D99" w14:textId="77D40A8D" w:rsidR="00FA7703" w:rsidRDefault="00FA7703" w:rsidP="00FA7703">
            <w:pPr>
              <w:ind w:left="0"/>
              <w:rPr>
                <w:ins w:id="740" w:author="Zhao, Chengming" w:date="2020-04-10T20:34:00Z"/>
                <w:rFonts w:ascii="Helvetica" w:hAnsi="Helvetica"/>
                <w:kern w:val="28"/>
                <w:sz w:val="28"/>
                <w:szCs w:val="36"/>
              </w:rPr>
            </w:pPr>
            <w:proofErr w:type="spellStart"/>
            <w:ins w:id="741" w:author="Zhao, Chengming" w:date="2020-04-10T20:49:00Z">
              <w:r>
                <w:rPr>
                  <w:rFonts w:ascii="Helvetica" w:hAnsi="Helvetica"/>
                  <w:kern w:val="28"/>
                  <w:sz w:val="28"/>
                  <w:szCs w:val="36"/>
                </w:rPr>
                <w:t>s</w:t>
              </w:r>
            </w:ins>
            <w:ins w:id="742" w:author="Zhao, Chengming" w:date="2020-04-10T20:48:00Z">
              <w:r>
                <w:rPr>
                  <w:rFonts w:ascii="Helvetica" w:hAnsi="Helvetica"/>
                  <w:kern w:val="28"/>
                  <w:sz w:val="28"/>
                  <w:szCs w:val="36"/>
                </w:rPr>
                <w:t>elect_item</w:t>
              </w:r>
            </w:ins>
            <w:proofErr w:type="spellEnd"/>
          </w:p>
        </w:tc>
        <w:tc>
          <w:tcPr>
            <w:tcW w:w="1368" w:type="dxa"/>
          </w:tcPr>
          <w:p w14:paraId="587F113D" w14:textId="06F57631" w:rsidR="00FA7703" w:rsidRDefault="00FA7703" w:rsidP="00FA7703">
            <w:pPr>
              <w:ind w:left="0"/>
              <w:rPr>
                <w:ins w:id="743" w:author="Zhao, Chengming" w:date="2020-04-10T20:34:00Z"/>
                <w:rFonts w:ascii="Helvetica" w:hAnsi="Helvetica"/>
                <w:kern w:val="28"/>
                <w:sz w:val="28"/>
                <w:szCs w:val="36"/>
              </w:rPr>
            </w:pPr>
            <w:ins w:id="744" w:author="Zhao, Chengming" w:date="2020-04-10T20:48:00Z">
              <w:r>
                <w:rPr>
                  <w:rFonts w:ascii="Helvetica" w:hAnsi="Helvetica"/>
                  <w:kern w:val="28"/>
                  <w:sz w:val="28"/>
                  <w:szCs w:val="36"/>
                </w:rPr>
                <w:t>active</w:t>
              </w:r>
            </w:ins>
          </w:p>
        </w:tc>
        <w:tc>
          <w:tcPr>
            <w:tcW w:w="2567" w:type="dxa"/>
          </w:tcPr>
          <w:p w14:paraId="1DC53857" w14:textId="0F009BB2" w:rsidR="00FA7703" w:rsidRDefault="00FA7703" w:rsidP="00FA7703">
            <w:pPr>
              <w:ind w:left="0"/>
              <w:rPr>
                <w:ins w:id="745" w:author="Zhao, Chengming" w:date="2020-04-10T20:34:00Z"/>
                <w:rFonts w:ascii="Helvetica" w:hAnsi="Helvetica"/>
                <w:kern w:val="28"/>
                <w:sz w:val="28"/>
                <w:szCs w:val="36"/>
              </w:rPr>
            </w:pPr>
            <w:ins w:id="746" w:author="Zhao, Chengming" w:date="2020-04-10T20:48:00Z">
              <w:r>
                <w:rPr>
                  <w:rFonts w:ascii="Helvetica" w:hAnsi="Helvetica"/>
                  <w:kern w:val="28"/>
                  <w:sz w:val="28"/>
                  <w:szCs w:val="36"/>
                </w:rPr>
                <w:t xml:space="preserve">Menu option name of </w:t>
              </w:r>
              <w:proofErr w:type="spellStart"/>
              <w:r>
                <w:rPr>
                  <w:rFonts w:ascii="Helvetica" w:hAnsi="Helvetica"/>
                  <w:kern w:val="28"/>
                  <w:sz w:val="28"/>
                  <w:szCs w:val="36"/>
                </w:rPr>
                <w:t>uefishell</w:t>
              </w:r>
              <w:proofErr w:type="spellEnd"/>
              <w:r>
                <w:rPr>
                  <w:rFonts w:ascii="Helvetica" w:hAnsi="Helvetica"/>
                  <w:kern w:val="28"/>
                  <w:sz w:val="28"/>
                  <w:szCs w:val="36"/>
                </w:rPr>
                <w:t xml:space="preserve"> entry</w:t>
              </w:r>
            </w:ins>
            <w:ins w:id="747" w:author="Zhao, Chengming" w:date="2020-04-10T20:49:00Z">
              <w:r>
                <w:rPr>
                  <w:rFonts w:ascii="Helvetica" w:hAnsi="Helvetica"/>
                  <w:kern w:val="28"/>
                  <w:sz w:val="28"/>
                  <w:szCs w:val="36"/>
                </w:rPr>
                <w:t xml:space="preserve">. DTAF will select the specified option on bios menu to enter </w:t>
              </w:r>
              <w:proofErr w:type="spellStart"/>
              <w:r>
                <w:rPr>
                  <w:rFonts w:ascii="Helvetica" w:hAnsi="Helvetica"/>
                  <w:kern w:val="28"/>
                  <w:sz w:val="28"/>
                  <w:szCs w:val="36"/>
                </w:rPr>
                <w:t>uefishell</w:t>
              </w:r>
            </w:ins>
            <w:proofErr w:type="spellEnd"/>
          </w:p>
        </w:tc>
      </w:tr>
      <w:tr w:rsidR="00FA7703" w14:paraId="3271D6BD" w14:textId="77777777" w:rsidTr="00FA7703">
        <w:trPr>
          <w:ins w:id="748" w:author="Zhao, Chengming" w:date="2020-04-10T20:34:00Z"/>
        </w:trPr>
        <w:tc>
          <w:tcPr>
            <w:tcW w:w="4030" w:type="dxa"/>
          </w:tcPr>
          <w:p w14:paraId="42CEFF15" w14:textId="77777777" w:rsidR="008F2F99" w:rsidRDefault="008F2F99" w:rsidP="008F2F99">
            <w:pPr>
              <w:ind w:left="0"/>
              <w:rPr>
                <w:ins w:id="749" w:author="Zhao, Chengming" w:date="2020-04-10T20:50:00Z"/>
                <w:rFonts w:ascii="Helvetica" w:hAnsi="Helvetica"/>
                <w:kern w:val="28"/>
                <w:sz w:val="28"/>
                <w:szCs w:val="36"/>
              </w:rPr>
            </w:pPr>
            <w:ins w:id="750" w:author="Zhao, Chengming" w:date="2020-04-10T20:50: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0857F06A" w14:textId="51072FF8" w:rsidR="00FA7703" w:rsidRDefault="008F2F99" w:rsidP="008F2F99">
            <w:pPr>
              <w:ind w:left="0"/>
              <w:rPr>
                <w:ins w:id="751" w:author="Zhao, Chengming" w:date="2020-04-10T20:34:00Z"/>
                <w:rFonts w:ascii="Helvetica" w:hAnsi="Helvetica"/>
                <w:kern w:val="28"/>
                <w:sz w:val="28"/>
                <w:szCs w:val="36"/>
              </w:rPr>
            </w:pPr>
            <w:proofErr w:type="spellStart"/>
            <w:ins w:id="752" w:author="Zhao, Chengming" w:date="2020-04-10T20:50:00Z">
              <w:r>
                <w:rPr>
                  <w:rFonts w:ascii="Helvetica" w:hAnsi="Helvetica"/>
                  <w:kern w:val="28"/>
                  <w:sz w:val="28"/>
                  <w:szCs w:val="36"/>
                </w:rPr>
                <w:t>Bios_bootmenu</w:t>
              </w:r>
              <w:proofErr w:type="spellEnd"/>
              <w:r>
                <w:rPr>
                  <w:rFonts w:ascii="Helvetica" w:hAnsi="Helvetica"/>
                  <w:kern w:val="28"/>
                  <w:sz w:val="28"/>
                  <w:szCs w:val="36"/>
                </w:rPr>
                <w:t>/driver</w:t>
              </w:r>
            </w:ins>
          </w:p>
        </w:tc>
        <w:tc>
          <w:tcPr>
            <w:tcW w:w="1679" w:type="dxa"/>
          </w:tcPr>
          <w:p w14:paraId="30AED6B2" w14:textId="77777777" w:rsidR="00FA7703" w:rsidRDefault="00FA7703" w:rsidP="00FA7703">
            <w:pPr>
              <w:ind w:left="0"/>
              <w:rPr>
                <w:ins w:id="753" w:author="Zhao, Chengming" w:date="2020-04-10T20:34:00Z"/>
                <w:rFonts w:ascii="Helvetica" w:hAnsi="Helvetica"/>
                <w:kern w:val="28"/>
                <w:sz w:val="28"/>
                <w:szCs w:val="36"/>
              </w:rPr>
            </w:pPr>
          </w:p>
        </w:tc>
        <w:tc>
          <w:tcPr>
            <w:tcW w:w="1368" w:type="dxa"/>
          </w:tcPr>
          <w:p w14:paraId="3E6F2961" w14:textId="1D54EDC6" w:rsidR="00FA7703" w:rsidRDefault="008F2F99" w:rsidP="00FA7703">
            <w:pPr>
              <w:ind w:left="0"/>
              <w:rPr>
                <w:ins w:id="754" w:author="Zhao, Chengming" w:date="2020-04-10T20:34:00Z"/>
                <w:rFonts w:ascii="Helvetica" w:hAnsi="Helvetica"/>
                <w:kern w:val="28"/>
                <w:sz w:val="28"/>
                <w:szCs w:val="36"/>
              </w:rPr>
            </w:pPr>
            <w:ins w:id="755" w:author="Zhao, Chengming" w:date="2020-04-10T20:50:00Z">
              <w:r>
                <w:rPr>
                  <w:rFonts w:ascii="Helvetica" w:hAnsi="Helvetica"/>
                  <w:kern w:val="28"/>
                  <w:sz w:val="28"/>
                  <w:szCs w:val="36"/>
                </w:rPr>
                <w:t>active</w:t>
              </w:r>
            </w:ins>
          </w:p>
        </w:tc>
        <w:tc>
          <w:tcPr>
            <w:tcW w:w="2567" w:type="dxa"/>
          </w:tcPr>
          <w:p w14:paraId="4993495A" w14:textId="436B3B28" w:rsidR="00FA7703" w:rsidRDefault="00FA7703" w:rsidP="00FA7703">
            <w:pPr>
              <w:ind w:left="0"/>
              <w:rPr>
                <w:ins w:id="756" w:author="Zhao, Chengming" w:date="2020-04-10T20:34:00Z"/>
                <w:rFonts w:ascii="Helvetica" w:hAnsi="Helvetica"/>
                <w:kern w:val="28"/>
                <w:sz w:val="28"/>
                <w:szCs w:val="36"/>
              </w:rPr>
            </w:pPr>
          </w:p>
        </w:tc>
      </w:tr>
      <w:tr w:rsidR="008F2F99" w14:paraId="09BFC026" w14:textId="77777777" w:rsidTr="00FA7703">
        <w:trPr>
          <w:ins w:id="757" w:author="Zhao, Chengming" w:date="2020-04-10T20:34:00Z"/>
        </w:trPr>
        <w:tc>
          <w:tcPr>
            <w:tcW w:w="4030" w:type="dxa"/>
          </w:tcPr>
          <w:p w14:paraId="148A14D4" w14:textId="633991C9" w:rsidR="008F2F99" w:rsidRDefault="008F2F99" w:rsidP="008F2F99">
            <w:pPr>
              <w:ind w:left="0"/>
              <w:rPr>
                <w:ins w:id="758" w:author="Zhao, Chengming" w:date="2020-04-10T20:34:00Z"/>
                <w:rFonts w:ascii="Helvetica" w:hAnsi="Helvetica"/>
                <w:kern w:val="28"/>
                <w:sz w:val="28"/>
                <w:szCs w:val="36"/>
              </w:rPr>
            </w:pPr>
            <w:ins w:id="759" w:author="Zhao, Chengming" w:date="2020-04-10T20:50: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/providers/bios</w:t>
              </w:r>
            </w:ins>
          </w:p>
        </w:tc>
        <w:tc>
          <w:tcPr>
            <w:tcW w:w="1679" w:type="dxa"/>
          </w:tcPr>
          <w:p w14:paraId="104DBEBE" w14:textId="77777777" w:rsidR="008F2F99" w:rsidRDefault="008F2F99" w:rsidP="008F2F99">
            <w:pPr>
              <w:ind w:left="0"/>
              <w:rPr>
                <w:ins w:id="760" w:author="Zhao, Chengming" w:date="2020-04-10T20:34:00Z"/>
                <w:rFonts w:ascii="Helvetica" w:hAnsi="Helvetica"/>
                <w:kern w:val="28"/>
                <w:sz w:val="28"/>
                <w:szCs w:val="36"/>
              </w:rPr>
            </w:pPr>
          </w:p>
        </w:tc>
        <w:tc>
          <w:tcPr>
            <w:tcW w:w="1368" w:type="dxa"/>
          </w:tcPr>
          <w:p w14:paraId="119B3B92" w14:textId="329AAB1B" w:rsidR="008F2F99" w:rsidRDefault="008F2F99" w:rsidP="008F2F99">
            <w:pPr>
              <w:ind w:left="0"/>
              <w:rPr>
                <w:ins w:id="761" w:author="Zhao, Chengming" w:date="2020-04-10T20:34:00Z"/>
                <w:rFonts w:ascii="Helvetica" w:hAnsi="Helvetica"/>
                <w:kern w:val="28"/>
                <w:sz w:val="28"/>
                <w:szCs w:val="36"/>
              </w:rPr>
            </w:pPr>
            <w:ins w:id="762" w:author="Zhao, Chengming" w:date="2020-04-10T20:50:00Z">
              <w:r>
                <w:rPr>
                  <w:rFonts w:ascii="Helvetica" w:hAnsi="Helvetica"/>
                  <w:kern w:val="28"/>
                  <w:sz w:val="28"/>
                  <w:szCs w:val="36"/>
                </w:rPr>
                <w:t>active</w:t>
              </w:r>
            </w:ins>
          </w:p>
        </w:tc>
        <w:tc>
          <w:tcPr>
            <w:tcW w:w="2567" w:type="dxa"/>
          </w:tcPr>
          <w:p w14:paraId="0B48FA87" w14:textId="72A2F18A" w:rsidR="008F2F99" w:rsidRDefault="008F2F99" w:rsidP="008F2F99">
            <w:pPr>
              <w:ind w:left="0"/>
              <w:rPr>
                <w:ins w:id="763" w:author="Zhao, Chengming" w:date="2020-04-10T20:34:00Z"/>
                <w:rFonts w:ascii="Helvetica" w:hAnsi="Helvetica"/>
                <w:kern w:val="28"/>
                <w:sz w:val="28"/>
                <w:szCs w:val="36"/>
              </w:rPr>
            </w:pPr>
            <w:proofErr w:type="spellStart"/>
            <w:ins w:id="764" w:author="Zhao, Chengming" w:date="2020-04-10T20:50:00Z">
              <w:r>
                <w:rPr>
                  <w:rFonts w:ascii="Helvetica" w:hAnsi="Helvetica"/>
                  <w:kern w:val="28"/>
                  <w:sz w:val="28"/>
                  <w:szCs w:val="36"/>
                </w:rPr>
                <w:t>Xmlcli</w:t>
              </w:r>
              <w:proofErr w:type="spellEnd"/>
              <w:r>
                <w:rPr>
                  <w:rFonts w:ascii="Helvetica" w:hAnsi="Helvetica"/>
                  <w:kern w:val="28"/>
                  <w:sz w:val="28"/>
                  <w:szCs w:val="36"/>
                </w:rPr>
                <w:t xml:space="preserve"> to set bios </w:t>
              </w:r>
            </w:ins>
          </w:p>
        </w:tc>
      </w:tr>
      <w:tr w:rsidR="008F2F99" w14:paraId="6AA98D99" w14:textId="77777777" w:rsidTr="00FA7703">
        <w:trPr>
          <w:ins w:id="765" w:author="Zhao, Chengming" w:date="2020-04-10T20:34:00Z"/>
        </w:trPr>
        <w:tc>
          <w:tcPr>
            <w:tcW w:w="4030" w:type="dxa"/>
          </w:tcPr>
          <w:p w14:paraId="345FF8B6" w14:textId="77777777" w:rsidR="008F2F99" w:rsidRDefault="008F2F99" w:rsidP="008F2F99">
            <w:pPr>
              <w:ind w:left="0"/>
              <w:rPr>
                <w:ins w:id="766" w:author="Zhao, Chengming" w:date="2020-04-10T20:51:00Z"/>
                <w:rFonts w:ascii="Helvetica" w:hAnsi="Helvetica"/>
                <w:kern w:val="28"/>
                <w:sz w:val="28"/>
                <w:szCs w:val="36"/>
              </w:rPr>
            </w:pPr>
            <w:ins w:id="767" w:author="Zhao, Chengming" w:date="2020-04-10T20:51: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/providers/bios/</w:t>
              </w:r>
            </w:ins>
          </w:p>
          <w:p w14:paraId="1C3B20A3" w14:textId="4FB19322" w:rsidR="008F2F99" w:rsidRDefault="008F2F99" w:rsidP="008F2F99">
            <w:pPr>
              <w:ind w:left="0"/>
              <w:rPr>
                <w:ins w:id="768" w:author="Zhao, Chengming" w:date="2020-04-10T20:34:00Z"/>
                <w:rFonts w:ascii="Helvetica" w:hAnsi="Helvetica"/>
                <w:kern w:val="28"/>
                <w:sz w:val="28"/>
                <w:szCs w:val="36"/>
              </w:rPr>
            </w:pPr>
            <w:ins w:id="769" w:author="Zhao, Chengming" w:date="2020-04-10T20:51:00Z">
              <w:r>
                <w:rPr>
                  <w:rFonts w:ascii="Helvetica" w:hAnsi="Helvetica"/>
                  <w:kern w:val="28"/>
                  <w:sz w:val="28"/>
                  <w:szCs w:val="36"/>
                </w:rPr>
                <w:t>driver</w:t>
              </w:r>
            </w:ins>
          </w:p>
        </w:tc>
        <w:tc>
          <w:tcPr>
            <w:tcW w:w="1679" w:type="dxa"/>
          </w:tcPr>
          <w:p w14:paraId="235FD4D9" w14:textId="77777777" w:rsidR="008F2F99" w:rsidRDefault="008F2F99" w:rsidP="008F2F99">
            <w:pPr>
              <w:ind w:left="0"/>
              <w:rPr>
                <w:ins w:id="770" w:author="Zhao, Chengming" w:date="2020-04-10T20:34:00Z"/>
                <w:rFonts w:ascii="Helvetica" w:hAnsi="Helvetica"/>
                <w:kern w:val="28"/>
                <w:sz w:val="28"/>
                <w:szCs w:val="36"/>
              </w:rPr>
            </w:pPr>
          </w:p>
        </w:tc>
        <w:tc>
          <w:tcPr>
            <w:tcW w:w="1368" w:type="dxa"/>
          </w:tcPr>
          <w:p w14:paraId="2E75552F" w14:textId="53526BC9" w:rsidR="008F2F99" w:rsidRDefault="008F2F99" w:rsidP="008F2F99">
            <w:pPr>
              <w:ind w:left="0"/>
              <w:rPr>
                <w:ins w:id="771" w:author="Zhao, Chengming" w:date="2020-04-10T20:34:00Z"/>
                <w:rFonts w:ascii="Helvetica" w:hAnsi="Helvetica"/>
                <w:kern w:val="28"/>
                <w:sz w:val="28"/>
                <w:szCs w:val="36"/>
              </w:rPr>
            </w:pPr>
            <w:ins w:id="772" w:author="Zhao, Chengming" w:date="2020-04-10T20:51:00Z">
              <w:r>
                <w:rPr>
                  <w:rFonts w:ascii="Helvetica" w:hAnsi="Helvetica"/>
                  <w:kern w:val="28"/>
                  <w:sz w:val="28"/>
                  <w:szCs w:val="36"/>
                </w:rPr>
                <w:t>active</w:t>
              </w:r>
            </w:ins>
          </w:p>
        </w:tc>
        <w:tc>
          <w:tcPr>
            <w:tcW w:w="2567" w:type="dxa"/>
          </w:tcPr>
          <w:p w14:paraId="6651C96F" w14:textId="77777777" w:rsidR="008F2F99" w:rsidRDefault="008F2F99" w:rsidP="008F2F99">
            <w:pPr>
              <w:ind w:left="0"/>
              <w:rPr>
                <w:ins w:id="773" w:author="Zhao, Chengming" w:date="2020-04-10T20:34:00Z"/>
                <w:rFonts w:ascii="Helvetica" w:hAnsi="Helvetica"/>
                <w:kern w:val="28"/>
                <w:sz w:val="28"/>
                <w:szCs w:val="36"/>
              </w:rPr>
            </w:pPr>
          </w:p>
        </w:tc>
      </w:tr>
      <w:tr w:rsidR="008F2F99" w14:paraId="6D7ADCCE" w14:textId="77777777" w:rsidTr="00FA7703">
        <w:trPr>
          <w:ins w:id="774" w:author="Zhao, Chengming" w:date="2020-04-10T20:34:00Z"/>
        </w:trPr>
        <w:tc>
          <w:tcPr>
            <w:tcW w:w="4030" w:type="dxa"/>
          </w:tcPr>
          <w:p w14:paraId="4D847221" w14:textId="77777777" w:rsidR="008F2F99" w:rsidRDefault="008F2F99" w:rsidP="008F2F99">
            <w:pPr>
              <w:ind w:left="0"/>
              <w:rPr>
                <w:ins w:id="775" w:author="Zhao, Chengming" w:date="2020-04-10T20:51:00Z"/>
                <w:rFonts w:ascii="Helvetica" w:hAnsi="Helvetica"/>
                <w:kern w:val="28"/>
                <w:sz w:val="28"/>
                <w:szCs w:val="36"/>
              </w:rPr>
            </w:pPr>
            <w:ins w:id="776" w:author="Zhao, Chengming" w:date="2020-04-10T20:51: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7E048318" w14:textId="02C4B807" w:rsidR="008F2F99" w:rsidRDefault="008F2F99" w:rsidP="008F2F99">
            <w:pPr>
              <w:ind w:left="0"/>
              <w:rPr>
                <w:ins w:id="777" w:author="Zhao, Chengming" w:date="2020-04-10T20:34:00Z"/>
                <w:rFonts w:ascii="Helvetica" w:hAnsi="Helvetica"/>
                <w:kern w:val="28"/>
                <w:sz w:val="28"/>
                <w:szCs w:val="36"/>
              </w:rPr>
            </w:pPr>
            <w:proofErr w:type="spellStart"/>
            <w:ins w:id="778" w:author="Zhao, Chengming" w:date="2020-04-10T20:51:00Z">
              <w:r>
                <w:rPr>
                  <w:rFonts w:ascii="Helvetica" w:hAnsi="Helvetica"/>
                  <w:kern w:val="28"/>
                  <w:sz w:val="28"/>
                  <w:szCs w:val="36"/>
                </w:rPr>
                <w:t>Ph</w:t>
              </w:r>
            </w:ins>
            <w:ins w:id="779" w:author="Zhao, Chengming" w:date="2020-04-10T20:52:00Z">
              <w:r>
                <w:rPr>
                  <w:rFonts w:ascii="Helvetica" w:hAnsi="Helvetica"/>
                  <w:kern w:val="28"/>
                  <w:sz w:val="28"/>
                  <w:szCs w:val="36"/>
                </w:rPr>
                <w:t>ysical_control</w:t>
              </w:r>
            </w:ins>
            <w:proofErr w:type="spellEnd"/>
          </w:p>
        </w:tc>
        <w:tc>
          <w:tcPr>
            <w:tcW w:w="1679" w:type="dxa"/>
          </w:tcPr>
          <w:p w14:paraId="0E2632C6" w14:textId="77777777" w:rsidR="008F2F99" w:rsidRDefault="008F2F99" w:rsidP="008F2F99">
            <w:pPr>
              <w:ind w:left="0"/>
              <w:rPr>
                <w:ins w:id="780" w:author="Zhao, Chengming" w:date="2020-04-10T20:34:00Z"/>
                <w:rFonts w:ascii="Helvetica" w:hAnsi="Helvetica"/>
                <w:kern w:val="28"/>
                <w:sz w:val="28"/>
                <w:szCs w:val="36"/>
              </w:rPr>
            </w:pPr>
          </w:p>
        </w:tc>
        <w:tc>
          <w:tcPr>
            <w:tcW w:w="1368" w:type="dxa"/>
          </w:tcPr>
          <w:p w14:paraId="6A767D91" w14:textId="26AC80F5" w:rsidR="008F2F99" w:rsidRDefault="008F2F99" w:rsidP="008F2F99">
            <w:pPr>
              <w:ind w:left="0"/>
              <w:rPr>
                <w:ins w:id="781" w:author="Zhao, Chengming" w:date="2020-04-10T20:34:00Z"/>
                <w:rFonts w:ascii="Helvetica" w:hAnsi="Helvetica"/>
                <w:kern w:val="28"/>
                <w:sz w:val="28"/>
                <w:szCs w:val="36"/>
              </w:rPr>
            </w:pPr>
            <w:ins w:id="782" w:author="Zhao, Chengming" w:date="2020-04-10T20:52:00Z">
              <w:r>
                <w:rPr>
                  <w:rFonts w:ascii="Helvetica" w:hAnsi="Helvetica"/>
                  <w:kern w:val="28"/>
                  <w:sz w:val="28"/>
                  <w:szCs w:val="36"/>
                </w:rPr>
                <w:t>active</w:t>
              </w:r>
            </w:ins>
          </w:p>
        </w:tc>
        <w:tc>
          <w:tcPr>
            <w:tcW w:w="2567" w:type="dxa"/>
          </w:tcPr>
          <w:p w14:paraId="5EBC00E3" w14:textId="183AB3BD" w:rsidR="008F2F99" w:rsidRDefault="008F2F99" w:rsidP="008F2F99">
            <w:pPr>
              <w:ind w:left="0"/>
              <w:rPr>
                <w:ins w:id="783" w:author="Zhao, Chengming" w:date="2020-04-10T20:34:00Z"/>
                <w:rFonts w:ascii="Helvetica" w:hAnsi="Helvetica"/>
                <w:kern w:val="28"/>
                <w:sz w:val="28"/>
                <w:szCs w:val="36"/>
              </w:rPr>
            </w:pPr>
            <w:ins w:id="784" w:author="Zhao, Chengming" w:date="2020-04-10T20:57:00Z">
              <w:r>
                <w:rPr>
                  <w:rFonts w:ascii="Helvetica" w:hAnsi="Helvetica"/>
                  <w:kern w:val="28"/>
                  <w:sz w:val="28"/>
                  <w:szCs w:val="36"/>
                </w:rPr>
                <w:t xml:space="preserve">Normally use control box to control </w:t>
              </w:r>
              <w:proofErr w:type="spellStart"/>
              <w:r>
                <w:rPr>
                  <w:rFonts w:ascii="Helvetica" w:hAnsi="Helvetica"/>
                  <w:kern w:val="28"/>
                  <w:sz w:val="28"/>
                  <w:szCs w:val="36"/>
                </w:rPr>
                <w:t>sut</w:t>
              </w:r>
              <w:proofErr w:type="spellEnd"/>
              <w:r>
                <w:rPr>
                  <w:rFonts w:ascii="Helvetica" w:hAnsi="Helvetica"/>
                  <w:kern w:val="28"/>
                  <w:sz w:val="28"/>
                  <w:szCs w:val="36"/>
                </w:rPr>
                <w:t xml:space="preserve">. provide APIs to clear </w:t>
              </w:r>
              <w:proofErr w:type="spellStart"/>
              <w:r>
                <w:rPr>
                  <w:rFonts w:ascii="Helvetica" w:hAnsi="Helvetica"/>
                  <w:kern w:val="28"/>
                  <w:sz w:val="28"/>
                  <w:szCs w:val="36"/>
                </w:rPr>
                <w:t>cmos</w:t>
              </w:r>
              <w:proofErr w:type="spellEnd"/>
              <w:r>
                <w:rPr>
                  <w:rFonts w:ascii="Helvetica" w:hAnsi="Helvetica"/>
                  <w:kern w:val="28"/>
                  <w:sz w:val="28"/>
                  <w:szCs w:val="36"/>
                </w:rPr>
                <w:t xml:space="preserve"> and sw</w:t>
              </w:r>
            </w:ins>
            <w:ins w:id="785" w:author="Zhao, Chengming" w:date="2020-04-10T20:58:00Z">
              <w:r>
                <w:rPr>
                  <w:rFonts w:ascii="Helvetica" w:hAnsi="Helvetica"/>
                  <w:kern w:val="28"/>
                  <w:sz w:val="28"/>
                  <w:szCs w:val="36"/>
                </w:rPr>
                <w:t xml:space="preserve">itch </w:t>
              </w:r>
              <w:proofErr w:type="spellStart"/>
              <w:r>
                <w:rPr>
                  <w:rFonts w:ascii="Helvetica" w:hAnsi="Helvetica"/>
                  <w:kern w:val="28"/>
                  <w:sz w:val="28"/>
                  <w:szCs w:val="36"/>
                </w:rPr>
                <w:t>usb</w:t>
              </w:r>
              <w:proofErr w:type="spellEnd"/>
              <w:r>
                <w:rPr>
                  <w:rFonts w:ascii="Helvetica" w:hAnsi="Helvetica"/>
                  <w:kern w:val="28"/>
                  <w:sz w:val="28"/>
                  <w:szCs w:val="36"/>
                </w:rPr>
                <w:t xml:space="preserve"> </w:t>
              </w:r>
              <w:r>
                <w:rPr>
                  <w:rFonts w:ascii="Helvetica" w:hAnsi="Helvetica"/>
                  <w:kern w:val="28"/>
                  <w:sz w:val="28"/>
                  <w:szCs w:val="36"/>
                </w:rPr>
                <w:lastRenderedPageBreak/>
                <w:t>between host and SUT</w:t>
              </w:r>
            </w:ins>
          </w:p>
        </w:tc>
      </w:tr>
      <w:tr w:rsidR="008F2F99" w14:paraId="38FC717E" w14:textId="77777777" w:rsidTr="00FA7703">
        <w:trPr>
          <w:ins w:id="786" w:author="Zhao, Chengming" w:date="2020-04-10T20:34:00Z"/>
        </w:trPr>
        <w:tc>
          <w:tcPr>
            <w:tcW w:w="4030" w:type="dxa"/>
          </w:tcPr>
          <w:p w14:paraId="045FBEBA" w14:textId="77777777" w:rsidR="008F2F99" w:rsidRDefault="008F2F99" w:rsidP="008F2F99">
            <w:pPr>
              <w:ind w:left="0"/>
              <w:rPr>
                <w:ins w:id="787" w:author="Zhao, Chengming" w:date="2020-04-10T20:58:00Z"/>
                <w:rFonts w:ascii="Helvetica" w:hAnsi="Helvetica"/>
                <w:kern w:val="28"/>
                <w:sz w:val="28"/>
                <w:szCs w:val="36"/>
              </w:rPr>
            </w:pPr>
            <w:ins w:id="788" w:author="Zhao, Chengming" w:date="2020-04-10T20:58:00Z">
              <w:r>
                <w:rPr>
                  <w:rFonts w:ascii="Helvetica" w:hAnsi="Helvetica"/>
                  <w:kern w:val="28"/>
                  <w:sz w:val="28"/>
                  <w:szCs w:val="36"/>
                </w:rPr>
                <w:lastRenderedPageBreak/>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1D75AA99" w14:textId="4F46730A" w:rsidR="008F2F99" w:rsidRDefault="008F2F99" w:rsidP="008F2F99">
            <w:pPr>
              <w:ind w:left="0"/>
              <w:rPr>
                <w:ins w:id="789" w:author="Zhao, Chengming" w:date="2020-04-10T20:34:00Z"/>
                <w:rFonts w:ascii="Helvetica" w:hAnsi="Helvetica"/>
                <w:kern w:val="28"/>
                <w:sz w:val="28"/>
                <w:szCs w:val="36"/>
              </w:rPr>
            </w:pPr>
            <w:proofErr w:type="spellStart"/>
            <w:ins w:id="790" w:author="Zhao, Chengming" w:date="2020-04-10T20:58:00Z">
              <w:r>
                <w:rPr>
                  <w:rFonts w:ascii="Helvetica" w:hAnsi="Helvetica"/>
                  <w:kern w:val="28"/>
                  <w:sz w:val="28"/>
                  <w:szCs w:val="36"/>
                </w:rPr>
                <w:t>Physical_control</w:t>
              </w:r>
              <w:proofErr w:type="spellEnd"/>
              <w:r>
                <w:rPr>
                  <w:rFonts w:ascii="Helvetica" w:hAnsi="Helvetica"/>
                  <w:kern w:val="28"/>
                  <w:sz w:val="28"/>
                  <w:szCs w:val="36"/>
                </w:rPr>
                <w:t>/</w:t>
              </w:r>
              <w:proofErr w:type="spellStart"/>
              <w:r>
                <w:rPr>
                  <w:rFonts w:ascii="Helvetica" w:hAnsi="Helvetica"/>
                  <w:kern w:val="28"/>
                  <w:sz w:val="28"/>
                  <w:szCs w:val="36"/>
                </w:rPr>
                <w:t>usbswitch</w:t>
              </w:r>
            </w:ins>
            <w:proofErr w:type="spellEnd"/>
          </w:p>
        </w:tc>
        <w:tc>
          <w:tcPr>
            <w:tcW w:w="1679" w:type="dxa"/>
          </w:tcPr>
          <w:p w14:paraId="461E6874" w14:textId="77777777" w:rsidR="008F2F99" w:rsidRDefault="008F2F99" w:rsidP="008F2F99">
            <w:pPr>
              <w:ind w:left="0"/>
              <w:rPr>
                <w:ins w:id="791" w:author="Zhao, Chengming" w:date="2020-04-10T20:34:00Z"/>
                <w:rFonts w:ascii="Helvetica" w:hAnsi="Helvetica"/>
                <w:kern w:val="28"/>
                <w:sz w:val="28"/>
                <w:szCs w:val="36"/>
              </w:rPr>
            </w:pPr>
          </w:p>
        </w:tc>
        <w:tc>
          <w:tcPr>
            <w:tcW w:w="1368" w:type="dxa"/>
          </w:tcPr>
          <w:p w14:paraId="1799FED0" w14:textId="6FFA6349" w:rsidR="008F2F99" w:rsidRDefault="008F2F99" w:rsidP="008F2F99">
            <w:pPr>
              <w:ind w:left="0"/>
              <w:rPr>
                <w:ins w:id="792" w:author="Zhao, Chengming" w:date="2020-04-10T20:34:00Z"/>
                <w:rFonts w:ascii="Helvetica" w:hAnsi="Helvetica"/>
                <w:kern w:val="28"/>
                <w:sz w:val="28"/>
                <w:szCs w:val="36"/>
              </w:rPr>
            </w:pPr>
            <w:ins w:id="793" w:author="Zhao, Chengming" w:date="2020-04-10T20:58:00Z">
              <w:r>
                <w:rPr>
                  <w:rFonts w:ascii="Helvetica" w:hAnsi="Helvetica"/>
                  <w:kern w:val="28"/>
                  <w:sz w:val="28"/>
                  <w:szCs w:val="36"/>
                </w:rPr>
                <w:t>active</w:t>
              </w:r>
            </w:ins>
          </w:p>
        </w:tc>
        <w:tc>
          <w:tcPr>
            <w:tcW w:w="2567" w:type="dxa"/>
          </w:tcPr>
          <w:p w14:paraId="09D12EC8" w14:textId="4FF5A15E" w:rsidR="008F2F99" w:rsidRDefault="008F2F99" w:rsidP="008F2F99">
            <w:pPr>
              <w:ind w:left="0"/>
              <w:rPr>
                <w:ins w:id="794" w:author="Zhao, Chengming" w:date="2020-04-10T20:34:00Z"/>
                <w:rFonts w:ascii="Helvetica" w:hAnsi="Helvetica"/>
                <w:kern w:val="28"/>
                <w:sz w:val="28"/>
                <w:szCs w:val="36"/>
              </w:rPr>
            </w:pPr>
            <w:ins w:id="795" w:author="Zhao, Chengming" w:date="2020-04-10T20:58:00Z">
              <w:r>
                <w:rPr>
                  <w:rFonts w:ascii="Helvetica" w:hAnsi="Helvetica"/>
                  <w:kern w:val="28"/>
                  <w:sz w:val="28"/>
                  <w:szCs w:val="36"/>
                </w:rPr>
                <w:t xml:space="preserve">Specify the timeout to switch </w:t>
              </w:r>
              <w:proofErr w:type="spellStart"/>
              <w:r>
                <w:rPr>
                  <w:rFonts w:ascii="Helvetica" w:hAnsi="Helvetica"/>
                  <w:kern w:val="28"/>
                  <w:sz w:val="28"/>
                  <w:szCs w:val="36"/>
                </w:rPr>
                <w:t>usb</w:t>
              </w:r>
            </w:ins>
            <w:proofErr w:type="spellEnd"/>
          </w:p>
        </w:tc>
      </w:tr>
      <w:tr w:rsidR="008F2F99" w14:paraId="76FD79A9" w14:textId="77777777" w:rsidTr="00FA7703">
        <w:trPr>
          <w:ins w:id="796" w:author="Zhao, Chengming" w:date="2020-04-10T20:50:00Z"/>
        </w:trPr>
        <w:tc>
          <w:tcPr>
            <w:tcW w:w="4030" w:type="dxa"/>
          </w:tcPr>
          <w:p w14:paraId="4C275CD1" w14:textId="77777777" w:rsidR="008F2F99" w:rsidRDefault="008F2F99" w:rsidP="008F2F99">
            <w:pPr>
              <w:ind w:left="0"/>
              <w:rPr>
                <w:ins w:id="797" w:author="Zhao, Chengming" w:date="2020-04-10T20:58:00Z"/>
                <w:rFonts w:ascii="Helvetica" w:hAnsi="Helvetica"/>
                <w:kern w:val="28"/>
                <w:sz w:val="28"/>
                <w:szCs w:val="36"/>
              </w:rPr>
            </w:pPr>
            <w:ins w:id="798" w:author="Zhao, Chengming" w:date="2020-04-10T20:58: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6BBE9083" w14:textId="6B984382" w:rsidR="008F2F99" w:rsidRDefault="008F2F99" w:rsidP="008F2F99">
            <w:pPr>
              <w:ind w:left="0"/>
              <w:rPr>
                <w:ins w:id="799" w:author="Zhao, Chengming" w:date="2020-04-10T20:50:00Z"/>
                <w:rFonts w:ascii="Helvetica" w:hAnsi="Helvetica"/>
                <w:kern w:val="28"/>
                <w:sz w:val="28"/>
                <w:szCs w:val="36"/>
              </w:rPr>
            </w:pPr>
            <w:proofErr w:type="spellStart"/>
            <w:ins w:id="800" w:author="Zhao, Chengming" w:date="2020-04-10T20:58:00Z">
              <w:r>
                <w:rPr>
                  <w:rFonts w:ascii="Helvetica" w:hAnsi="Helvetica"/>
                  <w:kern w:val="28"/>
                  <w:sz w:val="28"/>
                  <w:szCs w:val="36"/>
                </w:rPr>
                <w:t>Physical_control</w:t>
              </w:r>
              <w:proofErr w:type="spellEnd"/>
              <w:r>
                <w:rPr>
                  <w:rFonts w:ascii="Helvetica" w:hAnsi="Helvetica"/>
                  <w:kern w:val="28"/>
                  <w:sz w:val="28"/>
                  <w:szCs w:val="36"/>
                </w:rPr>
                <w:t>/</w:t>
              </w:r>
              <w:proofErr w:type="spellStart"/>
              <w:r>
                <w:rPr>
                  <w:rFonts w:ascii="Helvetica" w:hAnsi="Helvetica"/>
                  <w:kern w:val="28"/>
                  <w:sz w:val="28"/>
                  <w:szCs w:val="36"/>
                </w:rPr>
                <w:t>clear_cmos</w:t>
              </w:r>
            </w:ins>
            <w:proofErr w:type="spellEnd"/>
          </w:p>
        </w:tc>
        <w:tc>
          <w:tcPr>
            <w:tcW w:w="1679" w:type="dxa"/>
          </w:tcPr>
          <w:p w14:paraId="08BAE728" w14:textId="77777777" w:rsidR="008F2F99" w:rsidRDefault="008F2F99" w:rsidP="008F2F99">
            <w:pPr>
              <w:ind w:left="0"/>
              <w:rPr>
                <w:ins w:id="801" w:author="Zhao, Chengming" w:date="2020-04-10T20:50:00Z"/>
                <w:rFonts w:ascii="Helvetica" w:hAnsi="Helvetica"/>
                <w:kern w:val="28"/>
                <w:sz w:val="28"/>
                <w:szCs w:val="36"/>
              </w:rPr>
            </w:pPr>
          </w:p>
        </w:tc>
        <w:tc>
          <w:tcPr>
            <w:tcW w:w="1368" w:type="dxa"/>
          </w:tcPr>
          <w:p w14:paraId="05429CDC" w14:textId="18E52A64" w:rsidR="008F2F99" w:rsidRDefault="008F2F99" w:rsidP="008F2F99">
            <w:pPr>
              <w:ind w:left="0"/>
              <w:rPr>
                <w:ins w:id="802" w:author="Zhao, Chengming" w:date="2020-04-10T20:50:00Z"/>
                <w:rFonts w:ascii="Helvetica" w:hAnsi="Helvetica"/>
                <w:kern w:val="28"/>
                <w:sz w:val="28"/>
                <w:szCs w:val="36"/>
              </w:rPr>
            </w:pPr>
            <w:ins w:id="803" w:author="Zhao, Chengming" w:date="2020-04-10T20:58:00Z">
              <w:r>
                <w:rPr>
                  <w:rFonts w:ascii="Helvetica" w:hAnsi="Helvetica"/>
                  <w:kern w:val="28"/>
                  <w:sz w:val="28"/>
                  <w:szCs w:val="36"/>
                </w:rPr>
                <w:t>active</w:t>
              </w:r>
            </w:ins>
          </w:p>
        </w:tc>
        <w:tc>
          <w:tcPr>
            <w:tcW w:w="2567" w:type="dxa"/>
          </w:tcPr>
          <w:p w14:paraId="678867A8" w14:textId="48D64AD8" w:rsidR="008F2F99" w:rsidRDefault="008F2F99" w:rsidP="008F2F99">
            <w:pPr>
              <w:ind w:left="0"/>
              <w:rPr>
                <w:ins w:id="804" w:author="Zhao, Chengming" w:date="2020-04-10T20:50:00Z"/>
                <w:rFonts w:ascii="Helvetica" w:hAnsi="Helvetica"/>
                <w:kern w:val="28"/>
                <w:sz w:val="28"/>
                <w:szCs w:val="36"/>
              </w:rPr>
            </w:pPr>
            <w:ins w:id="805" w:author="Zhao, Chengming" w:date="2020-04-10T20:59:00Z">
              <w:r>
                <w:rPr>
                  <w:rFonts w:ascii="Helvetica" w:hAnsi="Helvetica"/>
                  <w:kern w:val="28"/>
                  <w:sz w:val="28"/>
                  <w:szCs w:val="36"/>
                </w:rPr>
                <w:t xml:space="preserve">Specify the timeout to clear </w:t>
              </w:r>
              <w:proofErr w:type="spellStart"/>
              <w:r>
                <w:rPr>
                  <w:rFonts w:ascii="Helvetica" w:hAnsi="Helvetica"/>
                  <w:kern w:val="28"/>
                  <w:sz w:val="28"/>
                  <w:szCs w:val="36"/>
                </w:rPr>
                <w:t>cmos</w:t>
              </w:r>
            </w:ins>
            <w:proofErr w:type="spellEnd"/>
          </w:p>
        </w:tc>
      </w:tr>
      <w:tr w:rsidR="008F2F99" w14:paraId="089D3CE5" w14:textId="77777777" w:rsidTr="00FA7703">
        <w:trPr>
          <w:ins w:id="806" w:author="Zhao, Chengming" w:date="2020-04-10T20:50:00Z"/>
        </w:trPr>
        <w:tc>
          <w:tcPr>
            <w:tcW w:w="4030" w:type="dxa"/>
          </w:tcPr>
          <w:p w14:paraId="4814DF88" w14:textId="77777777" w:rsidR="008F2F99" w:rsidRDefault="008F2F99" w:rsidP="008F2F99">
            <w:pPr>
              <w:ind w:left="0"/>
              <w:rPr>
                <w:ins w:id="807" w:author="Zhao, Chengming" w:date="2020-04-10T21:00:00Z"/>
                <w:rFonts w:ascii="Helvetica" w:hAnsi="Helvetica"/>
                <w:kern w:val="28"/>
                <w:sz w:val="28"/>
                <w:szCs w:val="36"/>
              </w:rPr>
            </w:pPr>
            <w:ins w:id="808" w:author="Zhao, Chengming" w:date="2020-04-10T21:00: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75313C3B" w14:textId="51311741" w:rsidR="008F2F99" w:rsidRDefault="002A22CB" w:rsidP="008F2F99">
            <w:pPr>
              <w:ind w:left="0"/>
              <w:rPr>
                <w:ins w:id="809" w:author="Zhao, Chengming" w:date="2020-04-10T20:50:00Z"/>
                <w:rFonts w:ascii="Helvetica" w:hAnsi="Helvetica"/>
                <w:kern w:val="28"/>
                <w:sz w:val="28"/>
                <w:szCs w:val="36"/>
              </w:rPr>
            </w:pPr>
            <w:ins w:id="810" w:author="Zhao, Chengming" w:date="2020-04-10T21:00:00Z">
              <w:r>
                <w:rPr>
                  <w:rFonts w:ascii="Helvetica" w:hAnsi="Helvetica"/>
                  <w:kern w:val="28"/>
                  <w:sz w:val="28"/>
                  <w:szCs w:val="36"/>
                </w:rPr>
                <w:t>Flash</w:t>
              </w:r>
            </w:ins>
          </w:p>
        </w:tc>
        <w:tc>
          <w:tcPr>
            <w:tcW w:w="1679" w:type="dxa"/>
          </w:tcPr>
          <w:p w14:paraId="7CE09CBD" w14:textId="77777777" w:rsidR="008F2F99" w:rsidRDefault="008F2F99" w:rsidP="008F2F99">
            <w:pPr>
              <w:ind w:left="0"/>
              <w:rPr>
                <w:ins w:id="811" w:author="Zhao, Chengming" w:date="2020-04-10T20:50:00Z"/>
                <w:rFonts w:ascii="Helvetica" w:hAnsi="Helvetica"/>
                <w:kern w:val="28"/>
                <w:sz w:val="28"/>
                <w:szCs w:val="36"/>
              </w:rPr>
            </w:pPr>
          </w:p>
        </w:tc>
        <w:tc>
          <w:tcPr>
            <w:tcW w:w="1368" w:type="dxa"/>
          </w:tcPr>
          <w:p w14:paraId="4FEA01DC" w14:textId="5F02AA74" w:rsidR="008F2F99" w:rsidRDefault="002A22CB" w:rsidP="008F2F99">
            <w:pPr>
              <w:ind w:left="0"/>
              <w:rPr>
                <w:ins w:id="812" w:author="Zhao, Chengming" w:date="2020-04-10T20:50:00Z"/>
                <w:rFonts w:ascii="Helvetica" w:hAnsi="Helvetica"/>
                <w:kern w:val="28"/>
                <w:sz w:val="28"/>
                <w:szCs w:val="36"/>
              </w:rPr>
            </w:pPr>
            <w:ins w:id="813" w:author="Zhao, Chengming" w:date="2020-04-10T21:00:00Z">
              <w:r>
                <w:rPr>
                  <w:rFonts w:ascii="Helvetica" w:hAnsi="Helvetica"/>
                  <w:kern w:val="28"/>
                  <w:sz w:val="28"/>
                  <w:szCs w:val="36"/>
                </w:rPr>
                <w:t>active</w:t>
              </w:r>
            </w:ins>
          </w:p>
        </w:tc>
        <w:tc>
          <w:tcPr>
            <w:tcW w:w="2567" w:type="dxa"/>
          </w:tcPr>
          <w:p w14:paraId="5F5630DB" w14:textId="7AF97EF9" w:rsidR="008F2F99" w:rsidRDefault="002A22CB" w:rsidP="008F2F99">
            <w:pPr>
              <w:ind w:left="0"/>
              <w:rPr>
                <w:ins w:id="814" w:author="Zhao, Chengming" w:date="2020-04-10T20:50:00Z"/>
                <w:rFonts w:ascii="Helvetica" w:hAnsi="Helvetica"/>
                <w:kern w:val="28"/>
                <w:sz w:val="28"/>
                <w:szCs w:val="36"/>
              </w:rPr>
            </w:pPr>
            <w:ins w:id="815" w:author="Zhao, Chengming" w:date="2020-04-10T21:00:00Z">
              <w:r>
                <w:rPr>
                  <w:rFonts w:ascii="Helvetica" w:hAnsi="Helvetica"/>
                  <w:kern w:val="28"/>
                  <w:sz w:val="28"/>
                  <w:szCs w:val="36"/>
                </w:rPr>
                <w:t>APIs to flash image on SUT</w:t>
              </w:r>
            </w:ins>
          </w:p>
        </w:tc>
      </w:tr>
      <w:tr w:rsidR="002A22CB" w14:paraId="26D00D9D" w14:textId="77777777" w:rsidTr="00E76831">
        <w:trPr>
          <w:ins w:id="816" w:author="Zhao, Chengming" w:date="2020-04-10T20:50:00Z"/>
          <w:trPrChange w:id="817" w:author="Zhao, Chengming" w:date="2020-04-10T21:53:00Z">
            <w:trPr>
              <w:gridAfter w:val="0"/>
            </w:trPr>
          </w:trPrChange>
        </w:trPr>
        <w:tc>
          <w:tcPr>
            <w:tcW w:w="9644" w:type="dxa"/>
            <w:gridSpan w:val="4"/>
            <w:shd w:val="clear" w:color="auto" w:fill="C6D9F1" w:themeFill="text2" w:themeFillTint="33"/>
            <w:tcPrChange w:id="818" w:author="Zhao, Chengming" w:date="2020-04-10T21:53:00Z">
              <w:tcPr>
                <w:tcW w:w="9644" w:type="dxa"/>
                <w:gridSpan w:val="4"/>
              </w:tcPr>
            </w:tcPrChange>
          </w:tcPr>
          <w:p w14:paraId="2135C4EA" w14:textId="1AABF5FE" w:rsidR="002A22CB" w:rsidRDefault="002A22CB" w:rsidP="008F2F99">
            <w:pPr>
              <w:ind w:left="0"/>
              <w:rPr>
                <w:ins w:id="819" w:author="Zhao, Chengming" w:date="2020-04-10T20:50:00Z"/>
                <w:rFonts w:ascii="Helvetica" w:hAnsi="Helvetica"/>
                <w:kern w:val="28"/>
                <w:sz w:val="28"/>
                <w:szCs w:val="36"/>
              </w:rPr>
            </w:pPr>
            <w:ins w:id="820" w:author="Zhao, Chengming" w:date="2020-04-10T21:01:00Z">
              <w:r>
                <w:rPr>
                  <w:rFonts w:ascii="Helvetica" w:hAnsi="Helvetica"/>
                  <w:kern w:val="28"/>
                  <w:sz w:val="28"/>
                  <w:szCs w:val="36"/>
                </w:rPr>
                <w:t>Drivers</w:t>
              </w:r>
            </w:ins>
            <w:ins w:id="821" w:author="Zhao, Chengming" w:date="2020-04-10T21:03:00Z">
              <w:r>
                <w:rPr>
                  <w:rFonts w:ascii="Helvetica" w:hAnsi="Helvetica"/>
                  <w:kern w:val="28"/>
                  <w:sz w:val="28"/>
                  <w:szCs w:val="36"/>
                </w:rPr>
                <w:t xml:space="preserve"> (Driver section can be found under provider section, see supported providers and drivers for more details)</w:t>
              </w:r>
            </w:ins>
          </w:p>
        </w:tc>
      </w:tr>
      <w:tr w:rsidR="008F2F99" w14:paraId="43AD471B" w14:textId="77777777" w:rsidTr="00FA7703">
        <w:trPr>
          <w:ins w:id="822" w:author="Zhao, Chengming" w:date="2020-04-10T20:50:00Z"/>
        </w:trPr>
        <w:tc>
          <w:tcPr>
            <w:tcW w:w="4030" w:type="dxa"/>
          </w:tcPr>
          <w:p w14:paraId="3DF9E56D" w14:textId="77777777" w:rsidR="008F2F99" w:rsidRDefault="002A22CB" w:rsidP="008F2F99">
            <w:pPr>
              <w:ind w:left="0"/>
              <w:rPr>
                <w:ins w:id="823" w:author="Zhao, Chengming" w:date="2020-04-10T21:03:00Z"/>
                <w:rFonts w:ascii="Helvetica" w:hAnsi="Helvetica"/>
                <w:kern w:val="28"/>
                <w:sz w:val="28"/>
                <w:szCs w:val="36"/>
              </w:rPr>
            </w:pPr>
            <w:ins w:id="824" w:author="Zhao, Chengming" w:date="2020-04-10T21:02: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274DC36B" w14:textId="3642A1FB" w:rsidR="002A22CB" w:rsidRDefault="002A22CB" w:rsidP="008F2F99">
            <w:pPr>
              <w:ind w:left="0"/>
              <w:rPr>
                <w:ins w:id="825" w:author="Zhao, Chengming" w:date="2020-04-10T20:50:00Z"/>
                <w:rFonts w:ascii="Helvetica" w:hAnsi="Helvetica"/>
                <w:kern w:val="28"/>
                <w:sz w:val="28"/>
                <w:szCs w:val="36"/>
              </w:rPr>
            </w:pPr>
            <w:ins w:id="826" w:author="Zhao, Chengming" w:date="2020-04-10T21:03:00Z">
              <w:r>
                <w:rPr>
                  <w:rFonts w:ascii="Helvetica" w:hAnsi="Helvetica"/>
                  <w:kern w:val="28"/>
                  <w:sz w:val="28"/>
                  <w:szCs w:val="36"/>
                </w:rPr>
                <w:t>&lt;provider&gt;/pi</w:t>
              </w:r>
            </w:ins>
          </w:p>
        </w:tc>
        <w:tc>
          <w:tcPr>
            <w:tcW w:w="1679" w:type="dxa"/>
          </w:tcPr>
          <w:p w14:paraId="6D4EB7E9" w14:textId="77777777" w:rsidR="008F2F99" w:rsidRDefault="008F2F99" w:rsidP="008F2F99">
            <w:pPr>
              <w:ind w:left="0"/>
              <w:rPr>
                <w:ins w:id="827" w:author="Zhao, Chengming" w:date="2020-04-10T20:50:00Z"/>
                <w:rFonts w:ascii="Helvetica" w:hAnsi="Helvetica"/>
                <w:kern w:val="28"/>
                <w:sz w:val="28"/>
                <w:szCs w:val="36"/>
              </w:rPr>
            </w:pPr>
          </w:p>
        </w:tc>
        <w:tc>
          <w:tcPr>
            <w:tcW w:w="1368" w:type="dxa"/>
          </w:tcPr>
          <w:p w14:paraId="7FF24FE4" w14:textId="50DAC06A" w:rsidR="008F2F99" w:rsidRDefault="002A22CB" w:rsidP="008F2F99">
            <w:pPr>
              <w:ind w:left="0"/>
              <w:rPr>
                <w:ins w:id="828" w:author="Zhao, Chengming" w:date="2020-04-10T20:50:00Z"/>
                <w:rFonts w:ascii="Helvetica" w:hAnsi="Helvetica"/>
                <w:kern w:val="28"/>
                <w:sz w:val="28"/>
                <w:szCs w:val="36"/>
              </w:rPr>
            </w:pPr>
            <w:ins w:id="829" w:author="Zhao, Chengming" w:date="2020-04-10T21:03:00Z">
              <w:r>
                <w:rPr>
                  <w:rFonts w:ascii="Helvetica" w:hAnsi="Helvetica"/>
                  <w:kern w:val="28"/>
                  <w:sz w:val="28"/>
                  <w:szCs w:val="36"/>
                </w:rPr>
                <w:t>active</w:t>
              </w:r>
            </w:ins>
          </w:p>
        </w:tc>
        <w:tc>
          <w:tcPr>
            <w:tcW w:w="2567" w:type="dxa"/>
          </w:tcPr>
          <w:p w14:paraId="0DEFCD8D" w14:textId="4D9CE317" w:rsidR="008F2F99" w:rsidRDefault="002A22CB" w:rsidP="008F2F99">
            <w:pPr>
              <w:ind w:left="0"/>
              <w:rPr>
                <w:ins w:id="830" w:author="Zhao, Chengming" w:date="2020-04-10T20:50:00Z"/>
                <w:rFonts w:ascii="Helvetica" w:hAnsi="Helvetica"/>
                <w:kern w:val="28"/>
                <w:sz w:val="28"/>
                <w:szCs w:val="36"/>
              </w:rPr>
            </w:pPr>
            <w:proofErr w:type="spellStart"/>
            <w:ins w:id="831" w:author="Zhao, Chengming" w:date="2020-04-10T21:03:00Z">
              <w:r>
                <w:rPr>
                  <w:rFonts w:ascii="Helvetica" w:hAnsi="Helvetica"/>
                  <w:kern w:val="28"/>
                  <w:sz w:val="28"/>
                  <w:szCs w:val="36"/>
                </w:rPr>
                <w:t>Rasper</w:t>
              </w:r>
            </w:ins>
            <w:proofErr w:type="spellEnd"/>
            <w:ins w:id="832" w:author="Zhao, Chengming" w:date="2020-04-10T21:04:00Z">
              <w:r>
                <w:rPr>
                  <w:rFonts w:ascii="Helvetica" w:hAnsi="Helvetica"/>
                  <w:kern w:val="28"/>
                  <w:sz w:val="28"/>
                  <w:szCs w:val="36"/>
                </w:rPr>
                <w:t xml:space="preserve"> berry PI as the control box</w:t>
              </w:r>
            </w:ins>
            <w:ins w:id="833" w:author="Zhao, Chengming" w:date="2020-04-10T21:10:00Z">
              <w:r w:rsidR="008D3B7E">
                <w:rPr>
                  <w:rFonts w:ascii="Helvetica" w:hAnsi="Helvetica"/>
                  <w:kern w:val="28"/>
                  <w:sz w:val="28"/>
                  <w:szCs w:val="36"/>
                </w:rPr>
                <w:t>. Refer to “Supported Providers and Drivers” section for provider li</w:t>
              </w:r>
            </w:ins>
            <w:ins w:id="834" w:author="Zhao, Chengming" w:date="2020-04-10T21:11:00Z">
              <w:r w:rsidR="008D3B7E">
                <w:rPr>
                  <w:rFonts w:ascii="Helvetica" w:hAnsi="Helvetica"/>
                  <w:kern w:val="28"/>
                  <w:sz w:val="28"/>
                  <w:szCs w:val="36"/>
                </w:rPr>
                <w:t>st which supports PI as driver</w:t>
              </w:r>
            </w:ins>
          </w:p>
        </w:tc>
      </w:tr>
      <w:tr w:rsidR="008F2F99" w14:paraId="295F57F4" w14:textId="77777777" w:rsidTr="00FA7703">
        <w:trPr>
          <w:ins w:id="835" w:author="Zhao, Chengming" w:date="2020-04-10T20:50:00Z"/>
        </w:trPr>
        <w:tc>
          <w:tcPr>
            <w:tcW w:w="4030" w:type="dxa"/>
          </w:tcPr>
          <w:p w14:paraId="225B138F" w14:textId="77777777" w:rsidR="002A22CB" w:rsidRDefault="002A22CB" w:rsidP="002A22CB">
            <w:pPr>
              <w:ind w:left="0"/>
              <w:rPr>
                <w:ins w:id="836" w:author="Zhao, Chengming" w:date="2020-04-10T21:04:00Z"/>
                <w:rFonts w:ascii="Helvetica" w:hAnsi="Helvetica"/>
                <w:kern w:val="28"/>
                <w:sz w:val="28"/>
                <w:szCs w:val="36"/>
              </w:rPr>
            </w:pPr>
            <w:ins w:id="837" w:author="Zhao, Chengming" w:date="2020-04-10T21:04: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698DA914" w14:textId="76B40007" w:rsidR="008F2F99" w:rsidRDefault="002A22CB" w:rsidP="002A22CB">
            <w:pPr>
              <w:ind w:left="0"/>
              <w:rPr>
                <w:ins w:id="838" w:author="Zhao, Chengming" w:date="2020-04-10T20:50:00Z"/>
                <w:rFonts w:ascii="Helvetica" w:hAnsi="Helvetica"/>
                <w:kern w:val="28"/>
                <w:sz w:val="28"/>
                <w:szCs w:val="36"/>
              </w:rPr>
            </w:pPr>
            <w:ins w:id="839" w:author="Zhao, Chengming" w:date="2020-04-10T21:04:00Z">
              <w:r>
                <w:rPr>
                  <w:rFonts w:ascii="Helvetica" w:hAnsi="Helvetica"/>
                  <w:kern w:val="28"/>
                  <w:sz w:val="28"/>
                  <w:szCs w:val="36"/>
                </w:rPr>
                <w:t>&lt;provider&gt;/</w:t>
              </w:r>
            </w:ins>
            <w:ins w:id="840" w:author="Zhao, Chengming" w:date="2020-04-10T21:12:00Z">
              <w:r w:rsidR="008D3B7E">
                <w:rPr>
                  <w:rFonts w:ascii="Helvetica" w:hAnsi="Helvetica"/>
                  <w:kern w:val="28"/>
                  <w:sz w:val="28"/>
                  <w:szCs w:val="36"/>
                </w:rPr>
                <w:t>driver/</w:t>
              </w:r>
            </w:ins>
            <w:ins w:id="841" w:author="Zhao, Chengming" w:date="2020-04-10T21:04:00Z">
              <w:r>
                <w:rPr>
                  <w:rFonts w:ascii="Helvetica" w:hAnsi="Helvetica"/>
                  <w:kern w:val="28"/>
                  <w:sz w:val="28"/>
                  <w:szCs w:val="36"/>
                </w:rPr>
                <w:t>pi/</w:t>
              </w:r>
              <w:proofErr w:type="spellStart"/>
              <w:r>
                <w:rPr>
                  <w:rFonts w:ascii="Helvetica" w:hAnsi="Helvetica"/>
                  <w:kern w:val="28"/>
                  <w:sz w:val="28"/>
                  <w:szCs w:val="36"/>
                </w:rPr>
                <w:t>ip</w:t>
              </w:r>
            </w:ins>
            <w:proofErr w:type="spellEnd"/>
          </w:p>
        </w:tc>
        <w:tc>
          <w:tcPr>
            <w:tcW w:w="1679" w:type="dxa"/>
          </w:tcPr>
          <w:p w14:paraId="7A9C4F09" w14:textId="77777777" w:rsidR="008F2F99" w:rsidRDefault="008F2F99" w:rsidP="008F2F99">
            <w:pPr>
              <w:ind w:left="0"/>
              <w:rPr>
                <w:ins w:id="842" w:author="Zhao, Chengming" w:date="2020-04-10T20:50:00Z"/>
                <w:rFonts w:ascii="Helvetica" w:hAnsi="Helvetica"/>
                <w:kern w:val="28"/>
                <w:sz w:val="28"/>
                <w:szCs w:val="36"/>
              </w:rPr>
            </w:pPr>
          </w:p>
        </w:tc>
        <w:tc>
          <w:tcPr>
            <w:tcW w:w="1368" w:type="dxa"/>
          </w:tcPr>
          <w:p w14:paraId="59910640" w14:textId="6A0FF52D" w:rsidR="008F2F99" w:rsidRDefault="002A22CB" w:rsidP="008F2F99">
            <w:pPr>
              <w:ind w:left="0"/>
              <w:rPr>
                <w:ins w:id="843" w:author="Zhao, Chengming" w:date="2020-04-10T20:50:00Z"/>
                <w:rFonts w:ascii="Helvetica" w:hAnsi="Helvetica"/>
                <w:kern w:val="28"/>
                <w:sz w:val="28"/>
                <w:szCs w:val="36"/>
              </w:rPr>
            </w:pPr>
            <w:ins w:id="844" w:author="Zhao, Chengming" w:date="2020-04-10T21:04:00Z">
              <w:r>
                <w:rPr>
                  <w:rFonts w:ascii="Helvetica" w:hAnsi="Helvetica"/>
                  <w:kern w:val="28"/>
                  <w:sz w:val="28"/>
                  <w:szCs w:val="36"/>
                </w:rPr>
                <w:t>active</w:t>
              </w:r>
            </w:ins>
          </w:p>
        </w:tc>
        <w:tc>
          <w:tcPr>
            <w:tcW w:w="2567" w:type="dxa"/>
          </w:tcPr>
          <w:p w14:paraId="2BA9BA5D" w14:textId="6AAD97A5" w:rsidR="008F2F99" w:rsidRDefault="002A22CB" w:rsidP="008F2F99">
            <w:pPr>
              <w:ind w:left="0"/>
              <w:rPr>
                <w:ins w:id="845" w:author="Zhao, Chengming" w:date="2020-04-10T20:50:00Z"/>
                <w:rFonts w:ascii="Helvetica" w:hAnsi="Helvetica"/>
                <w:kern w:val="28"/>
                <w:sz w:val="28"/>
                <w:szCs w:val="36"/>
              </w:rPr>
            </w:pPr>
            <w:ins w:id="846" w:author="Zhao, Chengming" w:date="2020-04-10T21:04:00Z">
              <w:r>
                <w:rPr>
                  <w:rFonts w:ascii="Helvetica" w:hAnsi="Helvetica"/>
                  <w:kern w:val="28"/>
                  <w:sz w:val="28"/>
                  <w:szCs w:val="36"/>
                </w:rPr>
                <w:t xml:space="preserve">IP address of PI. PI </w:t>
              </w:r>
            </w:ins>
            <w:ins w:id="847" w:author="Zhao, Chengming" w:date="2020-04-10T21:05:00Z">
              <w:r>
                <w:rPr>
                  <w:rFonts w:ascii="Helvetica" w:hAnsi="Helvetica"/>
                  <w:kern w:val="28"/>
                  <w:sz w:val="28"/>
                  <w:szCs w:val="36"/>
                </w:rPr>
                <w:t>opens REST APIs for controlling</w:t>
              </w:r>
            </w:ins>
          </w:p>
        </w:tc>
      </w:tr>
      <w:tr w:rsidR="008F2F99" w14:paraId="3D1A79B7" w14:textId="77777777" w:rsidTr="00FA7703">
        <w:trPr>
          <w:ins w:id="848" w:author="Zhao, Chengming" w:date="2020-04-10T20:50:00Z"/>
        </w:trPr>
        <w:tc>
          <w:tcPr>
            <w:tcW w:w="4030" w:type="dxa"/>
          </w:tcPr>
          <w:p w14:paraId="03A2C6E9" w14:textId="77777777" w:rsidR="002A22CB" w:rsidRDefault="002A22CB" w:rsidP="002A22CB">
            <w:pPr>
              <w:ind w:left="0"/>
              <w:rPr>
                <w:ins w:id="849" w:author="Zhao, Chengming" w:date="2020-04-10T21:04:00Z"/>
                <w:rFonts w:ascii="Helvetica" w:hAnsi="Helvetica"/>
                <w:kern w:val="28"/>
                <w:sz w:val="28"/>
                <w:szCs w:val="36"/>
              </w:rPr>
            </w:pPr>
            <w:ins w:id="850" w:author="Zhao, Chengming" w:date="2020-04-10T21:04: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49BE0122" w14:textId="0448FA0B" w:rsidR="008F2F99" w:rsidRDefault="002A22CB" w:rsidP="002A22CB">
            <w:pPr>
              <w:ind w:left="0"/>
              <w:rPr>
                <w:ins w:id="851" w:author="Zhao, Chengming" w:date="2020-04-10T20:50:00Z"/>
                <w:rFonts w:ascii="Helvetica" w:hAnsi="Helvetica"/>
                <w:kern w:val="28"/>
                <w:sz w:val="28"/>
                <w:szCs w:val="36"/>
              </w:rPr>
            </w:pPr>
            <w:ins w:id="852" w:author="Zhao, Chengming" w:date="2020-04-10T21:04:00Z">
              <w:r>
                <w:rPr>
                  <w:rFonts w:ascii="Helvetica" w:hAnsi="Helvetica"/>
                  <w:kern w:val="28"/>
                  <w:sz w:val="28"/>
                  <w:szCs w:val="36"/>
                </w:rPr>
                <w:t>&lt;provider&gt;/</w:t>
              </w:r>
            </w:ins>
            <w:ins w:id="853" w:author="Zhao, Chengming" w:date="2020-04-10T21:12:00Z">
              <w:r w:rsidR="008D3B7E">
                <w:rPr>
                  <w:rFonts w:ascii="Helvetica" w:hAnsi="Helvetica"/>
                  <w:kern w:val="28"/>
                  <w:sz w:val="28"/>
                  <w:szCs w:val="36"/>
                </w:rPr>
                <w:t xml:space="preserve"> driver/</w:t>
              </w:r>
            </w:ins>
            <w:ins w:id="854" w:author="Zhao, Chengming" w:date="2020-04-10T21:04:00Z">
              <w:r>
                <w:rPr>
                  <w:rFonts w:ascii="Helvetica" w:hAnsi="Helvetica"/>
                  <w:kern w:val="28"/>
                  <w:sz w:val="28"/>
                  <w:szCs w:val="36"/>
                </w:rPr>
                <w:t>pi/</w:t>
              </w:r>
            </w:ins>
            <w:ins w:id="855" w:author="Zhao, Chengming" w:date="2020-04-10T21:05:00Z">
              <w:r>
                <w:rPr>
                  <w:rFonts w:ascii="Helvetica" w:hAnsi="Helvetica"/>
                  <w:kern w:val="28"/>
                  <w:sz w:val="28"/>
                  <w:szCs w:val="36"/>
                </w:rPr>
                <w:t>port</w:t>
              </w:r>
            </w:ins>
          </w:p>
        </w:tc>
        <w:tc>
          <w:tcPr>
            <w:tcW w:w="1679" w:type="dxa"/>
          </w:tcPr>
          <w:p w14:paraId="193E58DC" w14:textId="77777777" w:rsidR="008F2F99" w:rsidRDefault="008F2F99" w:rsidP="008F2F99">
            <w:pPr>
              <w:ind w:left="0"/>
              <w:rPr>
                <w:ins w:id="856" w:author="Zhao, Chengming" w:date="2020-04-10T20:50:00Z"/>
                <w:rFonts w:ascii="Helvetica" w:hAnsi="Helvetica"/>
                <w:kern w:val="28"/>
                <w:sz w:val="28"/>
                <w:szCs w:val="36"/>
              </w:rPr>
            </w:pPr>
          </w:p>
        </w:tc>
        <w:tc>
          <w:tcPr>
            <w:tcW w:w="1368" w:type="dxa"/>
          </w:tcPr>
          <w:p w14:paraId="07E3ABCB" w14:textId="262B9821" w:rsidR="008F2F99" w:rsidRDefault="002A22CB" w:rsidP="008F2F99">
            <w:pPr>
              <w:ind w:left="0"/>
              <w:rPr>
                <w:ins w:id="857" w:author="Zhao, Chengming" w:date="2020-04-10T20:50:00Z"/>
                <w:rFonts w:ascii="Helvetica" w:hAnsi="Helvetica"/>
                <w:kern w:val="28"/>
                <w:sz w:val="28"/>
                <w:szCs w:val="36"/>
              </w:rPr>
            </w:pPr>
            <w:ins w:id="858" w:author="Zhao, Chengming" w:date="2020-04-10T21:05:00Z">
              <w:r>
                <w:rPr>
                  <w:rFonts w:ascii="Helvetica" w:hAnsi="Helvetica"/>
                  <w:kern w:val="28"/>
                  <w:sz w:val="28"/>
                  <w:szCs w:val="36"/>
                </w:rPr>
                <w:t>active</w:t>
              </w:r>
            </w:ins>
          </w:p>
        </w:tc>
        <w:tc>
          <w:tcPr>
            <w:tcW w:w="2567" w:type="dxa"/>
          </w:tcPr>
          <w:p w14:paraId="4442433E" w14:textId="6B924CD4" w:rsidR="008F2F99" w:rsidRDefault="002A22CB" w:rsidP="008F2F99">
            <w:pPr>
              <w:ind w:left="0"/>
              <w:rPr>
                <w:ins w:id="859" w:author="Zhao, Chengming" w:date="2020-04-10T20:50:00Z"/>
                <w:rFonts w:ascii="Helvetica" w:hAnsi="Helvetica"/>
                <w:kern w:val="28"/>
                <w:sz w:val="28"/>
                <w:szCs w:val="36"/>
              </w:rPr>
            </w:pPr>
            <w:ins w:id="860" w:author="Zhao, Chengming" w:date="2020-04-10T21:05:00Z">
              <w:r>
                <w:rPr>
                  <w:rFonts w:ascii="Helvetica" w:hAnsi="Helvetica"/>
                  <w:kern w:val="28"/>
                  <w:sz w:val="28"/>
                  <w:szCs w:val="36"/>
                </w:rPr>
                <w:t>Port name used by PI for rest API support</w:t>
              </w:r>
            </w:ins>
          </w:p>
        </w:tc>
      </w:tr>
      <w:tr w:rsidR="008F2F99" w14:paraId="3A145E33" w14:textId="77777777" w:rsidTr="00FA7703">
        <w:trPr>
          <w:ins w:id="861" w:author="Zhao, Chengming" w:date="2020-04-10T20:50:00Z"/>
        </w:trPr>
        <w:tc>
          <w:tcPr>
            <w:tcW w:w="4030" w:type="dxa"/>
          </w:tcPr>
          <w:p w14:paraId="3D47D3D0" w14:textId="77777777" w:rsidR="002A22CB" w:rsidRDefault="002A22CB" w:rsidP="002A22CB">
            <w:pPr>
              <w:ind w:left="0"/>
              <w:rPr>
                <w:ins w:id="862" w:author="Zhao, Chengming" w:date="2020-04-10T21:09:00Z"/>
                <w:rFonts w:ascii="Helvetica" w:hAnsi="Helvetica"/>
                <w:kern w:val="28"/>
                <w:sz w:val="28"/>
                <w:szCs w:val="36"/>
              </w:rPr>
            </w:pPr>
            <w:ins w:id="863" w:author="Zhao, Chengming" w:date="2020-04-10T21:09: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1EE4B63D" w14:textId="55554806" w:rsidR="008F2F99" w:rsidRDefault="002A22CB" w:rsidP="002A22CB">
            <w:pPr>
              <w:ind w:left="0"/>
              <w:rPr>
                <w:ins w:id="864" w:author="Zhao, Chengming" w:date="2020-04-10T20:50:00Z"/>
                <w:rFonts w:ascii="Helvetica" w:hAnsi="Helvetica"/>
                <w:kern w:val="28"/>
                <w:sz w:val="28"/>
                <w:szCs w:val="36"/>
              </w:rPr>
            </w:pPr>
            <w:ins w:id="865" w:author="Zhao, Chengming" w:date="2020-04-10T21:09:00Z">
              <w:r>
                <w:rPr>
                  <w:rFonts w:ascii="Helvetica" w:hAnsi="Helvetica"/>
                  <w:kern w:val="28"/>
                  <w:sz w:val="28"/>
                  <w:szCs w:val="36"/>
                </w:rPr>
                <w:t>&lt;provider&gt;/</w:t>
              </w:r>
            </w:ins>
            <w:ins w:id="866" w:author="Zhao, Chengming" w:date="2020-04-10T21:12:00Z">
              <w:r w:rsidR="008D3B7E">
                <w:rPr>
                  <w:rFonts w:ascii="Helvetica" w:hAnsi="Helvetica"/>
                  <w:kern w:val="28"/>
                  <w:sz w:val="28"/>
                  <w:szCs w:val="36"/>
                </w:rPr>
                <w:t xml:space="preserve"> driver/</w:t>
              </w:r>
            </w:ins>
            <w:ins w:id="867" w:author="Zhao, Chengming" w:date="2020-04-10T21:09:00Z">
              <w:r>
                <w:rPr>
                  <w:rFonts w:ascii="Helvetica" w:hAnsi="Helvetica"/>
                  <w:kern w:val="28"/>
                  <w:sz w:val="28"/>
                  <w:szCs w:val="36"/>
                </w:rPr>
                <w:t>pi/proxy</w:t>
              </w:r>
            </w:ins>
          </w:p>
        </w:tc>
        <w:tc>
          <w:tcPr>
            <w:tcW w:w="1679" w:type="dxa"/>
          </w:tcPr>
          <w:p w14:paraId="473000E0" w14:textId="77777777" w:rsidR="008F2F99" w:rsidRDefault="008F2F99" w:rsidP="008F2F99">
            <w:pPr>
              <w:ind w:left="0"/>
              <w:rPr>
                <w:ins w:id="868" w:author="Zhao, Chengming" w:date="2020-04-10T20:50:00Z"/>
                <w:rFonts w:ascii="Helvetica" w:hAnsi="Helvetica"/>
                <w:kern w:val="28"/>
                <w:sz w:val="28"/>
                <w:szCs w:val="36"/>
              </w:rPr>
            </w:pPr>
          </w:p>
        </w:tc>
        <w:tc>
          <w:tcPr>
            <w:tcW w:w="1368" w:type="dxa"/>
          </w:tcPr>
          <w:p w14:paraId="179E6C7E" w14:textId="6B6F1BCA" w:rsidR="008F2F99" w:rsidRDefault="002A22CB" w:rsidP="008F2F99">
            <w:pPr>
              <w:ind w:left="0"/>
              <w:rPr>
                <w:ins w:id="869" w:author="Zhao, Chengming" w:date="2020-04-10T20:50:00Z"/>
                <w:rFonts w:ascii="Helvetica" w:hAnsi="Helvetica"/>
                <w:kern w:val="28"/>
                <w:sz w:val="28"/>
                <w:szCs w:val="36"/>
              </w:rPr>
            </w:pPr>
            <w:ins w:id="870" w:author="Zhao, Chengming" w:date="2020-04-10T21:09:00Z">
              <w:r>
                <w:rPr>
                  <w:rFonts w:ascii="Helvetica" w:hAnsi="Helvetica"/>
                  <w:kern w:val="28"/>
                  <w:sz w:val="28"/>
                  <w:szCs w:val="36"/>
                </w:rPr>
                <w:t>active</w:t>
              </w:r>
            </w:ins>
          </w:p>
        </w:tc>
        <w:tc>
          <w:tcPr>
            <w:tcW w:w="2567" w:type="dxa"/>
          </w:tcPr>
          <w:p w14:paraId="33B4CC74" w14:textId="45229FCE" w:rsidR="008F2F99" w:rsidRDefault="002A22CB" w:rsidP="008F2F99">
            <w:pPr>
              <w:ind w:left="0"/>
              <w:rPr>
                <w:ins w:id="871" w:author="Zhao, Chengming" w:date="2020-04-10T20:50:00Z"/>
                <w:rFonts w:ascii="Helvetica" w:hAnsi="Helvetica"/>
                <w:kern w:val="28"/>
                <w:sz w:val="28"/>
                <w:szCs w:val="36"/>
              </w:rPr>
            </w:pPr>
            <w:ins w:id="872" w:author="Zhao, Chengming" w:date="2020-04-10T21:09:00Z">
              <w:r>
                <w:rPr>
                  <w:rFonts w:ascii="Helvetica" w:hAnsi="Helvetica"/>
                  <w:kern w:val="28"/>
                  <w:sz w:val="28"/>
                  <w:szCs w:val="36"/>
                </w:rPr>
                <w:t>Proxy may be required to access PI</w:t>
              </w:r>
            </w:ins>
          </w:p>
        </w:tc>
      </w:tr>
      <w:tr w:rsidR="008F2F99" w14:paraId="138F6D9D" w14:textId="77777777" w:rsidTr="00FA7703">
        <w:trPr>
          <w:ins w:id="873" w:author="Zhao, Chengming" w:date="2020-04-10T20:50:00Z"/>
        </w:trPr>
        <w:tc>
          <w:tcPr>
            <w:tcW w:w="4030" w:type="dxa"/>
          </w:tcPr>
          <w:p w14:paraId="112F08E8" w14:textId="77777777" w:rsidR="008F2F99" w:rsidRDefault="008D3B7E" w:rsidP="008F2F99">
            <w:pPr>
              <w:ind w:left="0"/>
              <w:rPr>
                <w:ins w:id="874" w:author="Zhao, Chengming" w:date="2020-04-10T21:11:00Z"/>
                <w:rFonts w:ascii="Helvetica" w:hAnsi="Helvetica"/>
                <w:kern w:val="28"/>
                <w:sz w:val="28"/>
                <w:szCs w:val="36"/>
              </w:rPr>
            </w:pPr>
            <w:ins w:id="875" w:author="Zhao, Chengming" w:date="2020-04-10T21:11: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3A6E9F1F" w14:textId="40D6E5BE" w:rsidR="008D3B7E" w:rsidRDefault="008D3B7E" w:rsidP="008F2F99">
            <w:pPr>
              <w:ind w:left="0"/>
              <w:rPr>
                <w:ins w:id="876" w:author="Zhao, Chengming" w:date="2020-04-10T20:50:00Z"/>
                <w:rFonts w:ascii="Helvetica" w:hAnsi="Helvetica"/>
                <w:kern w:val="28"/>
                <w:sz w:val="28"/>
                <w:szCs w:val="36"/>
              </w:rPr>
            </w:pPr>
            <w:ins w:id="877" w:author="Zhao, Chengming" w:date="2020-04-10T21:11:00Z">
              <w:r>
                <w:rPr>
                  <w:rFonts w:ascii="Helvetica" w:hAnsi="Helvetica"/>
                  <w:kern w:val="28"/>
                  <w:sz w:val="28"/>
                  <w:szCs w:val="36"/>
                </w:rPr>
                <w:t>&lt;provider&gt;/driver</w:t>
              </w:r>
            </w:ins>
            <w:ins w:id="878" w:author="Zhao, Chengming" w:date="2020-04-10T21:12:00Z">
              <w:r>
                <w:rPr>
                  <w:rFonts w:ascii="Helvetica" w:hAnsi="Helvetica"/>
                  <w:kern w:val="28"/>
                  <w:sz w:val="28"/>
                  <w:szCs w:val="36"/>
                </w:rPr>
                <w:t>/</w:t>
              </w:r>
              <w:proofErr w:type="spellStart"/>
              <w:r>
                <w:rPr>
                  <w:rFonts w:ascii="Helvetica" w:hAnsi="Helvetica"/>
                  <w:kern w:val="28"/>
                  <w:sz w:val="28"/>
                  <w:szCs w:val="36"/>
                </w:rPr>
                <w:t>cscripts</w:t>
              </w:r>
            </w:ins>
            <w:proofErr w:type="spellEnd"/>
          </w:p>
        </w:tc>
        <w:tc>
          <w:tcPr>
            <w:tcW w:w="1679" w:type="dxa"/>
          </w:tcPr>
          <w:p w14:paraId="40DB44E0" w14:textId="77777777" w:rsidR="008F2F99" w:rsidRDefault="008F2F99" w:rsidP="008F2F99">
            <w:pPr>
              <w:ind w:left="0"/>
              <w:rPr>
                <w:ins w:id="879" w:author="Zhao, Chengming" w:date="2020-04-10T20:50:00Z"/>
                <w:rFonts w:ascii="Helvetica" w:hAnsi="Helvetica"/>
                <w:kern w:val="28"/>
                <w:sz w:val="28"/>
                <w:szCs w:val="36"/>
              </w:rPr>
            </w:pPr>
          </w:p>
        </w:tc>
        <w:tc>
          <w:tcPr>
            <w:tcW w:w="1368" w:type="dxa"/>
          </w:tcPr>
          <w:p w14:paraId="36EE0C55" w14:textId="2DFA4936" w:rsidR="008F2F99" w:rsidRDefault="008D3B7E" w:rsidP="008F2F99">
            <w:pPr>
              <w:ind w:left="0"/>
              <w:rPr>
                <w:ins w:id="880" w:author="Zhao, Chengming" w:date="2020-04-10T20:50:00Z"/>
                <w:rFonts w:ascii="Helvetica" w:hAnsi="Helvetica"/>
                <w:kern w:val="28"/>
                <w:sz w:val="28"/>
                <w:szCs w:val="36"/>
              </w:rPr>
            </w:pPr>
            <w:ins w:id="881" w:author="Zhao, Chengming" w:date="2020-04-10T21:12:00Z">
              <w:r>
                <w:rPr>
                  <w:rFonts w:ascii="Helvetica" w:hAnsi="Helvetica"/>
                  <w:kern w:val="28"/>
                  <w:sz w:val="28"/>
                  <w:szCs w:val="36"/>
                </w:rPr>
                <w:t>active</w:t>
              </w:r>
            </w:ins>
          </w:p>
        </w:tc>
        <w:tc>
          <w:tcPr>
            <w:tcW w:w="2567" w:type="dxa"/>
          </w:tcPr>
          <w:p w14:paraId="655BF33E" w14:textId="76BB0C1F" w:rsidR="008F2F99" w:rsidRDefault="008D3B7E" w:rsidP="008F2F99">
            <w:pPr>
              <w:ind w:left="0"/>
              <w:rPr>
                <w:ins w:id="882" w:author="Zhao, Chengming" w:date="2020-04-10T20:50:00Z"/>
                <w:rFonts w:ascii="Helvetica" w:hAnsi="Helvetica"/>
                <w:kern w:val="28"/>
                <w:sz w:val="28"/>
                <w:szCs w:val="36"/>
              </w:rPr>
            </w:pPr>
            <w:proofErr w:type="spellStart"/>
            <w:ins w:id="883" w:author="Zhao, Chengming" w:date="2020-04-10T21:12:00Z">
              <w:r>
                <w:rPr>
                  <w:rFonts w:ascii="Helvetica" w:hAnsi="Helvetica"/>
                  <w:kern w:val="28"/>
                  <w:sz w:val="28"/>
                  <w:szCs w:val="36"/>
                </w:rPr>
                <w:t>Cscripts</w:t>
              </w:r>
              <w:proofErr w:type="spellEnd"/>
              <w:r>
                <w:rPr>
                  <w:rFonts w:ascii="Helvetica" w:hAnsi="Helvetica"/>
                  <w:kern w:val="28"/>
                  <w:sz w:val="28"/>
                  <w:szCs w:val="36"/>
                </w:rPr>
                <w:t xml:space="preserve"> driver</w:t>
              </w:r>
            </w:ins>
          </w:p>
        </w:tc>
      </w:tr>
      <w:tr w:rsidR="008F2F99" w14:paraId="5FE72961" w14:textId="77777777" w:rsidTr="00FA7703">
        <w:trPr>
          <w:ins w:id="884" w:author="Zhao, Chengming" w:date="2020-04-10T20:50:00Z"/>
        </w:trPr>
        <w:tc>
          <w:tcPr>
            <w:tcW w:w="4030" w:type="dxa"/>
          </w:tcPr>
          <w:p w14:paraId="29955214" w14:textId="77777777" w:rsidR="008D3B7E" w:rsidRDefault="008D3B7E" w:rsidP="008D3B7E">
            <w:pPr>
              <w:ind w:left="0"/>
              <w:rPr>
                <w:ins w:id="885" w:author="Zhao, Chengming" w:date="2020-04-10T21:12:00Z"/>
                <w:rFonts w:ascii="Helvetica" w:hAnsi="Helvetica"/>
                <w:kern w:val="28"/>
                <w:sz w:val="28"/>
                <w:szCs w:val="36"/>
              </w:rPr>
            </w:pPr>
            <w:ins w:id="886" w:author="Zhao, Chengming" w:date="2020-04-10T21:12:00Z">
              <w:r>
                <w:rPr>
                  <w:rFonts w:ascii="Helvetica" w:hAnsi="Helvetica"/>
                  <w:kern w:val="28"/>
                  <w:sz w:val="28"/>
                  <w:szCs w:val="36"/>
                </w:rPr>
                <w:lastRenderedPageBreak/>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316D97BA" w14:textId="77777777" w:rsidR="008D3B7E" w:rsidRDefault="008D3B7E" w:rsidP="008D3B7E">
            <w:pPr>
              <w:ind w:left="0"/>
              <w:rPr>
                <w:ins w:id="887" w:author="Zhao, Chengming" w:date="2020-04-10T21:12:00Z"/>
                <w:rFonts w:ascii="Helvetica" w:hAnsi="Helvetica"/>
                <w:kern w:val="28"/>
                <w:sz w:val="28"/>
                <w:szCs w:val="36"/>
              </w:rPr>
            </w:pPr>
            <w:ins w:id="888" w:author="Zhao, Chengming" w:date="2020-04-10T21:12:00Z">
              <w:r>
                <w:rPr>
                  <w:rFonts w:ascii="Helvetica" w:hAnsi="Helvetica"/>
                  <w:kern w:val="28"/>
                  <w:sz w:val="28"/>
                  <w:szCs w:val="36"/>
                </w:rPr>
                <w:t>&lt;provider&gt;/driver/</w:t>
              </w:r>
            </w:ins>
          </w:p>
          <w:p w14:paraId="7961DA98" w14:textId="77777777" w:rsidR="008D3B7E" w:rsidRDefault="008D3B7E" w:rsidP="008D3B7E">
            <w:pPr>
              <w:ind w:left="0"/>
              <w:rPr>
                <w:ins w:id="889" w:author="Zhao, Chengming" w:date="2020-04-10T21:13:00Z"/>
                <w:rFonts w:ascii="Helvetica" w:hAnsi="Helvetica"/>
                <w:kern w:val="28"/>
                <w:sz w:val="28"/>
                <w:szCs w:val="36"/>
              </w:rPr>
            </w:pPr>
            <w:proofErr w:type="spellStart"/>
            <w:ins w:id="890" w:author="Zhao, Chengming" w:date="2020-04-10T21:12:00Z">
              <w:r>
                <w:rPr>
                  <w:rFonts w:ascii="Helvetica" w:hAnsi="Helvetica"/>
                  <w:kern w:val="28"/>
                  <w:sz w:val="28"/>
                  <w:szCs w:val="36"/>
                </w:rPr>
                <w:t>Cscripts</w:t>
              </w:r>
              <w:proofErr w:type="spellEnd"/>
              <w:r>
                <w:rPr>
                  <w:rFonts w:ascii="Helvetica" w:hAnsi="Helvetica"/>
                  <w:kern w:val="28"/>
                  <w:sz w:val="28"/>
                  <w:szCs w:val="36"/>
                </w:rPr>
                <w:t>/</w:t>
              </w:r>
            </w:ins>
          </w:p>
          <w:p w14:paraId="006CDC95" w14:textId="67CB329F" w:rsidR="008F2F99" w:rsidRDefault="008D3B7E" w:rsidP="008D3B7E">
            <w:pPr>
              <w:ind w:left="0"/>
              <w:rPr>
                <w:ins w:id="891" w:author="Zhao, Chengming" w:date="2020-04-10T20:50:00Z"/>
                <w:rFonts w:ascii="Helvetica" w:hAnsi="Helvetica"/>
                <w:kern w:val="28"/>
                <w:sz w:val="28"/>
                <w:szCs w:val="36"/>
              </w:rPr>
            </w:pPr>
            <w:proofErr w:type="spellStart"/>
            <w:ins w:id="892" w:author="Zhao, Chengming" w:date="2020-04-10T21:12:00Z">
              <w:r>
                <w:rPr>
                  <w:rFonts w:ascii="Helvetica" w:hAnsi="Helvetica"/>
                  <w:kern w:val="28"/>
                  <w:sz w:val="28"/>
                  <w:szCs w:val="36"/>
                </w:rPr>
                <w:t>debugger_interface_</w:t>
              </w:r>
            </w:ins>
            <w:ins w:id="893" w:author="Zhao, Chengming" w:date="2020-04-10T21:13:00Z">
              <w:r>
                <w:rPr>
                  <w:rFonts w:ascii="Helvetica" w:hAnsi="Helvetica"/>
                  <w:kern w:val="28"/>
                  <w:sz w:val="28"/>
                  <w:szCs w:val="36"/>
                </w:rPr>
                <w:t>type</w:t>
              </w:r>
            </w:ins>
            <w:proofErr w:type="spellEnd"/>
          </w:p>
        </w:tc>
        <w:tc>
          <w:tcPr>
            <w:tcW w:w="1679" w:type="dxa"/>
          </w:tcPr>
          <w:p w14:paraId="6B56EA9C" w14:textId="77777777" w:rsidR="008F2F99" w:rsidRDefault="008F2F99" w:rsidP="008F2F99">
            <w:pPr>
              <w:ind w:left="0"/>
              <w:rPr>
                <w:ins w:id="894" w:author="Zhao, Chengming" w:date="2020-04-10T20:50:00Z"/>
                <w:rFonts w:ascii="Helvetica" w:hAnsi="Helvetica"/>
                <w:kern w:val="28"/>
                <w:sz w:val="28"/>
                <w:szCs w:val="36"/>
              </w:rPr>
            </w:pPr>
          </w:p>
        </w:tc>
        <w:tc>
          <w:tcPr>
            <w:tcW w:w="1368" w:type="dxa"/>
          </w:tcPr>
          <w:p w14:paraId="00736281" w14:textId="1E734F1F" w:rsidR="008F2F99" w:rsidRDefault="008D3B7E" w:rsidP="008F2F99">
            <w:pPr>
              <w:ind w:left="0"/>
              <w:rPr>
                <w:ins w:id="895" w:author="Zhao, Chengming" w:date="2020-04-10T20:50:00Z"/>
                <w:rFonts w:ascii="Helvetica" w:hAnsi="Helvetica"/>
                <w:kern w:val="28"/>
                <w:sz w:val="28"/>
                <w:szCs w:val="36"/>
              </w:rPr>
            </w:pPr>
            <w:ins w:id="896" w:author="Zhao, Chengming" w:date="2020-04-10T21:13:00Z">
              <w:r>
                <w:rPr>
                  <w:rFonts w:ascii="Helvetica" w:hAnsi="Helvetica"/>
                  <w:kern w:val="28"/>
                  <w:sz w:val="28"/>
                  <w:szCs w:val="36"/>
                </w:rPr>
                <w:t>active</w:t>
              </w:r>
            </w:ins>
          </w:p>
        </w:tc>
        <w:tc>
          <w:tcPr>
            <w:tcW w:w="2567" w:type="dxa"/>
          </w:tcPr>
          <w:p w14:paraId="6596A93B" w14:textId="1C00DA80" w:rsidR="008F2F99" w:rsidRDefault="008D3B7E" w:rsidP="008F2F99">
            <w:pPr>
              <w:ind w:left="0"/>
              <w:rPr>
                <w:ins w:id="897" w:author="Zhao, Chengming" w:date="2020-04-10T20:50:00Z"/>
                <w:rFonts w:ascii="Helvetica" w:hAnsi="Helvetica"/>
                <w:kern w:val="28"/>
                <w:sz w:val="28"/>
                <w:szCs w:val="36"/>
              </w:rPr>
            </w:pPr>
            <w:ins w:id="898" w:author="Zhao, Chengming" w:date="2020-04-10T21:13:00Z">
              <w:r>
                <w:rPr>
                  <w:rFonts w:ascii="Helvetica" w:hAnsi="Helvetica"/>
                  <w:kern w:val="28"/>
                  <w:sz w:val="28"/>
                  <w:szCs w:val="36"/>
                </w:rPr>
                <w:t>ITP is the only option so far.</w:t>
              </w:r>
            </w:ins>
          </w:p>
        </w:tc>
      </w:tr>
      <w:tr w:rsidR="008F2F99" w14:paraId="44BE698F" w14:textId="77777777" w:rsidTr="00FA7703">
        <w:trPr>
          <w:ins w:id="899" w:author="Zhao, Chengming" w:date="2020-04-10T20:50:00Z"/>
        </w:trPr>
        <w:tc>
          <w:tcPr>
            <w:tcW w:w="4030" w:type="dxa"/>
          </w:tcPr>
          <w:p w14:paraId="659CBEFB" w14:textId="77777777" w:rsidR="008D3B7E" w:rsidRDefault="008D3B7E" w:rsidP="008D3B7E">
            <w:pPr>
              <w:ind w:left="0"/>
              <w:rPr>
                <w:ins w:id="900" w:author="Zhao, Chengming" w:date="2020-04-10T21:13:00Z"/>
                <w:rFonts w:ascii="Helvetica" w:hAnsi="Helvetica"/>
                <w:kern w:val="28"/>
                <w:sz w:val="28"/>
                <w:szCs w:val="36"/>
              </w:rPr>
            </w:pPr>
            <w:ins w:id="901" w:author="Zhao, Chengming" w:date="2020-04-10T21:13: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49578E2E" w14:textId="77777777" w:rsidR="008D3B7E" w:rsidRDefault="008D3B7E" w:rsidP="008D3B7E">
            <w:pPr>
              <w:ind w:left="0"/>
              <w:rPr>
                <w:ins w:id="902" w:author="Zhao, Chengming" w:date="2020-04-10T21:13:00Z"/>
                <w:rFonts w:ascii="Helvetica" w:hAnsi="Helvetica"/>
                <w:kern w:val="28"/>
                <w:sz w:val="28"/>
                <w:szCs w:val="36"/>
              </w:rPr>
            </w:pPr>
            <w:ins w:id="903" w:author="Zhao, Chengming" w:date="2020-04-10T21:13:00Z">
              <w:r>
                <w:rPr>
                  <w:rFonts w:ascii="Helvetica" w:hAnsi="Helvetica"/>
                  <w:kern w:val="28"/>
                  <w:sz w:val="28"/>
                  <w:szCs w:val="36"/>
                </w:rPr>
                <w:t>&lt;provider&gt;/driver/</w:t>
              </w:r>
            </w:ins>
          </w:p>
          <w:p w14:paraId="3EF6633C" w14:textId="77777777" w:rsidR="008D3B7E" w:rsidRDefault="008D3B7E" w:rsidP="008D3B7E">
            <w:pPr>
              <w:ind w:left="0"/>
              <w:rPr>
                <w:ins w:id="904" w:author="Zhao, Chengming" w:date="2020-04-10T21:13:00Z"/>
                <w:rFonts w:ascii="Helvetica" w:hAnsi="Helvetica"/>
                <w:kern w:val="28"/>
                <w:sz w:val="28"/>
                <w:szCs w:val="36"/>
              </w:rPr>
            </w:pPr>
            <w:proofErr w:type="spellStart"/>
            <w:ins w:id="905" w:author="Zhao, Chengming" w:date="2020-04-10T21:13:00Z">
              <w:r>
                <w:rPr>
                  <w:rFonts w:ascii="Helvetica" w:hAnsi="Helvetica"/>
                  <w:kern w:val="28"/>
                  <w:sz w:val="28"/>
                  <w:szCs w:val="36"/>
                </w:rPr>
                <w:t>Cscripts</w:t>
              </w:r>
              <w:proofErr w:type="spellEnd"/>
              <w:r>
                <w:rPr>
                  <w:rFonts w:ascii="Helvetica" w:hAnsi="Helvetica"/>
                  <w:kern w:val="28"/>
                  <w:sz w:val="28"/>
                  <w:szCs w:val="36"/>
                </w:rPr>
                <w:t>/</w:t>
              </w:r>
            </w:ins>
          </w:p>
          <w:p w14:paraId="58385868" w14:textId="6829DEE8" w:rsidR="008F2F99" w:rsidRDefault="008D3B7E" w:rsidP="008D3B7E">
            <w:pPr>
              <w:ind w:left="0"/>
              <w:rPr>
                <w:ins w:id="906" w:author="Zhao, Chengming" w:date="2020-04-10T20:50:00Z"/>
                <w:rFonts w:ascii="Helvetica" w:hAnsi="Helvetica"/>
                <w:kern w:val="28"/>
                <w:sz w:val="28"/>
                <w:szCs w:val="36"/>
              </w:rPr>
            </w:pPr>
            <w:ins w:id="907" w:author="Zhao, Chengming" w:date="2020-04-10T21:13:00Z">
              <w:r>
                <w:rPr>
                  <w:rFonts w:ascii="Helvetica" w:hAnsi="Helvetica"/>
                  <w:kern w:val="28"/>
                  <w:sz w:val="28"/>
                  <w:szCs w:val="36"/>
                </w:rPr>
                <w:t>Silicon/</w:t>
              </w:r>
              <w:proofErr w:type="spellStart"/>
              <w:r>
                <w:rPr>
                  <w:rFonts w:ascii="Helvetica" w:hAnsi="Helvetica"/>
                  <w:kern w:val="28"/>
                  <w:sz w:val="28"/>
                  <w:szCs w:val="36"/>
                </w:rPr>
                <w:t>cpu_</w:t>
              </w:r>
            </w:ins>
            <w:ins w:id="908" w:author="Zhao, Chengming" w:date="2020-04-10T21:14:00Z">
              <w:r>
                <w:rPr>
                  <w:rFonts w:ascii="Helvetica" w:hAnsi="Helvetica"/>
                  <w:kern w:val="28"/>
                  <w:sz w:val="28"/>
                  <w:szCs w:val="36"/>
                </w:rPr>
                <w:t>family</w:t>
              </w:r>
            </w:ins>
            <w:proofErr w:type="spellEnd"/>
          </w:p>
        </w:tc>
        <w:tc>
          <w:tcPr>
            <w:tcW w:w="1679" w:type="dxa"/>
          </w:tcPr>
          <w:p w14:paraId="04A4794F" w14:textId="77777777" w:rsidR="008F2F99" w:rsidRDefault="008F2F99" w:rsidP="008F2F99">
            <w:pPr>
              <w:ind w:left="0"/>
              <w:rPr>
                <w:ins w:id="909" w:author="Zhao, Chengming" w:date="2020-04-10T20:50:00Z"/>
                <w:rFonts w:ascii="Helvetica" w:hAnsi="Helvetica"/>
                <w:kern w:val="28"/>
                <w:sz w:val="28"/>
                <w:szCs w:val="36"/>
              </w:rPr>
            </w:pPr>
          </w:p>
        </w:tc>
        <w:tc>
          <w:tcPr>
            <w:tcW w:w="1368" w:type="dxa"/>
          </w:tcPr>
          <w:p w14:paraId="34CE71EA" w14:textId="553FF70A" w:rsidR="008F2F99" w:rsidRDefault="008D3B7E" w:rsidP="008F2F99">
            <w:pPr>
              <w:ind w:left="0"/>
              <w:rPr>
                <w:ins w:id="910" w:author="Zhao, Chengming" w:date="2020-04-10T20:50:00Z"/>
                <w:rFonts w:ascii="Helvetica" w:hAnsi="Helvetica"/>
                <w:kern w:val="28"/>
                <w:sz w:val="28"/>
                <w:szCs w:val="36"/>
              </w:rPr>
            </w:pPr>
            <w:ins w:id="911" w:author="Zhao, Chengming" w:date="2020-04-10T21:14:00Z">
              <w:r>
                <w:rPr>
                  <w:rFonts w:ascii="Helvetica" w:hAnsi="Helvetica"/>
                  <w:kern w:val="28"/>
                  <w:sz w:val="28"/>
                  <w:szCs w:val="36"/>
                </w:rPr>
                <w:t>active</w:t>
              </w:r>
            </w:ins>
          </w:p>
        </w:tc>
        <w:tc>
          <w:tcPr>
            <w:tcW w:w="2567" w:type="dxa"/>
          </w:tcPr>
          <w:p w14:paraId="6EF4E9E8" w14:textId="5DCF2E8B" w:rsidR="008F2F99" w:rsidRDefault="008D3B7E" w:rsidP="008F2F99">
            <w:pPr>
              <w:ind w:left="0"/>
              <w:rPr>
                <w:ins w:id="912" w:author="Zhao, Chengming" w:date="2020-04-10T20:50:00Z"/>
                <w:rFonts w:ascii="Helvetica" w:hAnsi="Helvetica"/>
                <w:kern w:val="28"/>
                <w:sz w:val="28"/>
                <w:szCs w:val="36"/>
              </w:rPr>
            </w:pPr>
            <w:ins w:id="913" w:author="Zhao, Chengming" w:date="2020-04-10T21:14:00Z">
              <w:r>
                <w:rPr>
                  <w:rFonts w:ascii="Helvetica" w:hAnsi="Helvetica"/>
                  <w:kern w:val="28"/>
                  <w:sz w:val="28"/>
                  <w:szCs w:val="36"/>
                </w:rPr>
                <w:t xml:space="preserve">Short name </w:t>
              </w:r>
            </w:ins>
            <w:ins w:id="914" w:author="Zhao, Chengming" w:date="2020-04-10T21:15:00Z">
              <w:r>
                <w:rPr>
                  <w:rFonts w:ascii="Helvetica" w:hAnsi="Helvetica"/>
                  <w:kern w:val="28"/>
                  <w:sz w:val="28"/>
                  <w:szCs w:val="36"/>
                </w:rPr>
                <w:t xml:space="preserve">of </w:t>
              </w:r>
            </w:ins>
            <w:ins w:id="915" w:author="Zhao, Chengming" w:date="2020-04-10T21:14:00Z">
              <w:r>
                <w:rPr>
                  <w:rFonts w:ascii="Helvetica" w:hAnsi="Helvetica"/>
                  <w:kern w:val="28"/>
                  <w:sz w:val="28"/>
                  <w:szCs w:val="36"/>
                </w:rPr>
                <w:t>CPU family. DTAF w</w:t>
              </w:r>
            </w:ins>
            <w:ins w:id="916" w:author="Zhao, Chengming" w:date="2020-04-10T21:15:00Z">
              <w:r>
                <w:rPr>
                  <w:rFonts w:ascii="Helvetica" w:hAnsi="Helvetica"/>
                  <w:kern w:val="28"/>
                  <w:sz w:val="28"/>
                  <w:szCs w:val="36"/>
                </w:rPr>
                <w:t>ill read it to use different address mapping</w:t>
              </w:r>
            </w:ins>
          </w:p>
        </w:tc>
      </w:tr>
      <w:tr w:rsidR="008F2F99" w14:paraId="4DCBCF94" w14:textId="77777777" w:rsidTr="00FA7703">
        <w:trPr>
          <w:ins w:id="917" w:author="Zhao, Chengming" w:date="2020-04-10T20:50:00Z"/>
        </w:trPr>
        <w:tc>
          <w:tcPr>
            <w:tcW w:w="4030" w:type="dxa"/>
          </w:tcPr>
          <w:p w14:paraId="41CB8F76" w14:textId="77777777" w:rsidR="008D3B7E" w:rsidRDefault="008D3B7E" w:rsidP="008D3B7E">
            <w:pPr>
              <w:ind w:left="0"/>
              <w:rPr>
                <w:ins w:id="918" w:author="Zhao, Chengming" w:date="2020-04-10T21:15:00Z"/>
                <w:rFonts w:ascii="Helvetica" w:hAnsi="Helvetica"/>
                <w:kern w:val="28"/>
                <w:sz w:val="28"/>
                <w:szCs w:val="36"/>
              </w:rPr>
            </w:pPr>
            <w:ins w:id="919" w:author="Zhao, Chengming" w:date="2020-04-10T21:15: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394B75CA" w14:textId="77777777" w:rsidR="008D3B7E" w:rsidRDefault="008D3B7E" w:rsidP="008D3B7E">
            <w:pPr>
              <w:ind w:left="0"/>
              <w:rPr>
                <w:ins w:id="920" w:author="Zhao, Chengming" w:date="2020-04-10T21:15:00Z"/>
                <w:rFonts w:ascii="Helvetica" w:hAnsi="Helvetica"/>
                <w:kern w:val="28"/>
                <w:sz w:val="28"/>
                <w:szCs w:val="36"/>
              </w:rPr>
            </w:pPr>
            <w:ins w:id="921" w:author="Zhao, Chengming" w:date="2020-04-10T21:15:00Z">
              <w:r>
                <w:rPr>
                  <w:rFonts w:ascii="Helvetica" w:hAnsi="Helvetica"/>
                  <w:kern w:val="28"/>
                  <w:sz w:val="28"/>
                  <w:szCs w:val="36"/>
                </w:rPr>
                <w:t>&lt;provider&gt;/driver/</w:t>
              </w:r>
            </w:ins>
          </w:p>
          <w:p w14:paraId="1EF28AA5" w14:textId="77777777" w:rsidR="008D3B7E" w:rsidRDefault="008D3B7E" w:rsidP="008D3B7E">
            <w:pPr>
              <w:ind w:left="0"/>
              <w:rPr>
                <w:ins w:id="922" w:author="Zhao, Chengming" w:date="2020-04-10T21:15:00Z"/>
                <w:rFonts w:ascii="Helvetica" w:hAnsi="Helvetica"/>
                <w:kern w:val="28"/>
                <w:sz w:val="28"/>
                <w:szCs w:val="36"/>
              </w:rPr>
            </w:pPr>
            <w:proofErr w:type="spellStart"/>
            <w:ins w:id="923" w:author="Zhao, Chengming" w:date="2020-04-10T21:15:00Z">
              <w:r>
                <w:rPr>
                  <w:rFonts w:ascii="Helvetica" w:hAnsi="Helvetica"/>
                  <w:kern w:val="28"/>
                  <w:sz w:val="28"/>
                  <w:szCs w:val="36"/>
                </w:rPr>
                <w:t>Cscripts</w:t>
              </w:r>
              <w:proofErr w:type="spellEnd"/>
              <w:r>
                <w:rPr>
                  <w:rFonts w:ascii="Helvetica" w:hAnsi="Helvetica"/>
                  <w:kern w:val="28"/>
                  <w:sz w:val="28"/>
                  <w:szCs w:val="36"/>
                </w:rPr>
                <w:t>/</w:t>
              </w:r>
            </w:ins>
          </w:p>
          <w:p w14:paraId="57E46B97" w14:textId="1E56E0B9" w:rsidR="008F2F99" w:rsidRDefault="008D3B7E" w:rsidP="008D3B7E">
            <w:pPr>
              <w:ind w:left="0"/>
              <w:rPr>
                <w:ins w:id="924" w:author="Zhao, Chengming" w:date="2020-04-10T20:50:00Z"/>
                <w:rFonts w:ascii="Helvetica" w:hAnsi="Helvetica"/>
                <w:kern w:val="28"/>
                <w:sz w:val="28"/>
                <w:szCs w:val="36"/>
              </w:rPr>
            </w:pPr>
            <w:ins w:id="925" w:author="Zhao, Chengming" w:date="2020-04-10T21:15:00Z">
              <w:r>
                <w:rPr>
                  <w:rFonts w:ascii="Helvetica" w:hAnsi="Helvetica"/>
                  <w:kern w:val="28"/>
                  <w:sz w:val="28"/>
                  <w:szCs w:val="36"/>
                </w:rPr>
                <w:t>Silicon/</w:t>
              </w:r>
              <w:proofErr w:type="spellStart"/>
              <w:r>
                <w:rPr>
                  <w:rFonts w:ascii="Helvetica" w:hAnsi="Helvetica"/>
                  <w:kern w:val="28"/>
                  <w:sz w:val="28"/>
                  <w:szCs w:val="36"/>
                </w:rPr>
                <w:t>pch_family</w:t>
              </w:r>
            </w:ins>
            <w:proofErr w:type="spellEnd"/>
          </w:p>
        </w:tc>
        <w:tc>
          <w:tcPr>
            <w:tcW w:w="1679" w:type="dxa"/>
          </w:tcPr>
          <w:p w14:paraId="7100551F" w14:textId="77777777" w:rsidR="008F2F99" w:rsidRDefault="008F2F99" w:rsidP="008F2F99">
            <w:pPr>
              <w:ind w:left="0"/>
              <w:rPr>
                <w:ins w:id="926" w:author="Zhao, Chengming" w:date="2020-04-10T20:50:00Z"/>
                <w:rFonts w:ascii="Helvetica" w:hAnsi="Helvetica"/>
                <w:kern w:val="28"/>
                <w:sz w:val="28"/>
                <w:szCs w:val="36"/>
              </w:rPr>
            </w:pPr>
          </w:p>
        </w:tc>
        <w:tc>
          <w:tcPr>
            <w:tcW w:w="1368" w:type="dxa"/>
          </w:tcPr>
          <w:p w14:paraId="34CE7B3A" w14:textId="7F362A0F" w:rsidR="008F2F99" w:rsidRDefault="008D3B7E" w:rsidP="008F2F99">
            <w:pPr>
              <w:ind w:left="0"/>
              <w:rPr>
                <w:ins w:id="927" w:author="Zhao, Chengming" w:date="2020-04-10T20:50:00Z"/>
                <w:rFonts w:ascii="Helvetica" w:hAnsi="Helvetica"/>
                <w:kern w:val="28"/>
                <w:sz w:val="28"/>
                <w:szCs w:val="36"/>
              </w:rPr>
            </w:pPr>
            <w:ins w:id="928" w:author="Zhao, Chengming" w:date="2020-04-10T21:15:00Z">
              <w:r>
                <w:rPr>
                  <w:rFonts w:ascii="Helvetica" w:hAnsi="Helvetica"/>
                  <w:kern w:val="28"/>
                  <w:sz w:val="28"/>
                  <w:szCs w:val="36"/>
                </w:rPr>
                <w:t>active</w:t>
              </w:r>
            </w:ins>
          </w:p>
        </w:tc>
        <w:tc>
          <w:tcPr>
            <w:tcW w:w="2567" w:type="dxa"/>
          </w:tcPr>
          <w:p w14:paraId="705A2860" w14:textId="7D731FC3" w:rsidR="008F2F99" w:rsidRDefault="008D3B7E" w:rsidP="008F2F99">
            <w:pPr>
              <w:ind w:left="0"/>
              <w:rPr>
                <w:ins w:id="929" w:author="Zhao, Chengming" w:date="2020-04-10T20:50:00Z"/>
                <w:rFonts w:ascii="Helvetica" w:hAnsi="Helvetica"/>
                <w:kern w:val="28"/>
                <w:sz w:val="28"/>
                <w:szCs w:val="36"/>
              </w:rPr>
            </w:pPr>
            <w:ins w:id="930" w:author="Zhao, Chengming" w:date="2020-04-10T21:15:00Z">
              <w:r>
                <w:rPr>
                  <w:rFonts w:ascii="Helvetica" w:hAnsi="Helvetica"/>
                  <w:kern w:val="28"/>
                  <w:sz w:val="28"/>
                  <w:szCs w:val="36"/>
                </w:rPr>
                <w:t>Short name of PCH family. DTAF will read it to use different address mapping</w:t>
              </w:r>
            </w:ins>
          </w:p>
        </w:tc>
      </w:tr>
      <w:tr w:rsidR="008D3B7E" w14:paraId="34C55BDC" w14:textId="77777777" w:rsidTr="00FA7703">
        <w:trPr>
          <w:ins w:id="931" w:author="Zhao, Chengming" w:date="2020-04-10T20:50:00Z"/>
        </w:trPr>
        <w:tc>
          <w:tcPr>
            <w:tcW w:w="4030" w:type="dxa"/>
          </w:tcPr>
          <w:p w14:paraId="45CC4ADA" w14:textId="77777777" w:rsidR="008D3B7E" w:rsidRDefault="008D3B7E" w:rsidP="008D3B7E">
            <w:pPr>
              <w:ind w:left="0"/>
              <w:rPr>
                <w:ins w:id="932" w:author="Zhao, Chengming" w:date="2020-04-10T21:17:00Z"/>
                <w:rFonts w:ascii="Helvetica" w:hAnsi="Helvetica"/>
                <w:kern w:val="28"/>
                <w:sz w:val="28"/>
                <w:szCs w:val="36"/>
              </w:rPr>
            </w:pPr>
            <w:ins w:id="933" w:author="Zhao, Chengming" w:date="2020-04-10T21:17: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496078B8" w14:textId="77777777" w:rsidR="008D3B7E" w:rsidRDefault="008D3B7E" w:rsidP="008D3B7E">
            <w:pPr>
              <w:ind w:left="0"/>
              <w:rPr>
                <w:ins w:id="934" w:author="Zhao, Chengming" w:date="2020-04-10T21:17:00Z"/>
                <w:rFonts w:ascii="Helvetica" w:hAnsi="Helvetica"/>
                <w:kern w:val="28"/>
                <w:sz w:val="28"/>
                <w:szCs w:val="36"/>
              </w:rPr>
            </w:pPr>
            <w:ins w:id="935" w:author="Zhao, Chengming" w:date="2020-04-10T21:17:00Z">
              <w:r>
                <w:rPr>
                  <w:rFonts w:ascii="Helvetica" w:hAnsi="Helvetica"/>
                  <w:kern w:val="28"/>
                  <w:sz w:val="28"/>
                  <w:szCs w:val="36"/>
                </w:rPr>
                <w:t>&lt;provider&gt;/driver/</w:t>
              </w:r>
            </w:ins>
          </w:p>
          <w:p w14:paraId="1EE73F67" w14:textId="26A9A255" w:rsidR="008D3B7E" w:rsidRDefault="008D3B7E">
            <w:pPr>
              <w:ind w:left="0"/>
              <w:rPr>
                <w:ins w:id="936" w:author="Zhao, Chengming" w:date="2020-04-10T20:50:00Z"/>
                <w:rFonts w:ascii="Helvetica" w:hAnsi="Helvetica"/>
                <w:kern w:val="28"/>
                <w:sz w:val="28"/>
                <w:szCs w:val="36"/>
              </w:rPr>
            </w:pPr>
            <w:proofErr w:type="spellStart"/>
            <w:ins w:id="937" w:author="Zhao, Chengming" w:date="2020-04-10T21:17:00Z">
              <w:r>
                <w:rPr>
                  <w:rFonts w:ascii="Helvetica" w:hAnsi="Helvetica"/>
                  <w:kern w:val="28"/>
                  <w:sz w:val="28"/>
                  <w:szCs w:val="36"/>
                </w:rPr>
                <w:t>ssh</w:t>
              </w:r>
              <w:proofErr w:type="spellEnd"/>
              <w:r>
                <w:rPr>
                  <w:rFonts w:ascii="Helvetica" w:hAnsi="Helvetica"/>
                  <w:kern w:val="28"/>
                  <w:sz w:val="28"/>
                  <w:szCs w:val="36"/>
                </w:rPr>
                <w:t>/</w:t>
              </w:r>
            </w:ins>
          </w:p>
        </w:tc>
        <w:tc>
          <w:tcPr>
            <w:tcW w:w="1679" w:type="dxa"/>
          </w:tcPr>
          <w:p w14:paraId="287815B5" w14:textId="77944B0F" w:rsidR="008D3B7E" w:rsidRDefault="008D3B7E" w:rsidP="008D3B7E">
            <w:pPr>
              <w:ind w:left="0"/>
              <w:rPr>
                <w:ins w:id="938" w:author="Zhao, Chengming" w:date="2020-04-10T20:50:00Z"/>
                <w:rFonts w:ascii="Helvetica" w:hAnsi="Helvetica"/>
                <w:kern w:val="28"/>
                <w:sz w:val="28"/>
                <w:szCs w:val="36"/>
              </w:rPr>
            </w:pPr>
          </w:p>
        </w:tc>
        <w:tc>
          <w:tcPr>
            <w:tcW w:w="1368" w:type="dxa"/>
          </w:tcPr>
          <w:p w14:paraId="21E57894" w14:textId="785336A0" w:rsidR="008D3B7E" w:rsidRDefault="008D3B7E" w:rsidP="008D3B7E">
            <w:pPr>
              <w:ind w:left="0"/>
              <w:rPr>
                <w:ins w:id="939" w:author="Zhao, Chengming" w:date="2020-04-10T20:50:00Z"/>
                <w:rFonts w:ascii="Helvetica" w:hAnsi="Helvetica"/>
                <w:kern w:val="28"/>
                <w:sz w:val="28"/>
                <w:szCs w:val="36"/>
              </w:rPr>
            </w:pPr>
            <w:ins w:id="940" w:author="Zhao, Chengming" w:date="2020-04-10T21:17:00Z">
              <w:r>
                <w:rPr>
                  <w:rFonts w:ascii="Helvetica" w:hAnsi="Helvetica"/>
                  <w:kern w:val="28"/>
                  <w:sz w:val="28"/>
                  <w:szCs w:val="36"/>
                </w:rPr>
                <w:t>active</w:t>
              </w:r>
            </w:ins>
          </w:p>
        </w:tc>
        <w:tc>
          <w:tcPr>
            <w:tcW w:w="2567" w:type="dxa"/>
          </w:tcPr>
          <w:p w14:paraId="7B4F859A" w14:textId="15BFBBCC" w:rsidR="008D3B7E" w:rsidRDefault="008D3B7E" w:rsidP="008D3B7E">
            <w:pPr>
              <w:ind w:left="0"/>
              <w:rPr>
                <w:ins w:id="941" w:author="Zhao, Chengming" w:date="2020-04-10T20:50:00Z"/>
                <w:rFonts w:ascii="Helvetica" w:hAnsi="Helvetica"/>
                <w:kern w:val="28"/>
                <w:sz w:val="28"/>
                <w:szCs w:val="36"/>
              </w:rPr>
            </w:pPr>
            <w:ins w:id="942" w:author="Zhao, Chengming" w:date="2020-04-10T21:17:00Z">
              <w:r>
                <w:rPr>
                  <w:rFonts w:ascii="Helvetica" w:hAnsi="Helvetica"/>
                  <w:kern w:val="28"/>
                  <w:sz w:val="28"/>
                  <w:szCs w:val="36"/>
                </w:rPr>
                <w:t xml:space="preserve">Access </w:t>
              </w:r>
              <w:proofErr w:type="spellStart"/>
              <w:r>
                <w:rPr>
                  <w:rFonts w:ascii="Helvetica" w:hAnsi="Helvetica"/>
                  <w:kern w:val="28"/>
                  <w:sz w:val="28"/>
                  <w:szCs w:val="36"/>
                </w:rPr>
                <w:t>sut</w:t>
              </w:r>
              <w:proofErr w:type="spellEnd"/>
              <w:r>
                <w:rPr>
                  <w:rFonts w:ascii="Helvetica" w:hAnsi="Helvetica"/>
                  <w:kern w:val="28"/>
                  <w:sz w:val="28"/>
                  <w:szCs w:val="36"/>
                </w:rPr>
                <w:t xml:space="preserve"> via </w:t>
              </w:r>
              <w:proofErr w:type="spellStart"/>
              <w:r>
                <w:rPr>
                  <w:rFonts w:ascii="Helvetica" w:hAnsi="Helvetica"/>
                  <w:kern w:val="28"/>
                  <w:sz w:val="28"/>
                  <w:szCs w:val="36"/>
                </w:rPr>
                <w:t>ssh</w:t>
              </w:r>
            </w:ins>
            <w:proofErr w:type="spellEnd"/>
          </w:p>
        </w:tc>
      </w:tr>
      <w:tr w:rsidR="008D3B7E" w14:paraId="6D6CAF8F" w14:textId="77777777" w:rsidTr="00FA7703">
        <w:trPr>
          <w:ins w:id="943" w:author="Zhao, Chengming" w:date="2020-04-10T21:01:00Z"/>
        </w:trPr>
        <w:tc>
          <w:tcPr>
            <w:tcW w:w="4030" w:type="dxa"/>
          </w:tcPr>
          <w:p w14:paraId="29B223D8" w14:textId="77777777" w:rsidR="008D3B7E" w:rsidRDefault="008D3B7E" w:rsidP="008D3B7E">
            <w:pPr>
              <w:ind w:left="0"/>
              <w:rPr>
                <w:ins w:id="944" w:author="Zhao, Chengming" w:date="2020-04-10T21:17:00Z"/>
                <w:rFonts w:ascii="Helvetica" w:hAnsi="Helvetica"/>
                <w:kern w:val="28"/>
                <w:sz w:val="28"/>
                <w:szCs w:val="36"/>
              </w:rPr>
            </w:pPr>
            <w:ins w:id="945" w:author="Zhao, Chengming" w:date="2020-04-10T21:17: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3215F035" w14:textId="77777777" w:rsidR="008D3B7E" w:rsidRDefault="008D3B7E" w:rsidP="008D3B7E">
            <w:pPr>
              <w:ind w:left="0"/>
              <w:rPr>
                <w:ins w:id="946" w:author="Zhao, Chengming" w:date="2020-04-10T21:17:00Z"/>
                <w:rFonts w:ascii="Helvetica" w:hAnsi="Helvetica"/>
                <w:kern w:val="28"/>
                <w:sz w:val="28"/>
                <w:szCs w:val="36"/>
              </w:rPr>
            </w:pPr>
            <w:ins w:id="947" w:author="Zhao, Chengming" w:date="2020-04-10T21:17:00Z">
              <w:r>
                <w:rPr>
                  <w:rFonts w:ascii="Helvetica" w:hAnsi="Helvetica"/>
                  <w:kern w:val="28"/>
                  <w:sz w:val="28"/>
                  <w:szCs w:val="36"/>
                </w:rPr>
                <w:t>&lt;provider&gt;/driver/</w:t>
              </w:r>
            </w:ins>
          </w:p>
          <w:p w14:paraId="57FA92B4" w14:textId="0EACF9D3" w:rsidR="008D3B7E" w:rsidRDefault="008D3B7E" w:rsidP="008D3B7E">
            <w:pPr>
              <w:ind w:left="0"/>
              <w:rPr>
                <w:ins w:id="948" w:author="Zhao, Chengming" w:date="2020-04-10T21:01:00Z"/>
                <w:rFonts w:ascii="Helvetica" w:hAnsi="Helvetica"/>
                <w:kern w:val="28"/>
                <w:sz w:val="28"/>
                <w:szCs w:val="36"/>
              </w:rPr>
            </w:pPr>
            <w:proofErr w:type="spellStart"/>
            <w:ins w:id="949" w:author="Zhao, Chengming" w:date="2020-04-10T21:17:00Z">
              <w:r>
                <w:rPr>
                  <w:rFonts w:ascii="Helvetica" w:hAnsi="Helvetica"/>
                  <w:kern w:val="28"/>
                  <w:sz w:val="28"/>
                  <w:szCs w:val="36"/>
                </w:rPr>
                <w:t>ssh</w:t>
              </w:r>
              <w:proofErr w:type="spellEnd"/>
              <w:r>
                <w:rPr>
                  <w:rFonts w:ascii="Helvetica" w:hAnsi="Helvetica"/>
                  <w:kern w:val="28"/>
                  <w:sz w:val="28"/>
                  <w:szCs w:val="36"/>
                </w:rPr>
                <w:t>/credential</w:t>
              </w:r>
            </w:ins>
          </w:p>
        </w:tc>
        <w:tc>
          <w:tcPr>
            <w:tcW w:w="1679" w:type="dxa"/>
          </w:tcPr>
          <w:p w14:paraId="42DAF881" w14:textId="1CF8BB97" w:rsidR="008D3B7E" w:rsidRDefault="008D3B7E" w:rsidP="008D3B7E">
            <w:pPr>
              <w:ind w:left="0"/>
              <w:rPr>
                <w:ins w:id="950" w:author="Zhao, Chengming" w:date="2020-04-10T21:01:00Z"/>
                <w:rFonts w:ascii="Helvetica" w:hAnsi="Helvetica"/>
                <w:kern w:val="28"/>
                <w:sz w:val="28"/>
                <w:szCs w:val="36"/>
              </w:rPr>
            </w:pPr>
            <w:ins w:id="951" w:author="Zhao, Chengming" w:date="2020-04-10T21:17:00Z">
              <w:r>
                <w:rPr>
                  <w:rFonts w:ascii="Helvetica" w:hAnsi="Helvetica"/>
                  <w:kern w:val="28"/>
                  <w:sz w:val="28"/>
                  <w:szCs w:val="36"/>
                </w:rPr>
                <w:t>user</w:t>
              </w:r>
            </w:ins>
          </w:p>
        </w:tc>
        <w:tc>
          <w:tcPr>
            <w:tcW w:w="1368" w:type="dxa"/>
          </w:tcPr>
          <w:p w14:paraId="657C4307" w14:textId="0D416294" w:rsidR="008D3B7E" w:rsidRDefault="008D3B7E" w:rsidP="008D3B7E">
            <w:pPr>
              <w:ind w:left="0"/>
              <w:rPr>
                <w:ins w:id="952" w:author="Zhao, Chengming" w:date="2020-04-10T21:01:00Z"/>
                <w:rFonts w:ascii="Helvetica" w:hAnsi="Helvetica"/>
                <w:kern w:val="28"/>
                <w:sz w:val="28"/>
                <w:szCs w:val="36"/>
              </w:rPr>
            </w:pPr>
            <w:ins w:id="953" w:author="Zhao, Chengming" w:date="2020-04-10T21:17:00Z">
              <w:r>
                <w:rPr>
                  <w:rFonts w:ascii="Helvetica" w:hAnsi="Helvetica"/>
                  <w:kern w:val="28"/>
                  <w:sz w:val="28"/>
                  <w:szCs w:val="36"/>
                </w:rPr>
                <w:t>active</w:t>
              </w:r>
            </w:ins>
          </w:p>
        </w:tc>
        <w:tc>
          <w:tcPr>
            <w:tcW w:w="2567" w:type="dxa"/>
          </w:tcPr>
          <w:p w14:paraId="6B245F66" w14:textId="206F8FA0" w:rsidR="008D3B7E" w:rsidRDefault="008D3B7E" w:rsidP="008D3B7E">
            <w:pPr>
              <w:ind w:left="0"/>
              <w:rPr>
                <w:ins w:id="954" w:author="Zhao, Chengming" w:date="2020-04-10T21:01:00Z"/>
                <w:rFonts w:ascii="Helvetica" w:hAnsi="Helvetica"/>
                <w:kern w:val="28"/>
                <w:sz w:val="28"/>
                <w:szCs w:val="36"/>
              </w:rPr>
            </w:pPr>
            <w:proofErr w:type="gramStart"/>
            <w:ins w:id="955" w:author="Zhao, Chengming" w:date="2020-04-10T21:17:00Z">
              <w:r>
                <w:rPr>
                  <w:rFonts w:ascii="Helvetica" w:hAnsi="Helvetica"/>
                  <w:kern w:val="28"/>
                  <w:sz w:val="28"/>
                  <w:szCs w:val="36"/>
                </w:rPr>
                <w:t>User name</w:t>
              </w:r>
              <w:proofErr w:type="gramEnd"/>
              <w:r>
                <w:rPr>
                  <w:rFonts w:ascii="Helvetica" w:hAnsi="Helvetica"/>
                  <w:kern w:val="28"/>
                  <w:sz w:val="28"/>
                  <w:szCs w:val="36"/>
                </w:rPr>
                <w:t xml:space="preserve"> to login SUT via </w:t>
              </w:r>
              <w:proofErr w:type="spellStart"/>
              <w:r>
                <w:rPr>
                  <w:rFonts w:ascii="Helvetica" w:hAnsi="Helvetica"/>
                  <w:kern w:val="28"/>
                  <w:sz w:val="28"/>
                  <w:szCs w:val="36"/>
                </w:rPr>
                <w:t>ssh</w:t>
              </w:r>
            </w:ins>
            <w:proofErr w:type="spellEnd"/>
          </w:p>
        </w:tc>
      </w:tr>
      <w:tr w:rsidR="008D3B7E" w14:paraId="4886272F" w14:textId="77777777" w:rsidTr="00FA7703">
        <w:trPr>
          <w:ins w:id="956" w:author="Zhao, Chengming" w:date="2020-04-10T21:01:00Z"/>
        </w:trPr>
        <w:tc>
          <w:tcPr>
            <w:tcW w:w="4030" w:type="dxa"/>
          </w:tcPr>
          <w:p w14:paraId="2026F5B8" w14:textId="77777777" w:rsidR="008D3B7E" w:rsidRDefault="008D3B7E" w:rsidP="008D3B7E">
            <w:pPr>
              <w:ind w:left="0"/>
              <w:rPr>
                <w:ins w:id="957" w:author="Zhao, Chengming" w:date="2020-04-10T21:17:00Z"/>
                <w:rFonts w:ascii="Helvetica" w:hAnsi="Helvetica"/>
                <w:kern w:val="28"/>
                <w:sz w:val="28"/>
                <w:szCs w:val="36"/>
              </w:rPr>
            </w:pPr>
            <w:ins w:id="958" w:author="Zhao, Chengming" w:date="2020-04-10T21:17: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11AD5569" w14:textId="77777777" w:rsidR="008D3B7E" w:rsidRDefault="008D3B7E" w:rsidP="008D3B7E">
            <w:pPr>
              <w:ind w:left="0"/>
              <w:rPr>
                <w:ins w:id="959" w:author="Zhao, Chengming" w:date="2020-04-10T21:17:00Z"/>
                <w:rFonts w:ascii="Helvetica" w:hAnsi="Helvetica"/>
                <w:kern w:val="28"/>
                <w:sz w:val="28"/>
                <w:szCs w:val="36"/>
              </w:rPr>
            </w:pPr>
            <w:ins w:id="960" w:author="Zhao, Chengming" w:date="2020-04-10T21:17:00Z">
              <w:r>
                <w:rPr>
                  <w:rFonts w:ascii="Helvetica" w:hAnsi="Helvetica"/>
                  <w:kern w:val="28"/>
                  <w:sz w:val="28"/>
                  <w:szCs w:val="36"/>
                </w:rPr>
                <w:t>&lt;provider&gt;/driver/</w:t>
              </w:r>
            </w:ins>
          </w:p>
          <w:p w14:paraId="7D97E32D" w14:textId="41B24E26" w:rsidR="008D3B7E" w:rsidRDefault="008D3B7E" w:rsidP="008D3B7E">
            <w:pPr>
              <w:ind w:left="0"/>
              <w:rPr>
                <w:ins w:id="961" w:author="Zhao, Chengming" w:date="2020-04-10T21:01:00Z"/>
                <w:rFonts w:ascii="Helvetica" w:hAnsi="Helvetica"/>
                <w:kern w:val="28"/>
                <w:sz w:val="28"/>
                <w:szCs w:val="36"/>
              </w:rPr>
            </w:pPr>
            <w:proofErr w:type="spellStart"/>
            <w:ins w:id="962" w:author="Zhao, Chengming" w:date="2020-04-10T21:17:00Z">
              <w:r>
                <w:rPr>
                  <w:rFonts w:ascii="Helvetica" w:hAnsi="Helvetica"/>
                  <w:kern w:val="28"/>
                  <w:sz w:val="28"/>
                  <w:szCs w:val="36"/>
                </w:rPr>
                <w:t>ssh</w:t>
              </w:r>
              <w:proofErr w:type="spellEnd"/>
              <w:r>
                <w:rPr>
                  <w:rFonts w:ascii="Helvetica" w:hAnsi="Helvetica"/>
                  <w:kern w:val="28"/>
                  <w:sz w:val="28"/>
                  <w:szCs w:val="36"/>
                </w:rPr>
                <w:t>/credential</w:t>
              </w:r>
            </w:ins>
          </w:p>
        </w:tc>
        <w:tc>
          <w:tcPr>
            <w:tcW w:w="1679" w:type="dxa"/>
          </w:tcPr>
          <w:p w14:paraId="46F33AA5" w14:textId="455A0A63" w:rsidR="008D3B7E" w:rsidRDefault="008D3B7E" w:rsidP="008D3B7E">
            <w:pPr>
              <w:ind w:left="0"/>
              <w:rPr>
                <w:ins w:id="963" w:author="Zhao, Chengming" w:date="2020-04-10T21:01:00Z"/>
                <w:rFonts w:ascii="Helvetica" w:hAnsi="Helvetica"/>
                <w:kern w:val="28"/>
                <w:sz w:val="28"/>
                <w:szCs w:val="36"/>
              </w:rPr>
            </w:pPr>
            <w:ins w:id="964" w:author="Zhao, Chengming" w:date="2020-04-10T21:17:00Z">
              <w:r>
                <w:rPr>
                  <w:rFonts w:ascii="Helvetica" w:hAnsi="Helvetica"/>
                  <w:kern w:val="28"/>
                  <w:sz w:val="28"/>
                  <w:szCs w:val="36"/>
                </w:rPr>
                <w:t>password</w:t>
              </w:r>
            </w:ins>
          </w:p>
        </w:tc>
        <w:tc>
          <w:tcPr>
            <w:tcW w:w="1368" w:type="dxa"/>
          </w:tcPr>
          <w:p w14:paraId="7C1DAB2C" w14:textId="1AE89653" w:rsidR="008D3B7E" w:rsidRDefault="008D3B7E" w:rsidP="008D3B7E">
            <w:pPr>
              <w:ind w:left="0"/>
              <w:rPr>
                <w:ins w:id="965" w:author="Zhao, Chengming" w:date="2020-04-10T21:01:00Z"/>
                <w:rFonts w:ascii="Helvetica" w:hAnsi="Helvetica"/>
                <w:kern w:val="28"/>
                <w:sz w:val="28"/>
                <w:szCs w:val="36"/>
              </w:rPr>
            </w:pPr>
            <w:ins w:id="966" w:author="Zhao, Chengming" w:date="2020-04-10T21:17:00Z">
              <w:r>
                <w:rPr>
                  <w:rFonts w:ascii="Helvetica" w:hAnsi="Helvetica"/>
                  <w:kern w:val="28"/>
                  <w:sz w:val="28"/>
                  <w:szCs w:val="36"/>
                </w:rPr>
                <w:t>active</w:t>
              </w:r>
            </w:ins>
          </w:p>
        </w:tc>
        <w:tc>
          <w:tcPr>
            <w:tcW w:w="2567" w:type="dxa"/>
          </w:tcPr>
          <w:p w14:paraId="193CB205" w14:textId="685C842E" w:rsidR="008D3B7E" w:rsidRDefault="008D3B7E" w:rsidP="008D3B7E">
            <w:pPr>
              <w:ind w:left="0"/>
              <w:rPr>
                <w:ins w:id="967" w:author="Zhao, Chengming" w:date="2020-04-10T21:01:00Z"/>
                <w:rFonts w:ascii="Helvetica" w:hAnsi="Helvetica"/>
                <w:kern w:val="28"/>
                <w:sz w:val="28"/>
                <w:szCs w:val="36"/>
              </w:rPr>
            </w:pPr>
            <w:ins w:id="968" w:author="Zhao, Chengming" w:date="2020-04-10T21:17:00Z">
              <w:r>
                <w:rPr>
                  <w:rFonts w:ascii="Helvetica" w:hAnsi="Helvetica"/>
                  <w:kern w:val="28"/>
                  <w:sz w:val="28"/>
                  <w:szCs w:val="36"/>
                </w:rPr>
                <w:t xml:space="preserve">Password to login SUT via </w:t>
              </w:r>
              <w:proofErr w:type="spellStart"/>
              <w:r>
                <w:rPr>
                  <w:rFonts w:ascii="Helvetica" w:hAnsi="Helvetica"/>
                  <w:kern w:val="28"/>
                  <w:sz w:val="28"/>
                  <w:szCs w:val="36"/>
                </w:rPr>
                <w:t>ssh</w:t>
              </w:r>
            </w:ins>
            <w:proofErr w:type="spellEnd"/>
          </w:p>
        </w:tc>
      </w:tr>
      <w:tr w:rsidR="008D3B7E" w14:paraId="47BCA717" w14:textId="77777777" w:rsidTr="00FA7703">
        <w:trPr>
          <w:ins w:id="969" w:author="Zhao, Chengming" w:date="2020-04-10T21:01:00Z"/>
        </w:trPr>
        <w:tc>
          <w:tcPr>
            <w:tcW w:w="4030" w:type="dxa"/>
          </w:tcPr>
          <w:p w14:paraId="2635034A" w14:textId="77777777" w:rsidR="008D3B7E" w:rsidRDefault="008D3B7E" w:rsidP="008D3B7E">
            <w:pPr>
              <w:ind w:left="0"/>
              <w:rPr>
                <w:ins w:id="970" w:author="Zhao, Chengming" w:date="2020-04-10T21:17:00Z"/>
                <w:rFonts w:ascii="Helvetica" w:hAnsi="Helvetica"/>
                <w:kern w:val="28"/>
                <w:sz w:val="28"/>
                <w:szCs w:val="36"/>
              </w:rPr>
            </w:pPr>
            <w:ins w:id="971" w:author="Zhao, Chengming" w:date="2020-04-10T21:17: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5ACBE4BB" w14:textId="77777777" w:rsidR="008D3B7E" w:rsidRDefault="008D3B7E" w:rsidP="008D3B7E">
            <w:pPr>
              <w:ind w:left="0"/>
              <w:rPr>
                <w:ins w:id="972" w:author="Zhao, Chengming" w:date="2020-04-10T21:17:00Z"/>
                <w:rFonts w:ascii="Helvetica" w:hAnsi="Helvetica"/>
                <w:kern w:val="28"/>
                <w:sz w:val="28"/>
                <w:szCs w:val="36"/>
              </w:rPr>
            </w:pPr>
            <w:ins w:id="973" w:author="Zhao, Chengming" w:date="2020-04-10T21:17:00Z">
              <w:r>
                <w:rPr>
                  <w:rFonts w:ascii="Helvetica" w:hAnsi="Helvetica"/>
                  <w:kern w:val="28"/>
                  <w:sz w:val="28"/>
                  <w:szCs w:val="36"/>
                </w:rPr>
                <w:t>&lt;provider&gt;/driver/</w:t>
              </w:r>
            </w:ins>
          </w:p>
          <w:p w14:paraId="5D9A06D8" w14:textId="5A5A5B8E" w:rsidR="008D3B7E" w:rsidRDefault="008D3B7E" w:rsidP="008D3B7E">
            <w:pPr>
              <w:ind w:left="0"/>
              <w:rPr>
                <w:ins w:id="974" w:author="Zhao, Chengming" w:date="2020-04-10T21:01:00Z"/>
                <w:rFonts w:ascii="Helvetica" w:hAnsi="Helvetica"/>
                <w:kern w:val="28"/>
                <w:sz w:val="28"/>
                <w:szCs w:val="36"/>
              </w:rPr>
            </w:pPr>
            <w:proofErr w:type="spellStart"/>
            <w:ins w:id="975" w:author="Zhao, Chengming" w:date="2020-04-10T21:17:00Z">
              <w:r>
                <w:rPr>
                  <w:rFonts w:ascii="Helvetica" w:hAnsi="Helvetica"/>
                  <w:kern w:val="28"/>
                  <w:sz w:val="28"/>
                  <w:szCs w:val="36"/>
                </w:rPr>
                <w:t>Ssh</w:t>
              </w:r>
              <w:proofErr w:type="spellEnd"/>
              <w:r>
                <w:rPr>
                  <w:rFonts w:ascii="Helvetica" w:hAnsi="Helvetica"/>
                  <w:kern w:val="28"/>
                  <w:sz w:val="28"/>
                  <w:szCs w:val="36"/>
                </w:rPr>
                <w:t>/ipv4</w:t>
              </w:r>
            </w:ins>
          </w:p>
        </w:tc>
        <w:tc>
          <w:tcPr>
            <w:tcW w:w="1679" w:type="dxa"/>
          </w:tcPr>
          <w:p w14:paraId="79058553" w14:textId="77777777" w:rsidR="008D3B7E" w:rsidRDefault="008D3B7E" w:rsidP="008D3B7E">
            <w:pPr>
              <w:ind w:left="0"/>
              <w:rPr>
                <w:ins w:id="976" w:author="Zhao, Chengming" w:date="2020-04-10T21:01:00Z"/>
                <w:rFonts w:ascii="Helvetica" w:hAnsi="Helvetica"/>
                <w:kern w:val="28"/>
                <w:sz w:val="28"/>
                <w:szCs w:val="36"/>
              </w:rPr>
            </w:pPr>
          </w:p>
        </w:tc>
        <w:tc>
          <w:tcPr>
            <w:tcW w:w="1368" w:type="dxa"/>
          </w:tcPr>
          <w:p w14:paraId="63D8C0D4" w14:textId="4A8B55B3" w:rsidR="008D3B7E" w:rsidRDefault="008D3B7E" w:rsidP="008D3B7E">
            <w:pPr>
              <w:ind w:left="0"/>
              <w:rPr>
                <w:ins w:id="977" w:author="Zhao, Chengming" w:date="2020-04-10T21:01:00Z"/>
                <w:rFonts w:ascii="Helvetica" w:hAnsi="Helvetica"/>
                <w:kern w:val="28"/>
                <w:sz w:val="28"/>
                <w:szCs w:val="36"/>
              </w:rPr>
            </w:pPr>
            <w:ins w:id="978" w:author="Zhao, Chengming" w:date="2020-04-10T21:18:00Z">
              <w:r>
                <w:rPr>
                  <w:rFonts w:ascii="Helvetica" w:hAnsi="Helvetica"/>
                  <w:kern w:val="28"/>
                  <w:sz w:val="28"/>
                  <w:szCs w:val="36"/>
                </w:rPr>
                <w:t>active</w:t>
              </w:r>
            </w:ins>
          </w:p>
        </w:tc>
        <w:tc>
          <w:tcPr>
            <w:tcW w:w="2567" w:type="dxa"/>
          </w:tcPr>
          <w:p w14:paraId="0D6A72A4" w14:textId="77998C3D" w:rsidR="008D3B7E" w:rsidRDefault="008D3B7E" w:rsidP="008D3B7E">
            <w:pPr>
              <w:ind w:left="0"/>
              <w:rPr>
                <w:ins w:id="979" w:author="Zhao, Chengming" w:date="2020-04-10T21:01:00Z"/>
                <w:rFonts w:ascii="Helvetica" w:hAnsi="Helvetica"/>
                <w:kern w:val="28"/>
                <w:sz w:val="28"/>
                <w:szCs w:val="36"/>
              </w:rPr>
            </w:pPr>
            <w:ins w:id="980" w:author="Zhao, Chengming" w:date="2020-04-10T21:18:00Z">
              <w:r>
                <w:rPr>
                  <w:rFonts w:ascii="Helvetica" w:hAnsi="Helvetica"/>
                  <w:kern w:val="28"/>
                  <w:sz w:val="28"/>
                  <w:szCs w:val="36"/>
                </w:rPr>
                <w:t>IPv4 address of SUT</w:t>
              </w:r>
            </w:ins>
          </w:p>
        </w:tc>
      </w:tr>
      <w:tr w:rsidR="008D3B7E" w14:paraId="21756469" w14:textId="77777777" w:rsidTr="00FA7703">
        <w:trPr>
          <w:ins w:id="981" w:author="Zhao, Chengming" w:date="2020-04-10T21:01:00Z"/>
        </w:trPr>
        <w:tc>
          <w:tcPr>
            <w:tcW w:w="4030" w:type="dxa"/>
          </w:tcPr>
          <w:p w14:paraId="7C87F58B" w14:textId="77777777" w:rsidR="008D3B7E" w:rsidRDefault="008A7DC2" w:rsidP="008D3B7E">
            <w:pPr>
              <w:ind w:left="0"/>
              <w:rPr>
                <w:ins w:id="982" w:author="Zhao, Chengming" w:date="2020-04-10T21:25:00Z"/>
                <w:rFonts w:ascii="Helvetica" w:hAnsi="Helvetica"/>
                <w:kern w:val="28"/>
                <w:sz w:val="28"/>
                <w:szCs w:val="36"/>
              </w:rPr>
            </w:pPr>
            <w:ins w:id="983" w:author="Zhao, Chengming" w:date="2020-04-10T21:25: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5876CD89" w14:textId="77777777" w:rsidR="008A7DC2" w:rsidRDefault="008A7DC2" w:rsidP="008D3B7E">
            <w:pPr>
              <w:ind w:left="0"/>
              <w:rPr>
                <w:ins w:id="984" w:author="Zhao, Chengming" w:date="2020-04-10T21:25:00Z"/>
                <w:rFonts w:ascii="Helvetica" w:hAnsi="Helvetica"/>
                <w:kern w:val="28"/>
                <w:sz w:val="28"/>
                <w:szCs w:val="36"/>
              </w:rPr>
            </w:pPr>
            <w:ins w:id="985" w:author="Zhao, Chengming" w:date="2020-04-10T21:25:00Z">
              <w:r>
                <w:rPr>
                  <w:rFonts w:ascii="Helvetica" w:hAnsi="Helvetica"/>
                  <w:kern w:val="28"/>
                  <w:sz w:val="28"/>
                  <w:szCs w:val="36"/>
                </w:rPr>
                <w:t>&lt;provider&gt;/driver/</w:t>
              </w:r>
            </w:ins>
          </w:p>
          <w:p w14:paraId="2B62E8F6" w14:textId="7D8C498F" w:rsidR="008A7DC2" w:rsidRDefault="008A7DC2" w:rsidP="008D3B7E">
            <w:pPr>
              <w:ind w:left="0"/>
              <w:rPr>
                <w:ins w:id="986" w:author="Zhao, Chengming" w:date="2020-04-10T21:01:00Z"/>
                <w:rFonts w:ascii="Helvetica" w:hAnsi="Helvetica"/>
                <w:kern w:val="28"/>
                <w:sz w:val="28"/>
                <w:szCs w:val="36"/>
              </w:rPr>
            </w:pPr>
            <w:ins w:id="987" w:author="Zhao, Chengming" w:date="2020-04-10T21:25:00Z">
              <w:r>
                <w:rPr>
                  <w:rFonts w:ascii="Helvetica" w:hAnsi="Helvetica"/>
                  <w:kern w:val="28"/>
                  <w:sz w:val="28"/>
                  <w:szCs w:val="36"/>
                </w:rPr>
                <w:lastRenderedPageBreak/>
                <w:t>com</w:t>
              </w:r>
            </w:ins>
          </w:p>
        </w:tc>
        <w:tc>
          <w:tcPr>
            <w:tcW w:w="1679" w:type="dxa"/>
          </w:tcPr>
          <w:p w14:paraId="0C8FE369" w14:textId="77777777" w:rsidR="008D3B7E" w:rsidRDefault="008D3B7E" w:rsidP="008D3B7E">
            <w:pPr>
              <w:ind w:left="0"/>
              <w:rPr>
                <w:ins w:id="988" w:author="Zhao, Chengming" w:date="2020-04-10T21:01:00Z"/>
                <w:rFonts w:ascii="Helvetica" w:hAnsi="Helvetica"/>
                <w:kern w:val="28"/>
                <w:sz w:val="28"/>
                <w:szCs w:val="36"/>
              </w:rPr>
            </w:pPr>
          </w:p>
        </w:tc>
        <w:tc>
          <w:tcPr>
            <w:tcW w:w="1368" w:type="dxa"/>
          </w:tcPr>
          <w:p w14:paraId="0713F5E9" w14:textId="58374B30" w:rsidR="008D3B7E" w:rsidRDefault="008A7DC2" w:rsidP="008D3B7E">
            <w:pPr>
              <w:ind w:left="0"/>
              <w:rPr>
                <w:ins w:id="989" w:author="Zhao, Chengming" w:date="2020-04-10T21:01:00Z"/>
                <w:rFonts w:ascii="Helvetica" w:hAnsi="Helvetica"/>
                <w:kern w:val="28"/>
                <w:sz w:val="28"/>
                <w:szCs w:val="36"/>
              </w:rPr>
            </w:pPr>
            <w:ins w:id="990" w:author="Zhao, Chengming" w:date="2020-04-10T21:25:00Z">
              <w:r>
                <w:rPr>
                  <w:rFonts w:ascii="Helvetica" w:hAnsi="Helvetica"/>
                  <w:kern w:val="28"/>
                  <w:sz w:val="28"/>
                  <w:szCs w:val="36"/>
                </w:rPr>
                <w:t>active</w:t>
              </w:r>
            </w:ins>
          </w:p>
        </w:tc>
        <w:tc>
          <w:tcPr>
            <w:tcW w:w="2567" w:type="dxa"/>
          </w:tcPr>
          <w:p w14:paraId="23CD990E" w14:textId="31B68DEF" w:rsidR="008D3B7E" w:rsidRDefault="008A7DC2" w:rsidP="008D3B7E">
            <w:pPr>
              <w:ind w:left="0"/>
              <w:rPr>
                <w:ins w:id="991" w:author="Zhao, Chengming" w:date="2020-04-10T21:01:00Z"/>
                <w:rFonts w:ascii="Helvetica" w:hAnsi="Helvetica"/>
                <w:kern w:val="28"/>
                <w:sz w:val="28"/>
                <w:szCs w:val="36"/>
              </w:rPr>
            </w:pPr>
            <w:ins w:id="992" w:author="Zhao, Chengming" w:date="2020-04-10T21:25:00Z">
              <w:r>
                <w:rPr>
                  <w:rFonts w:ascii="Helvetica" w:hAnsi="Helvetica"/>
                  <w:kern w:val="28"/>
                  <w:sz w:val="28"/>
                  <w:szCs w:val="36"/>
                </w:rPr>
                <w:t xml:space="preserve">COM driver provides serial </w:t>
              </w:r>
              <w:r>
                <w:rPr>
                  <w:rFonts w:ascii="Helvetica" w:hAnsi="Helvetica"/>
                  <w:kern w:val="28"/>
                  <w:sz w:val="28"/>
                  <w:szCs w:val="36"/>
                </w:rPr>
                <w:lastRenderedPageBreak/>
                <w:t>data for provider API</w:t>
              </w:r>
            </w:ins>
            <w:ins w:id="993" w:author="Zhao, Chengming" w:date="2020-04-10T21:26:00Z">
              <w:r>
                <w:rPr>
                  <w:rFonts w:ascii="Helvetica" w:hAnsi="Helvetica"/>
                  <w:kern w:val="28"/>
                  <w:sz w:val="28"/>
                  <w:szCs w:val="36"/>
                </w:rPr>
                <w:t>. See “Providers and Drivers” section to find what providers support com driver</w:t>
              </w:r>
            </w:ins>
          </w:p>
        </w:tc>
      </w:tr>
      <w:tr w:rsidR="008D3B7E" w14:paraId="29BAF5C3" w14:textId="77777777" w:rsidTr="00FA7703">
        <w:trPr>
          <w:ins w:id="994" w:author="Zhao, Chengming" w:date="2020-04-10T21:01:00Z"/>
        </w:trPr>
        <w:tc>
          <w:tcPr>
            <w:tcW w:w="4030" w:type="dxa"/>
          </w:tcPr>
          <w:p w14:paraId="4AC3250E" w14:textId="77777777" w:rsidR="008A7DC2" w:rsidRDefault="008A7DC2" w:rsidP="008A7DC2">
            <w:pPr>
              <w:ind w:left="0"/>
              <w:rPr>
                <w:ins w:id="995" w:author="Zhao, Chengming" w:date="2020-04-10T21:26:00Z"/>
                <w:rFonts w:ascii="Helvetica" w:hAnsi="Helvetica"/>
                <w:kern w:val="28"/>
                <w:sz w:val="28"/>
                <w:szCs w:val="36"/>
              </w:rPr>
            </w:pPr>
            <w:ins w:id="996" w:author="Zhao, Chengming" w:date="2020-04-10T21:26:00Z">
              <w:r>
                <w:rPr>
                  <w:rFonts w:ascii="Helvetica" w:hAnsi="Helvetica"/>
                  <w:kern w:val="28"/>
                  <w:sz w:val="28"/>
                  <w:szCs w:val="36"/>
                </w:rPr>
                <w:lastRenderedPageBreak/>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3B7162A7" w14:textId="77777777" w:rsidR="008A7DC2" w:rsidRDefault="008A7DC2" w:rsidP="008A7DC2">
            <w:pPr>
              <w:ind w:left="0"/>
              <w:rPr>
                <w:ins w:id="997" w:author="Zhao, Chengming" w:date="2020-04-10T21:26:00Z"/>
                <w:rFonts w:ascii="Helvetica" w:hAnsi="Helvetica"/>
                <w:kern w:val="28"/>
                <w:sz w:val="28"/>
                <w:szCs w:val="36"/>
              </w:rPr>
            </w:pPr>
            <w:ins w:id="998" w:author="Zhao, Chengming" w:date="2020-04-10T21:26:00Z">
              <w:r>
                <w:rPr>
                  <w:rFonts w:ascii="Helvetica" w:hAnsi="Helvetica"/>
                  <w:kern w:val="28"/>
                  <w:sz w:val="28"/>
                  <w:szCs w:val="36"/>
                </w:rPr>
                <w:t>&lt;provider&gt;/driver/</w:t>
              </w:r>
            </w:ins>
          </w:p>
          <w:p w14:paraId="2F99DE12" w14:textId="02C9228B" w:rsidR="008D3B7E" w:rsidRDefault="008A7DC2" w:rsidP="008A7DC2">
            <w:pPr>
              <w:ind w:left="0"/>
              <w:rPr>
                <w:ins w:id="999" w:author="Zhao, Chengming" w:date="2020-04-10T21:01:00Z"/>
                <w:rFonts w:ascii="Helvetica" w:hAnsi="Helvetica"/>
                <w:kern w:val="28"/>
                <w:sz w:val="28"/>
                <w:szCs w:val="36"/>
              </w:rPr>
            </w:pPr>
            <w:ins w:id="1000" w:author="Zhao, Chengming" w:date="2020-04-10T21:26:00Z">
              <w:r>
                <w:rPr>
                  <w:rFonts w:ascii="Helvetica" w:hAnsi="Helvetica"/>
                  <w:kern w:val="28"/>
                  <w:sz w:val="28"/>
                  <w:szCs w:val="36"/>
                </w:rPr>
                <w:t>Com/</w:t>
              </w:r>
              <w:proofErr w:type="spellStart"/>
              <w:r>
                <w:rPr>
                  <w:rFonts w:ascii="Helvetica" w:hAnsi="Helvetica"/>
                  <w:kern w:val="28"/>
                  <w:sz w:val="28"/>
                  <w:szCs w:val="36"/>
                </w:rPr>
                <w:t>baudrate</w:t>
              </w:r>
            </w:ins>
            <w:proofErr w:type="spellEnd"/>
          </w:p>
        </w:tc>
        <w:tc>
          <w:tcPr>
            <w:tcW w:w="1679" w:type="dxa"/>
          </w:tcPr>
          <w:p w14:paraId="3CE92EC8" w14:textId="77777777" w:rsidR="008D3B7E" w:rsidRDefault="008D3B7E" w:rsidP="008D3B7E">
            <w:pPr>
              <w:ind w:left="0"/>
              <w:rPr>
                <w:ins w:id="1001" w:author="Zhao, Chengming" w:date="2020-04-10T21:01:00Z"/>
                <w:rFonts w:ascii="Helvetica" w:hAnsi="Helvetica"/>
                <w:kern w:val="28"/>
                <w:sz w:val="28"/>
                <w:szCs w:val="36"/>
              </w:rPr>
            </w:pPr>
          </w:p>
        </w:tc>
        <w:tc>
          <w:tcPr>
            <w:tcW w:w="1368" w:type="dxa"/>
          </w:tcPr>
          <w:p w14:paraId="58B48B1E" w14:textId="56C16562" w:rsidR="008D3B7E" w:rsidRDefault="008A7DC2" w:rsidP="008D3B7E">
            <w:pPr>
              <w:ind w:left="0"/>
              <w:rPr>
                <w:ins w:id="1002" w:author="Zhao, Chengming" w:date="2020-04-10T21:01:00Z"/>
                <w:rFonts w:ascii="Helvetica" w:hAnsi="Helvetica"/>
                <w:kern w:val="28"/>
                <w:sz w:val="28"/>
                <w:szCs w:val="36"/>
              </w:rPr>
            </w:pPr>
            <w:ins w:id="1003" w:author="Zhao, Chengming" w:date="2020-04-10T21:26:00Z">
              <w:r>
                <w:rPr>
                  <w:rFonts w:ascii="Helvetica" w:hAnsi="Helvetica"/>
                  <w:kern w:val="28"/>
                  <w:sz w:val="28"/>
                  <w:szCs w:val="36"/>
                </w:rPr>
                <w:t>active</w:t>
              </w:r>
            </w:ins>
          </w:p>
        </w:tc>
        <w:tc>
          <w:tcPr>
            <w:tcW w:w="2567" w:type="dxa"/>
          </w:tcPr>
          <w:p w14:paraId="2149DD49" w14:textId="0DE8213E" w:rsidR="008D3B7E" w:rsidRDefault="008A7DC2" w:rsidP="008D3B7E">
            <w:pPr>
              <w:ind w:left="0"/>
              <w:rPr>
                <w:ins w:id="1004" w:author="Zhao, Chengming" w:date="2020-04-10T21:01:00Z"/>
                <w:rFonts w:ascii="Helvetica" w:hAnsi="Helvetica"/>
                <w:kern w:val="28"/>
                <w:sz w:val="28"/>
                <w:szCs w:val="36"/>
              </w:rPr>
            </w:pPr>
            <w:proofErr w:type="spellStart"/>
            <w:ins w:id="1005" w:author="Zhao, Chengming" w:date="2020-04-10T21:26:00Z">
              <w:r>
                <w:rPr>
                  <w:rFonts w:ascii="Helvetica" w:hAnsi="Helvetica"/>
                  <w:kern w:val="28"/>
                  <w:sz w:val="28"/>
                  <w:szCs w:val="36"/>
                </w:rPr>
                <w:t>Baudrate</w:t>
              </w:r>
              <w:proofErr w:type="spellEnd"/>
              <w:r>
                <w:rPr>
                  <w:rFonts w:ascii="Helvetica" w:hAnsi="Helvetica"/>
                  <w:kern w:val="28"/>
                  <w:sz w:val="28"/>
                  <w:szCs w:val="36"/>
                </w:rPr>
                <w:t xml:space="preserve"> of COM </w:t>
              </w:r>
            </w:ins>
          </w:p>
        </w:tc>
      </w:tr>
      <w:tr w:rsidR="008D3B7E" w14:paraId="30833522" w14:textId="77777777" w:rsidTr="00FA7703">
        <w:trPr>
          <w:ins w:id="1006" w:author="Zhao, Chengming" w:date="2020-04-10T21:01:00Z"/>
        </w:trPr>
        <w:tc>
          <w:tcPr>
            <w:tcW w:w="4030" w:type="dxa"/>
          </w:tcPr>
          <w:p w14:paraId="6935B755" w14:textId="77777777" w:rsidR="008A7DC2" w:rsidRDefault="008A7DC2" w:rsidP="008A7DC2">
            <w:pPr>
              <w:ind w:left="0"/>
              <w:rPr>
                <w:ins w:id="1007" w:author="Zhao, Chengming" w:date="2020-04-10T21:27:00Z"/>
                <w:rFonts w:ascii="Helvetica" w:hAnsi="Helvetica"/>
                <w:kern w:val="28"/>
                <w:sz w:val="28"/>
                <w:szCs w:val="36"/>
              </w:rPr>
            </w:pPr>
            <w:ins w:id="1008" w:author="Zhao, Chengming" w:date="2020-04-10T21:27: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4CC71CF5" w14:textId="77777777" w:rsidR="008A7DC2" w:rsidRDefault="008A7DC2" w:rsidP="008A7DC2">
            <w:pPr>
              <w:ind w:left="0"/>
              <w:rPr>
                <w:ins w:id="1009" w:author="Zhao, Chengming" w:date="2020-04-10T21:27:00Z"/>
                <w:rFonts w:ascii="Helvetica" w:hAnsi="Helvetica"/>
                <w:kern w:val="28"/>
                <w:sz w:val="28"/>
                <w:szCs w:val="36"/>
              </w:rPr>
            </w:pPr>
            <w:ins w:id="1010" w:author="Zhao, Chengming" w:date="2020-04-10T21:27:00Z">
              <w:r>
                <w:rPr>
                  <w:rFonts w:ascii="Helvetica" w:hAnsi="Helvetica"/>
                  <w:kern w:val="28"/>
                  <w:sz w:val="28"/>
                  <w:szCs w:val="36"/>
                </w:rPr>
                <w:t>&lt;provider&gt;/driver/</w:t>
              </w:r>
            </w:ins>
          </w:p>
          <w:p w14:paraId="0473152E" w14:textId="416A6770" w:rsidR="008D3B7E" w:rsidRDefault="008A7DC2" w:rsidP="008A7DC2">
            <w:pPr>
              <w:ind w:left="0"/>
              <w:rPr>
                <w:ins w:id="1011" w:author="Zhao, Chengming" w:date="2020-04-10T21:01:00Z"/>
                <w:rFonts w:ascii="Helvetica" w:hAnsi="Helvetica"/>
                <w:kern w:val="28"/>
                <w:sz w:val="28"/>
                <w:szCs w:val="36"/>
              </w:rPr>
            </w:pPr>
            <w:ins w:id="1012" w:author="Zhao, Chengming" w:date="2020-04-10T21:27:00Z">
              <w:r>
                <w:rPr>
                  <w:rFonts w:ascii="Helvetica" w:hAnsi="Helvetica"/>
                  <w:kern w:val="28"/>
                  <w:sz w:val="28"/>
                  <w:szCs w:val="36"/>
                </w:rPr>
                <w:t>Com/port</w:t>
              </w:r>
            </w:ins>
          </w:p>
        </w:tc>
        <w:tc>
          <w:tcPr>
            <w:tcW w:w="1679" w:type="dxa"/>
          </w:tcPr>
          <w:p w14:paraId="4E00494C" w14:textId="77777777" w:rsidR="008D3B7E" w:rsidRDefault="008D3B7E" w:rsidP="008D3B7E">
            <w:pPr>
              <w:ind w:left="0"/>
              <w:rPr>
                <w:ins w:id="1013" w:author="Zhao, Chengming" w:date="2020-04-10T21:01:00Z"/>
                <w:rFonts w:ascii="Helvetica" w:hAnsi="Helvetica"/>
                <w:kern w:val="28"/>
                <w:sz w:val="28"/>
                <w:szCs w:val="36"/>
              </w:rPr>
            </w:pPr>
          </w:p>
        </w:tc>
        <w:tc>
          <w:tcPr>
            <w:tcW w:w="1368" w:type="dxa"/>
          </w:tcPr>
          <w:p w14:paraId="7C08BC4D" w14:textId="393BE220" w:rsidR="008D3B7E" w:rsidRDefault="008A7DC2" w:rsidP="008D3B7E">
            <w:pPr>
              <w:ind w:left="0"/>
              <w:rPr>
                <w:ins w:id="1014" w:author="Zhao, Chengming" w:date="2020-04-10T21:01:00Z"/>
                <w:rFonts w:ascii="Helvetica" w:hAnsi="Helvetica"/>
                <w:kern w:val="28"/>
                <w:sz w:val="28"/>
                <w:szCs w:val="36"/>
              </w:rPr>
            </w:pPr>
            <w:ins w:id="1015" w:author="Zhao, Chengming" w:date="2020-04-10T21:27:00Z">
              <w:r>
                <w:rPr>
                  <w:rFonts w:ascii="Helvetica" w:hAnsi="Helvetica"/>
                  <w:kern w:val="28"/>
                  <w:sz w:val="28"/>
                  <w:szCs w:val="36"/>
                </w:rPr>
                <w:t>active</w:t>
              </w:r>
            </w:ins>
          </w:p>
        </w:tc>
        <w:tc>
          <w:tcPr>
            <w:tcW w:w="2567" w:type="dxa"/>
          </w:tcPr>
          <w:p w14:paraId="1DB6ACF8" w14:textId="77777777" w:rsidR="008D3B7E" w:rsidRDefault="008A7DC2" w:rsidP="008D3B7E">
            <w:pPr>
              <w:ind w:left="0"/>
              <w:rPr>
                <w:ins w:id="1016" w:author="Zhao, Chengming" w:date="2020-04-10T21:27:00Z"/>
                <w:rFonts w:ascii="Helvetica" w:hAnsi="Helvetica"/>
                <w:kern w:val="28"/>
                <w:sz w:val="28"/>
                <w:szCs w:val="36"/>
              </w:rPr>
            </w:pPr>
            <w:ins w:id="1017" w:author="Zhao, Chengming" w:date="2020-04-10T21:27:00Z">
              <w:r>
                <w:rPr>
                  <w:rFonts w:ascii="Helvetica" w:hAnsi="Helvetica"/>
                  <w:kern w:val="28"/>
                  <w:sz w:val="28"/>
                  <w:szCs w:val="36"/>
                </w:rPr>
                <w:t xml:space="preserve">COM port. </w:t>
              </w:r>
            </w:ins>
          </w:p>
          <w:p w14:paraId="2AC262A2" w14:textId="4BEBF0B8" w:rsidR="008A7DC2" w:rsidRDefault="008A7DC2" w:rsidP="008D3B7E">
            <w:pPr>
              <w:ind w:left="0"/>
              <w:rPr>
                <w:ins w:id="1018" w:author="Zhao, Chengming" w:date="2020-04-10T21:27:00Z"/>
                <w:rFonts w:ascii="Helvetica" w:hAnsi="Helvetica"/>
                <w:kern w:val="28"/>
                <w:sz w:val="28"/>
                <w:szCs w:val="36"/>
              </w:rPr>
            </w:pPr>
            <w:ins w:id="1019" w:author="Zhao, Chengming" w:date="2020-04-10T21:28:00Z">
              <w:r>
                <w:rPr>
                  <w:rFonts w:ascii="Helvetica" w:hAnsi="Helvetica"/>
                  <w:kern w:val="28"/>
                  <w:sz w:val="28"/>
                  <w:szCs w:val="36"/>
                </w:rPr>
                <w:t>On</w:t>
              </w:r>
            </w:ins>
            <w:ins w:id="1020" w:author="Zhao, Chengming" w:date="2020-04-10T21:27:00Z">
              <w:r>
                <w:rPr>
                  <w:rFonts w:ascii="Helvetica" w:hAnsi="Helvetica"/>
                  <w:kern w:val="28"/>
                  <w:sz w:val="28"/>
                  <w:szCs w:val="36"/>
                </w:rPr>
                <w:t xml:space="preserve"> windows, it may be COM1, COM2</w:t>
              </w:r>
            </w:ins>
          </w:p>
          <w:p w14:paraId="762CD20D" w14:textId="5F441406" w:rsidR="008A7DC2" w:rsidRDefault="008A7DC2" w:rsidP="008D3B7E">
            <w:pPr>
              <w:ind w:left="0"/>
              <w:rPr>
                <w:ins w:id="1021" w:author="Zhao, Chengming" w:date="2020-04-10T21:01:00Z"/>
                <w:rFonts w:ascii="Helvetica" w:hAnsi="Helvetica"/>
                <w:kern w:val="28"/>
                <w:sz w:val="28"/>
                <w:szCs w:val="36"/>
              </w:rPr>
            </w:pPr>
            <w:ins w:id="1022" w:author="Zhao, Chengming" w:date="2020-04-10T21:27:00Z">
              <w:r>
                <w:rPr>
                  <w:rFonts w:ascii="Helvetica" w:hAnsi="Helvetica"/>
                  <w:kern w:val="28"/>
                  <w:sz w:val="28"/>
                  <w:szCs w:val="36"/>
                </w:rPr>
                <w:t>On Linux, it may be /dev/ttyS0</w:t>
              </w:r>
            </w:ins>
            <w:ins w:id="1023" w:author="Zhao, Chengming" w:date="2020-04-10T21:28:00Z">
              <w:r>
                <w:rPr>
                  <w:rFonts w:ascii="Helvetica" w:hAnsi="Helvetica"/>
                  <w:kern w:val="28"/>
                  <w:sz w:val="28"/>
                  <w:szCs w:val="36"/>
                </w:rPr>
                <w:t xml:space="preserve"> etc.</w:t>
              </w:r>
            </w:ins>
          </w:p>
        </w:tc>
      </w:tr>
      <w:tr w:rsidR="008D3B7E" w14:paraId="5AC51183" w14:textId="77777777" w:rsidTr="00FA7703">
        <w:trPr>
          <w:ins w:id="1024" w:author="Zhao, Chengming" w:date="2020-04-10T21:01:00Z"/>
        </w:trPr>
        <w:tc>
          <w:tcPr>
            <w:tcW w:w="4030" w:type="dxa"/>
          </w:tcPr>
          <w:p w14:paraId="7EED4614" w14:textId="77777777" w:rsidR="008A7DC2" w:rsidRDefault="008A7DC2" w:rsidP="008A7DC2">
            <w:pPr>
              <w:ind w:left="0"/>
              <w:rPr>
                <w:ins w:id="1025" w:author="Zhao, Chengming" w:date="2020-04-10T21:28:00Z"/>
                <w:rFonts w:ascii="Helvetica" w:hAnsi="Helvetica"/>
                <w:kern w:val="28"/>
                <w:sz w:val="28"/>
                <w:szCs w:val="36"/>
              </w:rPr>
            </w:pPr>
            <w:ins w:id="1026" w:author="Zhao, Chengming" w:date="2020-04-10T21:28: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6FA657D0" w14:textId="77777777" w:rsidR="008A7DC2" w:rsidRDefault="008A7DC2" w:rsidP="008A7DC2">
            <w:pPr>
              <w:ind w:left="0"/>
              <w:rPr>
                <w:ins w:id="1027" w:author="Zhao, Chengming" w:date="2020-04-10T21:28:00Z"/>
                <w:rFonts w:ascii="Helvetica" w:hAnsi="Helvetica"/>
                <w:kern w:val="28"/>
                <w:sz w:val="28"/>
                <w:szCs w:val="36"/>
              </w:rPr>
            </w:pPr>
            <w:ins w:id="1028" w:author="Zhao, Chengming" w:date="2020-04-10T21:28:00Z">
              <w:r>
                <w:rPr>
                  <w:rFonts w:ascii="Helvetica" w:hAnsi="Helvetica"/>
                  <w:kern w:val="28"/>
                  <w:sz w:val="28"/>
                  <w:szCs w:val="36"/>
                </w:rPr>
                <w:t>&lt;provider&gt;/driver/</w:t>
              </w:r>
            </w:ins>
          </w:p>
          <w:p w14:paraId="349A2F4C" w14:textId="2E038735" w:rsidR="008D3B7E" w:rsidRDefault="008A7DC2" w:rsidP="008A7DC2">
            <w:pPr>
              <w:ind w:left="0"/>
              <w:rPr>
                <w:ins w:id="1029" w:author="Zhao, Chengming" w:date="2020-04-10T21:01:00Z"/>
                <w:rFonts w:ascii="Helvetica" w:hAnsi="Helvetica"/>
                <w:kern w:val="28"/>
                <w:sz w:val="28"/>
                <w:szCs w:val="36"/>
              </w:rPr>
            </w:pPr>
            <w:ins w:id="1030" w:author="Zhao, Chengming" w:date="2020-04-10T21:28:00Z">
              <w:r>
                <w:rPr>
                  <w:rFonts w:ascii="Helvetica" w:hAnsi="Helvetica"/>
                  <w:kern w:val="28"/>
                  <w:sz w:val="28"/>
                  <w:szCs w:val="36"/>
                </w:rPr>
                <w:t>Com/timeout</w:t>
              </w:r>
            </w:ins>
          </w:p>
        </w:tc>
        <w:tc>
          <w:tcPr>
            <w:tcW w:w="1679" w:type="dxa"/>
          </w:tcPr>
          <w:p w14:paraId="1A153733" w14:textId="77777777" w:rsidR="008D3B7E" w:rsidRDefault="008D3B7E" w:rsidP="008D3B7E">
            <w:pPr>
              <w:ind w:left="0"/>
              <w:rPr>
                <w:ins w:id="1031" w:author="Zhao, Chengming" w:date="2020-04-10T21:01:00Z"/>
                <w:rFonts w:ascii="Helvetica" w:hAnsi="Helvetica"/>
                <w:kern w:val="28"/>
                <w:sz w:val="28"/>
                <w:szCs w:val="36"/>
              </w:rPr>
            </w:pPr>
          </w:p>
        </w:tc>
        <w:tc>
          <w:tcPr>
            <w:tcW w:w="1368" w:type="dxa"/>
          </w:tcPr>
          <w:p w14:paraId="3AF36908" w14:textId="08F37AEE" w:rsidR="008D3B7E" w:rsidRDefault="008A7DC2" w:rsidP="008D3B7E">
            <w:pPr>
              <w:ind w:left="0"/>
              <w:rPr>
                <w:ins w:id="1032" w:author="Zhao, Chengming" w:date="2020-04-10T21:01:00Z"/>
                <w:rFonts w:ascii="Helvetica" w:hAnsi="Helvetica"/>
                <w:kern w:val="28"/>
                <w:sz w:val="28"/>
                <w:szCs w:val="36"/>
              </w:rPr>
            </w:pPr>
            <w:ins w:id="1033" w:author="Zhao, Chengming" w:date="2020-04-10T21:28:00Z">
              <w:r>
                <w:rPr>
                  <w:rFonts w:ascii="Helvetica" w:hAnsi="Helvetica"/>
                  <w:kern w:val="28"/>
                  <w:sz w:val="28"/>
                  <w:szCs w:val="36"/>
                </w:rPr>
                <w:t>active</w:t>
              </w:r>
            </w:ins>
          </w:p>
        </w:tc>
        <w:tc>
          <w:tcPr>
            <w:tcW w:w="2567" w:type="dxa"/>
          </w:tcPr>
          <w:p w14:paraId="27113904" w14:textId="191D93B5" w:rsidR="008D3B7E" w:rsidRDefault="008A7DC2" w:rsidP="008D3B7E">
            <w:pPr>
              <w:ind w:left="0"/>
              <w:rPr>
                <w:ins w:id="1034" w:author="Zhao, Chengming" w:date="2020-04-10T21:01:00Z"/>
                <w:rFonts w:ascii="Helvetica" w:hAnsi="Helvetica"/>
                <w:kern w:val="28"/>
                <w:sz w:val="28"/>
                <w:szCs w:val="36"/>
              </w:rPr>
            </w:pPr>
            <w:ins w:id="1035" w:author="Zhao, Chengming" w:date="2020-04-10T21:29:00Z">
              <w:r>
                <w:rPr>
                  <w:rFonts w:ascii="Helvetica" w:hAnsi="Helvetica"/>
                  <w:kern w:val="28"/>
                  <w:sz w:val="28"/>
                  <w:szCs w:val="36"/>
                </w:rPr>
                <w:t xml:space="preserve">Timeout to wait for new data. It </w:t>
              </w:r>
              <w:proofErr w:type="gramStart"/>
              <w:r>
                <w:rPr>
                  <w:rFonts w:ascii="Helvetica" w:hAnsi="Helvetica"/>
                  <w:kern w:val="28"/>
                  <w:sz w:val="28"/>
                  <w:szCs w:val="36"/>
                </w:rPr>
                <w:t>is  normally</w:t>
              </w:r>
              <w:proofErr w:type="gramEnd"/>
              <w:r>
                <w:rPr>
                  <w:rFonts w:ascii="Helvetica" w:hAnsi="Helvetica"/>
                  <w:kern w:val="28"/>
                  <w:sz w:val="28"/>
                  <w:szCs w:val="36"/>
                </w:rPr>
                <w:t xml:space="preserve"> set as 5</w:t>
              </w:r>
            </w:ins>
          </w:p>
        </w:tc>
      </w:tr>
      <w:tr w:rsidR="008D3B7E" w14:paraId="2403E2F5" w14:textId="77777777" w:rsidTr="00FA7703">
        <w:trPr>
          <w:ins w:id="1036" w:author="Zhao, Chengming" w:date="2020-04-10T21:01:00Z"/>
        </w:trPr>
        <w:tc>
          <w:tcPr>
            <w:tcW w:w="4030" w:type="dxa"/>
          </w:tcPr>
          <w:p w14:paraId="520980A8" w14:textId="77777777" w:rsidR="008D3B7E" w:rsidRDefault="00705222" w:rsidP="008D3B7E">
            <w:pPr>
              <w:ind w:left="0"/>
              <w:rPr>
                <w:ins w:id="1037" w:author="Zhao, Chengming" w:date="2020-04-10T21:35:00Z"/>
                <w:rFonts w:ascii="Helvetica" w:hAnsi="Helvetica"/>
                <w:kern w:val="28"/>
                <w:sz w:val="28"/>
                <w:szCs w:val="36"/>
              </w:rPr>
            </w:pPr>
            <w:ins w:id="1038" w:author="Zhao, Chengming" w:date="2020-04-10T21:35: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553DBE3B" w14:textId="2764C190" w:rsidR="00705222" w:rsidRDefault="00705222" w:rsidP="008D3B7E">
            <w:pPr>
              <w:ind w:left="0"/>
              <w:rPr>
                <w:ins w:id="1039" w:author="Zhao, Chengming" w:date="2020-04-10T21:01:00Z"/>
                <w:rFonts w:ascii="Helvetica" w:hAnsi="Helvetica"/>
                <w:kern w:val="28"/>
                <w:sz w:val="28"/>
                <w:szCs w:val="36"/>
              </w:rPr>
            </w:pPr>
            <w:ins w:id="1040" w:author="Zhao, Chengming" w:date="2020-04-10T21:35:00Z">
              <w:r>
                <w:rPr>
                  <w:rFonts w:ascii="Helvetica" w:hAnsi="Helvetica"/>
                  <w:kern w:val="28"/>
                  <w:sz w:val="28"/>
                  <w:szCs w:val="36"/>
                </w:rPr>
                <w:t>&lt;provider&gt;/driver/</w:t>
              </w:r>
              <w:proofErr w:type="spellStart"/>
              <w:r>
                <w:rPr>
                  <w:rFonts w:ascii="Helvetica" w:hAnsi="Helvetica"/>
                  <w:kern w:val="28"/>
                  <w:sz w:val="28"/>
                  <w:szCs w:val="36"/>
                </w:rPr>
                <w:t>pdu</w:t>
              </w:r>
            </w:ins>
            <w:proofErr w:type="spellEnd"/>
          </w:p>
        </w:tc>
        <w:tc>
          <w:tcPr>
            <w:tcW w:w="1679" w:type="dxa"/>
          </w:tcPr>
          <w:p w14:paraId="3CB7D000" w14:textId="77777777" w:rsidR="008D3B7E" w:rsidRDefault="008D3B7E" w:rsidP="008D3B7E">
            <w:pPr>
              <w:ind w:left="0"/>
              <w:rPr>
                <w:ins w:id="1041" w:author="Zhao, Chengming" w:date="2020-04-10T21:01:00Z"/>
                <w:rFonts w:ascii="Helvetica" w:hAnsi="Helvetica"/>
                <w:kern w:val="28"/>
                <w:sz w:val="28"/>
                <w:szCs w:val="36"/>
              </w:rPr>
            </w:pPr>
          </w:p>
        </w:tc>
        <w:tc>
          <w:tcPr>
            <w:tcW w:w="1368" w:type="dxa"/>
          </w:tcPr>
          <w:p w14:paraId="72B35F6C" w14:textId="28FABB1D" w:rsidR="008D3B7E" w:rsidRDefault="00705222" w:rsidP="008D3B7E">
            <w:pPr>
              <w:ind w:left="0"/>
              <w:rPr>
                <w:ins w:id="1042" w:author="Zhao, Chengming" w:date="2020-04-10T21:01:00Z"/>
                <w:rFonts w:ascii="Helvetica" w:hAnsi="Helvetica"/>
                <w:kern w:val="28"/>
                <w:sz w:val="28"/>
                <w:szCs w:val="36"/>
              </w:rPr>
            </w:pPr>
            <w:ins w:id="1043" w:author="Zhao, Chengming" w:date="2020-04-10T21:36:00Z">
              <w:r>
                <w:rPr>
                  <w:rFonts w:ascii="Helvetica" w:hAnsi="Helvetica"/>
                  <w:kern w:val="28"/>
                  <w:sz w:val="28"/>
                  <w:szCs w:val="36"/>
                </w:rPr>
                <w:t>active</w:t>
              </w:r>
            </w:ins>
          </w:p>
        </w:tc>
        <w:tc>
          <w:tcPr>
            <w:tcW w:w="2567" w:type="dxa"/>
          </w:tcPr>
          <w:p w14:paraId="6660A0C0" w14:textId="2EE629C3" w:rsidR="008D3B7E" w:rsidRDefault="00705222" w:rsidP="008D3B7E">
            <w:pPr>
              <w:ind w:left="0"/>
              <w:rPr>
                <w:ins w:id="1044" w:author="Zhao, Chengming" w:date="2020-04-10T21:01:00Z"/>
                <w:rFonts w:ascii="Helvetica" w:hAnsi="Helvetica"/>
                <w:kern w:val="28"/>
                <w:sz w:val="28"/>
                <w:szCs w:val="36"/>
              </w:rPr>
            </w:pPr>
            <w:ins w:id="1045" w:author="Zhao, Chengming" w:date="2020-04-10T21:36:00Z">
              <w:r>
                <w:rPr>
                  <w:rFonts w:ascii="Helvetica" w:hAnsi="Helvetica"/>
                  <w:kern w:val="28"/>
                  <w:sz w:val="28"/>
                  <w:szCs w:val="36"/>
                </w:rPr>
                <w:t>Raritan only.</w:t>
              </w:r>
            </w:ins>
          </w:p>
        </w:tc>
      </w:tr>
      <w:tr w:rsidR="008D3B7E" w14:paraId="01B493A4" w14:textId="77777777" w:rsidTr="00FA7703">
        <w:trPr>
          <w:ins w:id="1046" w:author="Zhao, Chengming" w:date="2020-04-10T21:01:00Z"/>
        </w:trPr>
        <w:tc>
          <w:tcPr>
            <w:tcW w:w="4030" w:type="dxa"/>
          </w:tcPr>
          <w:p w14:paraId="555713BB" w14:textId="77777777" w:rsidR="00705222" w:rsidRDefault="00705222" w:rsidP="00705222">
            <w:pPr>
              <w:ind w:left="0"/>
              <w:rPr>
                <w:ins w:id="1047" w:author="Zhao, Chengming" w:date="2020-04-10T21:36:00Z"/>
                <w:rFonts w:ascii="Helvetica" w:hAnsi="Helvetica"/>
                <w:kern w:val="28"/>
                <w:sz w:val="28"/>
                <w:szCs w:val="36"/>
              </w:rPr>
            </w:pPr>
            <w:ins w:id="1048" w:author="Zhao, Chengming" w:date="2020-04-10T21:36: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4426987C" w14:textId="089CC953" w:rsidR="008D3B7E" w:rsidRDefault="00705222" w:rsidP="00705222">
            <w:pPr>
              <w:ind w:left="0"/>
              <w:rPr>
                <w:ins w:id="1049" w:author="Zhao, Chengming" w:date="2020-04-10T21:01:00Z"/>
                <w:rFonts w:ascii="Helvetica" w:hAnsi="Helvetica"/>
                <w:kern w:val="28"/>
                <w:sz w:val="28"/>
                <w:szCs w:val="36"/>
              </w:rPr>
            </w:pPr>
            <w:ins w:id="1050" w:author="Zhao, Chengming" w:date="2020-04-10T21:36:00Z">
              <w:r>
                <w:rPr>
                  <w:rFonts w:ascii="Helvetica" w:hAnsi="Helvetica"/>
                  <w:kern w:val="28"/>
                  <w:sz w:val="28"/>
                  <w:szCs w:val="36"/>
                </w:rPr>
                <w:t>&lt;provider&gt;/driver/</w:t>
              </w:r>
              <w:proofErr w:type="spellStart"/>
              <w:r>
                <w:rPr>
                  <w:rFonts w:ascii="Helvetica" w:hAnsi="Helvetica"/>
                  <w:kern w:val="28"/>
                  <w:sz w:val="28"/>
                  <w:szCs w:val="36"/>
                </w:rPr>
                <w:t>pdu</w:t>
              </w:r>
            </w:ins>
            <w:proofErr w:type="spellEnd"/>
          </w:p>
        </w:tc>
        <w:tc>
          <w:tcPr>
            <w:tcW w:w="1679" w:type="dxa"/>
          </w:tcPr>
          <w:p w14:paraId="17B4B1D4" w14:textId="7A14BD6C" w:rsidR="008D3B7E" w:rsidRDefault="00705222" w:rsidP="008D3B7E">
            <w:pPr>
              <w:ind w:left="0"/>
              <w:rPr>
                <w:ins w:id="1051" w:author="Zhao, Chengming" w:date="2020-04-10T21:01:00Z"/>
                <w:rFonts w:ascii="Helvetica" w:hAnsi="Helvetica"/>
                <w:kern w:val="28"/>
                <w:sz w:val="28"/>
                <w:szCs w:val="36"/>
              </w:rPr>
            </w:pPr>
            <w:ins w:id="1052" w:author="Zhao, Chengming" w:date="2020-04-10T21:36:00Z">
              <w:r>
                <w:rPr>
                  <w:rFonts w:ascii="Helvetica" w:hAnsi="Helvetica"/>
                  <w:kern w:val="28"/>
                  <w:sz w:val="28"/>
                  <w:szCs w:val="36"/>
                </w:rPr>
                <w:t>brand</w:t>
              </w:r>
            </w:ins>
          </w:p>
        </w:tc>
        <w:tc>
          <w:tcPr>
            <w:tcW w:w="1368" w:type="dxa"/>
          </w:tcPr>
          <w:p w14:paraId="0A16D142" w14:textId="712C0EAA" w:rsidR="008D3B7E" w:rsidRDefault="00705222" w:rsidP="008D3B7E">
            <w:pPr>
              <w:ind w:left="0"/>
              <w:rPr>
                <w:ins w:id="1053" w:author="Zhao, Chengming" w:date="2020-04-10T21:01:00Z"/>
                <w:rFonts w:ascii="Helvetica" w:hAnsi="Helvetica"/>
                <w:kern w:val="28"/>
                <w:sz w:val="28"/>
                <w:szCs w:val="36"/>
              </w:rPr>
            </w:pPr>
            <w:ins w:id="1054" w:author="Zhao, Chengming" w:date="2020-04-10T21:36:00Z">
              <w:r>
                <w:rPr>
                  <w:rFonts w:ascii="Helvetica" w:hAnsi="Helvetica"/>
                  <w:kern w:val="28"/>
                  <w:sz w:val="28"/>
                  <w:szCs w:val="36"/>
                </w:rPr>
                <w:t>active</w:t>
              </w:r>
            </w:ins>
          </w:p>
        </w:tc>
        <w:tc>
          <w:tcPr>
            <w:tcW w:w="2567" w:type="dxa"/>
          </w:tcPr>
          <w:p w14:paraId="28669025" w14:textId="57A8B28D" w:rsidR="008D3B7E" w:rsidRDefault="00705222" w:rsidP="008D3B7E">
            <w:pPr>
              <w:ind w:left="0"/>
              <w:rPr>
                <w:ins w:id="1055" w:author="Zhao, Chengming" w:date="2020-04-10T21:01:00Z"/>
                <w:rFonts w:ascii="Helvetica" w:hAnsi="Helvetica"/>
                <w:kern w:val="28"/>
                <w:sz w:val="28"/>
                <w:szCs w:val="36"/>
              </w:rPr>
            </w:pPr>
            <w:proofErr w:type="spellStart"/>
            <w:ins w:id="1056" w:author="Zhao, Chengming" w:date="2020-04-10T21:36:00Z">
              <w:r>
                <w:rPr>
                  <w:rFonts w:ascii="Helvetica" w:hAnsi="Helvetica"/>
                  <w:kern w:val="28"/>
                  <w:sz w:val="28"/>
                  <w:szCs w:val="36"/>
                </w:rPr>
                <w:t>raritan</w:t>
              </w:r>
            </w:ins>
            <w:proofErr w:type="spellEnd"/>
          </w:p>
        </w:tc>
      </w:tr>
      <w:tr w:rsidR="008D3B7E" w14:paraId="01ED75B0" w14:textId="77777777" w:rsidTr="00FA7703">
        <w:trPr>
          <w:ins w:id="1057" w:author="Zhao, Chengming" w:date="2020-04-10T21:01:00Z"/>
        </w:trPr>
        <w:tc>
          <w:tcPr>
            <w:tcW w:w="4030" w:type="dxa"/>
          </w:tcPr>
          <w:p w14:paraId="5B046AEA" w14:textId="77777777" w:rsidR="008D3B7E" w:rsidRDefault="008D3B7E" w:rsidP="008D3B7E">
            <w:pPr>
              <w:ind w:left="0"/>
              <w:rPr>
                <w:ins w:id="1058" w:author="Zhao, Chengming" w:date="2020-04-10T21:01:00Z"/>
                <w:rFonts w:ascii="Helvetica" w:hAnsi="Helvetica"/>
                <w:kern w:val="28"/>
                <w:sz w:val="28"/>
                <w:szCs w:val="36"/>
              </w:rPr>
            </w:pPr>
          </w:p>
        </w:tc>
        <w:tc>
          <w:tcPr>
            <w:tcW w:w="1679" w:type="dxa"/>
          </w:tcPr>
          <w:p w14:paraId="53867371" w14:textId="4E5A58DE" w:rsidR="008D3B7E" w:rsidRDefault="00705222" w:rsidP="008D3B7E">
            <w:pPr>
              <w:ind w:left="0"/>
              <w:rPr>
                <w:ins w:id="1059" w:author="Zhao, Chengming" w:date="2020-04-10T21:01:00Z"/>
                <w:rFonts w:ascii="Helvetica" w:hAnsi="Helvetica"/>
                <w:kern w:val="28"/>
                <w:sz w:val="28"/>
                <w:szCs w:val="36"/>
              </w:rPr>
            </w:pPr>
            <w:ins w:id="1060" w:author="Zhao, Chengming" w:date="2020-04-10T21:36:00Z">
              <w:r>
                <w:rPr>
                  <w:rFonts w:ascii="Helvetica" w:hAnsi="Helvetica"/>
                  <w:kern w:val="28"/>
                  <w:sz w:val="28"/>
                  <w:szCs w:val="36"/>
                </w:rPr>
                <w:t>model</w:t>
              </w:r>
            </w:ins>
          </w:p>
        </w:tc>
        <w:tc>
          <w:tcPr>
            <w:tcW w:w="1368" w:type="dxa"/>
          </w:tcPr>
          <w:p w14:paraId="6807871F" w14:textId="45438DC5" w:rsidR="008D3B7E" w:rsidRDefault="00705222" w:rsidP="008D3B7E">
            <w:pPr>
              <w:ind w:left="0"/>
              <w:rPr>
                <w:ins w:id="1061" w:author="Zhao, Chengming" w:date="2020-04-10T21:01:00Z"/>
                <w:rFonts w:ascii="Helvetica" w:hAnsi="Helvetica"/>
                <w:kern w:val="28"/>
                <w:sz w:val="28"/>
                <w:szCs w:val="36"/>
              </w:rPr>
            </w:pPr>
            <w:ins w:id="1062" w:author="Zhao, Chengming" w:date="2020-04-10T21:36:00Z">
              <w:r>
                <w:rPr>
                  <w:rFonts w:ascii="Helvetica" w:hAnsi="Helvetica"/>
                  <w:kern w:val="28"/>
                  <w:sz w:val="28"/>
                  <w:szCs w:val="36"/>
                </w:rPr>
                <w:t>active</w:t>
              </w:r>
            </w:ins>
          </w:p>
        </w:tc>
        <w:tc>
          <w:tcPr>
            <w:tcW w:w="2567" w:type="dxa"/>
          </w:tcPr>
          <w:p w14:paraId="03D79EA3" w14:textId="17FD0BFE" w:rsidR="008D3B7E" w:rsidRDefault="00705222" w:rsidP="008D3B7E">
            <w:pPr>
              <w:ind w:left="0"/>
              <w:rPr>
                <w:ins w:id="1063" w:author="Zhao, Chengming" w:date="2020-04-10T21:01:00Z"/>
                <w:rFonts w:ascii="Helvetica" w:hAnsi="Helvetica"/>
                <w:kern w:val="28"/>
                <w:sz w:val="28"/>
                <w:szCs w:val="36"/>
              </w:rPr>
            </w:pPr>
            <w:ins w:id="1064" w:author="Zhao, Chengming" w:date="2020-04-10T21:36:00Z">
              <w:r>
                <w:rPr>
                  <w:rFonts w:ascii="Helvetica" w:hAnsi="Helvetica"/>
                  <w:kern w:val="28"/>
                  <w:sz w:val="28"/>
                  <w:szCs w:val="36"/>
                </w:rPr>
                <w:t>See</w:t>
              </w:r>
            </w:ins>
            <w:ins w:id="1065" w:author="Zhao, Chengming" w:date="2020-04-10T21:37:00Z">
              <w:r>
                <w:rPr>
                  <w:rFonts w:ascii="Helvetica" w:hAnsi="Helvetica"/>
                  <w:kern w:val="28"/>
                  <w:sz w:val="28"/>
                  <w:szCs w:val="36"/>
                </w:rPr>
                <w:t xml:space="preserve"> Raritan doc to find model</w:t>
              </w:r>
            </w:ins>
          </w:p>
        </w:tc>
      </w:tr>
      <w:tr w:rsidR="008D3B7E" w14:paraId="1E3D4B8B" w14:textId="77777777" w:rsidTr="00FA7703">
        <w:trPr>
          <w:ins w:id="1066" w:author="Zhao, Chengming" w:date="2020-04-10T21:01:00Z"/>
        </w:trPr>
        <w:tc>
          <w:tcPr>
            <w:tcW w:w="4030" w:type="dxa"/>
          </w:tcPr>
          <w:p w14:paraId="5D22CBDB" w14:textId="77777777" w:rsidR="00705222" w:rsidRDefault="00705222" w:rsidP="00705222">
            <w:pPr>
              <w:ind w:left="0"/>
              <w:rPr>
                <w:ins w:id="1067" w:author="Zhao, Chengming" w:date="2020-04-10T21:37:00Z"/>
                <w:rFonts w:ascii="Helvetica" w:hAnsi="Helvetica"/>
                <w:kern w:val="28"/>
                <w:sz w:val="28"/>
                <w:szCs w:val="36"/>
              </w:rPr>
            </w:pPr>
            <w:ins w:id="1068" w:author="Zhao, Chengming" w:date="2020-04-10T21:37: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0DC88355" w14:textId="153A6870" w:rsidR="008D3B7E" w:rsidRDefault="00705222" w:rsidP="00705222">
            <w:pPr>
              <w:ind w:left="0"/>
              <w:rPr>
                <w:ins w:id="1069" w:author="Zhao, Chengming" w:date="2020-04-10T21:01:00Z"/>
                <w:rFonts w:ascii="Helvetica" w:hAnsi="Helvetica"/>
                <w:kern w:val="28"/>
                <w:sz w:val="28"/>
                <w:szCs w:val="36"/>
              </w:rPr>
            </w:pPr>
            <w:ins w:id="1070" w:author="Zhao, Chengming" w:date="2020-04-10T21:37:00Z">
              <w:r>
                <w:rPr>
                  <w:rFonts w:ascii="Helvetica" w:hAnsi="Helvetica"/>
                  <w:kern w:val="28"/>
                  <w:sz w:val="28"/>
                  <w:szCs w:val="36"/>
                </w:rPr>
                <w:t>&lt;provider&gt;/driver/</w:t>
              </w:r>
              <w:proofErr w:type="spellStart"/>
              <w:r>
                <w:rPr>
                  <w:rFonts w:ascii="Helvetica" w:hAnsi="Helvetica"/>
                  <w:kern w:val="28"/>
                  <w:sz w:val="28"/>
                  <w:szCs w:val="36"/>
                </w:rPr>
                <w:t>pdu</w:t>
              </w:r>
              <w:proofErr w:type="spellEnd"/>
              <w:r>
                <w:rPr>
                  <w:rFonts w:ascii="Helvetica" w:hAnsi="Helvetica"/>
                  <w:kern w:val="28"/>
                  <w:sz w:val="28"/>
                  <w:szCs w:val="36"/>
                </w:rPr>
                <w:t>/</w:t>
              </w:r>
              <w:proofErr w:type="spellStart"/>
              <w:r>
                <w:rPr>
                  <w:rFonts w:ascii="Helvetica" w:hAnsi="Helvetica"/>
                  <w:kern w:val="28"/>
                  <w:sz w:val="28"/>
                  <w:szCs w:val="36"/>
                </w:rPr>
                <w:t>ip</w:t>
              </w:r>
            </w:ins>
            <w:proofErr w:type="spellEnd"/>
          </w:p>
        </w:tc>
        <w:tc>
          <w:tcPr>
            <w:tcW w:w="1679" w:type="dxa"/>
          </w:tcPr>
          <w:p w14:paraId="606315AB" w14:textId="77777777" w:rsidR="008D3B7E" w:rsidRDefault="008D3B7E" w:rsidP="008D3B7E">
            <w:pPr>
              <w:ind w:left="0"/>
              <w:rPr>
                <w:ins w:id="1071" w:author="Zhao, Chengming" w:date="2020-04-10T21:01:00Z"/>
                <w:rFonts w:ascii="Helvetica" w:hAnsi="Helvetica"/>
                <w:kern w:val="28"/>
                <w:sz w:val="28"/>
                <w:szCs w:val="36"/>
              </w:rPr>
            </w:pPr>
          </w:p>
        </w:tc>
        <w:tc>
          <w:tcPr>
            <w:tcW w:w="1368" w:type="dxa"/>
          </w:tcPr>
          <w:p w14:paraId="54431E08" w14:textId="1429977B" w:rsidR="008D3B7E" w:rsidRDefault="00705222" w:rsidP="008D3B7E">
            <w:pPr>
              <w:ind w:left="0"/>
              <w:rPr>
                <w:ins w:id="1072" w:author="Zhao, Chengming" w:date="2020-04-10T21:01:00Z"/>
                <w:rFonts w:ascii="Helvetica" w:hAnsi="Helvetica"/>
                <w:kern w:val="28"/>
                <w:sz w:val="28"/>
                <w:szCs w:val="36"/>
              </w:rPr>
            </w:pPr>
            <w:ins w:id="1073" w:author="Zhao, Chengming" w:date="2020-04-10T21:37:00Z">
              <w:r>
                <w:rPr>
                  <w:rFonts w:ascii="Helvetica" w:hAnsi="Helvetica"/>
                  <w:kern w:val="28"/>
                  <w:sz w:val="28"/>
                  <w:szCs w:val="36"/>
                </w:rPr>
                <w:t>active</w:t>
              </w:r>
            </w:ins>
          </w:p>
        </w:tc>
        <w:tc>
          <w:tcPr>
            <w:tcW w:w="2567" w:type="dxa"/>
          </w:tcPr>
          <w:p w14:paraId="2DE3FBBD" w14:textId="524C161B" w:rsidR="008D3B7E" w:rsidRDefault="00705222" w:rsidP="008D3B7E">
            <w:pPr>
              <w:ind w:left="0"/>
              <w:rPr>
                <w:ins w:id="1074" w:author="Zhao, Chengming" w:date="2020-04-10T21:01:00Z"/>
                <w:rFonts w:ascii="Helvetica" w:hAnsi="Helvetica"/>
                <w:kern w:val="28"/>
                <w:sz w:val="28"/>
                <w:szCs w:val="36"/>
              </w:rPr>
            </w:pPr>
            <w:ins w:id="1075" w:author="Zhao, Chengming" w:date="2020-04-10T21:37:00Z">
              <w:r>
                <w:rPr>
                  <w:rFonts w:ascii="Helvetica" w:hAnsi="Helvetica"/>
                  <w:kern w:val="28"/>
                  <w:sz w:val="28"/>
                  <w:szCs w:val="36"/>
                </w:rPr>
                <w:t>IP address of PDU</w:t>
              </w:r>
            </w:ins>
          </w:p>
        </w:tc>
      </w:tr>
      <w:tr w:rsidR="008D3B7E" w14:paraId="5F45FF6E" w14:textId="77777777" w:rsidTr="00FA7703">
        <w:trPr>
          <w:ins w:id="1076" w:author="Zhao, Chengming" w:date="2020-04-10T21:01:00Z"/>
        </w:trPr>
        <w:tc>
          <w:tcPr>
            <w:tcW w:w="4030" w:type="dxa"/>
          </w:tcPr>
          <w:p w14:paraId="15FEF485" w14:textId="77777777" w:rsidR="00705222" w:rsidRDefault="00705222" w:rsidP="00705222">
            <w:pPr>
              <w:ind w:left="0"/>
              <w:rPr>
                <w:ins w:id="1077" w:author="Zhao, Chengming" w:date="2020-04-10T21:37:00Z"/>
                <w:rFonts w:ascii="Helvetica" w:hAnsi="Helvetica"/>
                <w:kern w:val="28"/>
                <w:sz w:val="28"/>
                <w:szCs w:val="36"/>
              </w:rPr>
            </w:pPr>
            <w:ins w:id="1078" w:author="Zhao, Chengming" w:date="2020-04-10T21:37: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3087CAB8" w14:textId="68685149" w:rsidR="008D3B7E" w:rsidRDefault="00705222" w:rsidP="00705222">
            <w:pPr>
              <w:ind w:left="0"/>
              <w:rPr>
                <w:ins w:id="1079" w:author="Zhao, Chengming" w:date="2020-04-10T21:01:00Z"/>
                <w:rFonts w:ascii="Helvetica" w:hAnsi="Helvetica"/>
                <w:kern w:val="28"/>
                <w:sz w:val="28"/>
                <w:szCs w:val="36"/>
              </w:rPr>
            </w:pPr>
            <w:ins w:id="1080" w:author="Zhao, Chengming" w:date="2020-04-10T21:37:00Z">
              <w:r>
                <w:rPr>
                  <w:rFonts w:ascii="Helvetica" w:hAnsi="Helvetica"/>
                  <w:kern w:val="28"/>
                  <w:sz w:val="28"/>
                  <w:szCs w:val="36"/>
                </w:rPr>
                <w:t>&lt;provider&gt;/driver/</w:t>
              </w:r>
              <w:proofErr w:type="spellStart"/>
              <w:r>
                <w:rPr>
                  <w:rFonts w:ascii="Helvetica" w:hAnsi="Helvetica"/>
                  <w:kern w:val="28"/>
                  <w:sz w:val="28"/>
                  <w:szCs w:val="36"/>
                </w:rPr>
                <w:t>pdu</w:t>
              </w:r>
              <w:proofErr w:type="spellEnd"/>
              <w:r>
                <w:rPr>
                  <w:rFonts w:ascii="Helvetica" w:hAnsi="Helvetica"/>
                  <w:kern w:val="28"/>
                  <w:sz w:val="28"/>
                  <w:szCs w:val="36"/>
                </w:rPr>
                <w:t>/port</w:t>
              </w:r>
            </w:ins>
          </w:p>
        </w:tc>
        <w:tc>
          <w:tcPr>
            <w:tcW w:w="1679" w:type="dxa"/>
          </w:tcPr>
          <w:p w14:paraId="6478C9A9" w14:textId="77777777" w:rsidR="008D3B7E" w:rsidRDefault="008D3B7E" w:rsidP="008D3B7E">
            <w:pPr>
              <w:ind w:left="0"/>
              <w:rPr>
                <w:ins w:id="1081" w:author="Zhao, Chengming" w:date="2020-04-10T21:01:00Z"/>
                <w:rFonts w:ascii="Helvetica" w:hAnsi="Helvetica"/>
                <w:kern w:val="28"/>
                <w:sz w:val="28"/>
                <w:szCs w:val="36"/>
              </w:rPr>
            </w:pPr>
          </w:p>
        </w:tc>
        <w:tc>
          <w:tcPr>
            <w:tcW w:w="1368" w:type="dxa"/>
          </w:tcPr>
          <w:p w14:paraId="08DD49EA" w14:textId="4BA524CC" w:rsidR="008D3B7E" w:rsidRDefault="00705222" w:rsidP="008D3B7E">
            <w:pPr>
              <w:ind w:left="0"/>
              <w:rPr>
                <w:ins w:id="1082" w:author="Zhao, Chengming" w:date="2020-04-10T21:01:00Z"/>
                <w:rFonts w:ascii="Helvetica" w:hAnsi="Helvetica"/>
                <w:kern w:val="28"/>
                <w:sz w:val="28"/>
                <w:szCs w:val="36"/>
              </w:rPr>
            </w:pPr>
            <w:ins w:id="1083" w:author="Zhao, Chengming" w:date="2020-04-10T21:37:00Z">
              <w:r>
                <w:rPr>
                  <w:rFonts w:ascii="Helvetica" w:hAnsi="Helvetica"/>
                  <w:kern w:val="28"/>
                  <w:sz w:val="28"/>
                  <w:szCs w:val="36"/>
                </w:rPr>
                <w:t>active</w:t>
              </w:r>
            </w:ins>
          </w:p>
        </w:tc>
        <w:tc>
          <w:tcPr>
            <w:tcW w:w="2567" w:type="dxa"/>
          </w:tcPr>
          <w:p w14:paraId="2C69509A" w14:textId="568E2A5C" w:rsidR="008D3B7E" w:rsidRDefault="00705222" w:rsidP="008D3B7E">
            <w:pPr>
              <w:ind w:left="0"/>
              <w:rPr>
                <w:ins w:id="1084" w:author="Zhao, Chengming" w:date="2020-04-10T21:01:00Z"/>
                <w:rFonts w:ascii="Helvetica" w:hAnsi="Helvetica"/>
                <w:kern w:val="28"/>
                <w:sz w:val="28"/>
                <w:szCs w:val="36"/>
              </w:rPr>
            </w:pPr>
            <w:ins w:id="1085" w:author="Zhao, Chengming" w:date="2020-04-10T21:37:00Z">
              <w:r>
                <w:rPr>
                  <w:rFonts w:ascii="Helvetica" w:hAnsi="Helvetica"/>
                  <w:kern w:val="28"/>
                  <w:sz w:val="28"/>
                  <w:szCs w:val="36"/>
                </w:rPr>
                <w:t>In most case</w:t>
              </w:r>
            </w:ins>
            <w:ins w:id="1086" w:author="Zhao, Chengming" w:date="2020-04-10T21:38:00Z">
              <w:r>
                <w:rPr>
                  <w:rFonts w:ascii="Helvetica" w:hAnsi="Helvetica"/>
                  <w:kern w:val="28"/>
                  <w:sz w:val="28"/>
                  <w:szCs w:val="36"/>
                </w:rPr>
                <w:t>s, PDU will use port 22 to support SSH.</w:t>
              </w:r>
            </w:ins>
          </w:p>
        </w:tc>
      </w:tr>
      <w:tr w:rsidR="008D3B7E" w14:paraId="37EF4407" w14:textId="77777777" w:rsidTr="00FA7703">
        <w:trPr>
          <w:ins w:id="1087" w:author="Zhao, Chengming" w:date="2020-04-10T21:01:00Z"/>
        </w:trPr>
        <w:tc>
          <w:tcPr>
            <w:tcW w:w="4030" w:type="dxa"/>
          </w:tcPr>
          <w:p w14:paraId="55E96246" w14:textId="77777777" w:rsidR="00705222" w:rsidRDefault="00705222" w:rsidP="00705222">
            <w:pPr>
              <w:ind w:left="0"/>
              <w:rPr>
                <w:ins w:id="1088" w:author="Zhao, Chengming" w:date="2020-04-10T21:38:00Z"/>
                <w:rFonts w:ascii="Helvetica" w:hAnsi="Helvetica"/>
                <w:kern w:val="28"/>
                <w:sz w:val="28"/>
                <w:szCs w:val="36"/>
              </w:rPr>
            </w:pPr>
            <w:ins w:id="1089" w:author="Zhao, Chengming" w:date="2020-04-10T21:38:00Z">
              <w:r>
                <w:rPr>
                  <w:rFonts w:ascii="Helvetica" w:hAnsi="Helvetica"/>
                  <w:kern w:val="28"/>
                  <w:sz w:val="28"/>
                  <w:szCs w:val="36"/>
                </w:rPr>
                <w:lastRenderedPageBreak/>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1B6516D9" w14:textId="279134B2" w:rsidR="008D3B7E" w:rsidRDefault="00705222" w:rsidP="00705222">
            <w:pPr>
              <w:ind w:left="0"/>
              <w:rPr>
                <w:ins w:id="1090" w:author="Zhao, Chengming" w:date="2020-04-10T21:01:00Z"/>
                <w:rFonts w:ascii="Helvetica" w:hAnsi="Helvetica"/>
                <w:kern w:val="28"/>
                <w:sz w:val="28"/>
                <w:szCs w:val="36"/>
              </w:rPr>
            </w:pPr>
            <w:ins w:id="1091" w:author="Zhao, Chengming" w:date="2020-04-10T21:38:00Z">
              <w:r>
                <w:rPr>
                  <w:rFonts w:ascii="Helvetica" w:hAnsi="Helvetica"/>
                  <w:kern w:val="28"/>
                  <w:sz w:val="28"/>
                  <w:szCs w:val="36"/>
                </w:rPr>
                <w:t>&lt;provider&gt;/driver/</w:t>
              </w:r>
              <w:proofErr w:type="spellStart"/>
              <w:r>
                <w:rPr>
                  <w:rFonts w:ascii="Helvetica" w:hAnsi="Helvetica"/>
                  <w:kern w:val="28"/>
                  <w:sz w:val="28"/>
                  <w:szCs w:val="36"/>
                </w:rPr>
                <w:t>pdu</w:t>
              </w:r>
              <w:proofErr w:type="spellEnd"/>
              <w:r>
                <w:rPr>
                  <w:rFonts w:ascii="Helvetica" w:hAnsi="Helvetica"/>
                  <w:kern w:val="28"/>
                  <w:sz w:val="28"/>
                  <w:szCs w:val="36"/>
                </w:rPr>
                <w:t>/username</w:t>
              </w:r>
            </w:ins>
          </w:p>
        </w:tc>
        <w:tc>
          <w:tcPr>
            <w:tcW w:w="1679" w:type="dxa"/>
          </w:tcPr>
          <w:p w14:paraId="102A4E4A" w14:textId="77777777" w:rsidR="008D3B7E" w:rsidRDefault="008D3B7E" w:rsidP="008D3B7E">
            <w:pPr>
              <w:ind w:left="0"/>
              <w:rPr>
                <w:ins w:id="1092" w:author="Zhao, Chengming" w:date="2020-04-10T21:01:00Z"/>
                <w:rFonts w:ascii="Helvetica" w:hAnsi="Helvetica"/>
                <w:kern w:val="28"/>
                <w:sz w:val="28"/>
                <w:szCs w:val="36"/>
              </w:rPr>
            </w:pPr>
          </w:p>
        </w:tc>
        <w:tc>
          <w:tcPr>
            <w:tcW w:w="1368" w:type="dxa"/>
          </w:tcPr>
          <w:p w14:paraId="420A1CFD" w14:textId="3717A1F9" w:rsidR="008D3B7E" w:rsidRDefault="00705222" w:rsidP="008D3B7E">
            <w:pPr>
              <w:ind w:left="0"/>
              <w:rPr>
                <w:ins w:id="1093" w:author="Zhao, Chengming" w:date="2020-04-10T21:01:00Z"/>
                <w:rFonts w:ascii="Helvetica" w:hAnsi="Helvetica"/>
                <w:kern w:val="28"/>
                <w:sz w:val="28"/>
                <w:szCs w:val="36"/>
              </w:rPr>
            </w:pPr>
            <w:ins w:id="1094" w:author="Zhao, Chengming" w:date="2020-04-10T21:38:00Z">
              <w:r>
                <w:rPr>
                  <w:rFonts w:ascii="Helvetica" w:hAnsi="Helvetica"/>
                  <w:kern w:val="28"/>
                  <w:sz w:val="28"/>
                  <w:szCs w:val="36"/>
                </w:rPr>
                <w:t>active</w:t>
              </w:r>
            </w:ins>
          </w:p>
        </w:tc>
        <w:tc>
          <w:tcPr>
            <w:tcW w:w="2567" w:type="dxa"/>
          </w:tcPr>
          <w:p w14:paraId="1906E0EB" w14:textId="62291CA3" w:rsidR="008D3B7E" w:rsidRDefault="00705222" w:rsidP="008D3B7E">
            <w:pPr>
              <w:ind w:left="0"/>
              <w:rPr>
                <w:ins w:id="1095" w:author="Zhao, Chengming" w:date="2020-04-10T21:01:00Z"/>
                <w:rFonts w:ascii="Helvetica" w:hAnsi="Helvetica"/>
                <w:kern w:val="28"/>
                <w:sz w:val="28"/>
                <w:szCs w:val="36"/>
              </w:rPr>
            </w:pPr>
            <w:proofErr w:type="gramStart"/>
            <w:ins w:id="1096" w:author="Zhao, Chengming" w:date="2020-04-10T21:38:00Z">
              <w:r>
                <w:rPr>
                  <w:rFonts w:ascii="Helvetica" w:hAnsi="Helvetica"/>
                  <w:kern w:val="28"/>
                  <w:sz w:val="28"/>
                  <w:szCs w:val="36"/>
                </w:rPr>
                <w:t>User Na</w:t>
              </w:r>
            </w:ins>
            <w:ins w:id="1097" w:author="Zhao, Chengming" w:date="2020-04-10T21:39:00Z">
              <w:r>
                <w:rPr>
                  <w:rFonts w:ascii="Helvetica" w:hAnsi="Helvetica"/>
                  <w:kern w:val="28"/>
                  <w:sz w:val="28"/>
                  <w:szCs w:val="36"/>
                </w:rPr>
                <w:t>me</w:t>
              </w:r>
              <w:proofErr w:type="gramEnd"/>
              <w:r>
                <w:rPr>
                  <w:rFonts w:ascii="Helvetica" w:hAnsi="Helvetica"/>
                  <w:kern w:val="28"/>
                  <w:sz w:val="28"/>
                  <w:szCs w:val="36"/>
                </w:rPr>
                <w:t xml:space="preserve"> to login PDU</w:t>
              </w:r>
            </w:ins>
          </w:p>
        </w:tc>
      </w:tr>
      <w:tr w:rsidR="008D3B7E" w14:paraId="798CA731" w14:textId="77777777" w:rsidTr="00FA7703">
        <w:trPr>
          <w:ins w:id="1098" w:author="Zhao, Chengming" w:date="2020-04-10T21:01:00Z"/>
        </w:trPr>
        <w:tc>
          <w:tcPr>
            <w:tcW w:w="4030" w:type="dxa"/>
          </w:tcPr>
          <w:p w14:paraId="1BD9BE53" w14:textId="77777777" w:rsidR="00705222" w:rsidRDefault="00705222" w:rsidP="00705222">
            <w:pPr>
              <w:ind w:left="0"/>
              <w:rPr>
                <w:ins w:id="1099" w:author="Zhao, Chengming" w:date="2020-04-10T21:39:00Z"/>
                <w:rFonts w:ascii="Helvetica" w:hAnsi="Helvetica"/>
                <w:kern w:val="28"/>
                <w:sz w:val="28"/>
                <w:szCs w:val="36"/>
              </w:rPr>
            </w:pPr>
            <w:ins w:id="1100" w:author="Zhao, Chengming" w:date="2020-04-10T21:39: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7111A445" w14:textId="0B672C67" w:rsidR="008D3B7E" w:rsidRDefault="00705222" w:rsidP="00705222">
            <w:pPr>
              <w:ind w:left="0"/>
              <w:rPr>
                <w:ins w:id="1101" w:author="Zhao, Chengming" w:date="2020-04-10T21:01:00Z"/>
                <w:rFonts w:ascii="Helvetica" w:hAnsi="Helvetica"/>
                <w:kern w:val="28"/>
                <w:sz w:val="28"/>
                <w:szCs w:val="36"/>
              </w:rPr>
            </w:pPr>
            <w:ins w:id="1102" w:author="Zhao, Chengming" w:date="2020-04-10T21:39:00Z">
              <w:r>
                <w:rPr>
                  <w:rFonts w:ascii="Helvetica" w:hAnsi="Helvetica"/>
                  <w:kern w:val="28"/>
                  <w:sz w:val="28"/>
                  <w:szCs w:val="36"/>
                </w:rPr>
                <w:t>&lt;provider&gt;/driver/</w:t>
              </w:r>
              <w:proofErr w:type="spellStart"/>
              <w:r>
                <w:rPr>
                  <w:rFonts w:ascii="Helvetica" w:hAnsi="Helvetica"/>
                  <w:kern w:val="28"/>
                  <w:sz w:val="28"/>
                  <w:szCs w:val="36"/>
                </w:rPr>
                <w:t>pdu</w:t>
              </w:r>
              <w:proofErr w:type="spellEnd"/>
              <w:r>
                <w:rPr>
                  <w:rFonts w:ascii="Helvetica" w:hAnsi="Helvetica"/>
                  <w:kern w:val="28"/>
                  <w:sz w:val="28"/>
                  <w:szCs w:val="36"/>
                </w:rPr>
                <w:t>/username</w:t>
              </w:r>
            </w:ins>
          </w:p>
        </w:tc>
        <w:tc>
          <w:tcPr>
            <w:tcW w:w="1679" w:type="dxa"/>
          </w:tcPr>
          <w:p w14:paraId="4CD7E234" w14:textId="77777777" w:rsidR="008D3B7E" w:rsidRDefault="008D3B7E" w:rsidP="008D3B7E">
            <w:pPr>
              <w:ind w:left="0"/>
              <w:rPr>
                <w:ins w:id="1103" w:author="Zhao, Chengming" w:date="2020-04-10T21:01:00Z"/>
                <w:rFonts w:ascii="Helvetica" w:hAnsi="Helvetica"/>
                <w:kern w:val="28"/>
                <w:sz w:val="28"/>
                <w:szCs w:val="36"/>
              </w:rPr>
            </w:pPr>
          </w:p>
        </w:tc>
        <w:tc>
          <w:tcPr>
            <w:tcW w:w="1368" w:type="dxa"/>
          </w:tcPr>
          <w:p w14:paraId="110DB78A" w14:textId="515DAEAF" w:rsidR="008D3B7E" w:rsidRDefault="00705222" w:rsidP="008D3B7E">
            <w:pPr>
              <w:ind w:left="0"/>
              <w:rPr>
                <w:ins w:id="1104" w:author="Zhao, Chengming" w:date="2020-04-10T21:01:00Z"/>
                <w:rFonts w:ascii="Helvetica" w:hAnsi="Helvetica"/>
                <w:kern w:val="28"/>
                <w:sz w:val="28"/>
                <w:szCs w:val="36"/>
              </w:rPr>
            </w:pPr>
            <w:ins w:id="1105" w:author="Zhao, Chengming" w:date="2020-04-10T21:39:00Z">
              <w:r>
                <w:rPr>
                  <w:rFonts w:ascii="Helvetica" w:hAnsi="Helvetica"/>
                  <w:kern w:val="28"/>
                  <w:sz w:val="28"/>
                  <w:szCs w:val="36"/>
                </w:rPr>
                <w:t>active</w:t>
              </w:r>
            </w:ins>
          </w:p>
        </w:tc>
        <w:tc>
          <w:tcPr>
            <w:tcW w:w="2567" w:type="dxa"/>
          </w:tcPr>
          <w:p w14:paraId="5646EA05" w14:textId="08FCC584" w:rsidR="008D3B7E" w:rsidRDefault="00705222" w:rsidP="008D3B7E">
            <w:pPr>
              <w:ind w:left="0"/>
              <w:rPr>
                <w:ins w:id="1106" w:author="Zhao, Chengming" w:date="2020-04-10T21:01:00Z"/>
                <w:rFonts w:ascii="Helvetica" w:hAnsi="Helvetica"/>
                <w:kern w:val="28"/>
                <w:sz w:val="28"/>
                <w:szCs w:val="36"/>
              </w:rPr>
            </w:pPr>
            <w:ins w:id="1107" w:author="Zhao, Chengming" w:date="2020-04-10T21:39:00Z">
              <w:r>
                <w:rPr>
                  <w:rFonts w:ascii="Helvetica" w:hAnsi="Helvetica"/>
                  <w:kern w:val="28"/>
                  <w:sz w:val="28"/>
                  <w:szCs w:val="36"/>
                </w:rPr>
                <w:t>Password to login PDU</w:t>
              </w:r>
            </w:ins>
          </w:p>
        </w:tc>
      </w:tr>
      <w:tr w:rsidR="008D3B7E" w14:paraId="288BAF21" w14:textId="77777777" w:rsidTr="00FA7703">
        <w:trPr>
          <w:ins w:id="1108" w:author="Zhao, Chengming" w:date="2020-04-10T21:01:00Z"/>
        </w:trPr>
        <w:tc>
          <w:tcPr>
            <w:tcW w:w="4030" w:type="dxa"/>
          </w:tcPr>
          <w:p w14:paraId="64320EF9" w14:textId="77777777" w:rsidR="00705222" w:rsidRDefault="00705222" w:rsidP="00705222">
            <w:pPr>
              <w:ind w:left="0"/>
              <w:rPr>
                <w:ins w:id="1109" w:author="Zhao, Chengming" w:date="2020-04-10T21:39:00Z"/>
                <w:rFonts w:ascii="Helvetica" w:hAnsi="Helvetica"/>
                <w:kern w:val="28"/>
                <w:sz w:val="28"/>
                <w:szCs w:val="36"/>
              </w:rPr>
            </w:pPr>
            <w:ins w:id="1110" w:author="Zhao, Chengming" w:date="2020-04-10T21:39: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23F6F9CA" w14:textId="6898E945" w:rsidR="008D3B7E" w:rsidRDefault="00705222" w:rsidP="00705222">
            <w:pPr>
              <w:ind w:left="0"/>
              <w:rPr>
                <w:ins w:id="1111" w:author="Zhao, Chengming" w:date="2020-04-10T21:01:00Z"/>
                <w:rFonts w:ascii="Helvetica" w:hAnsi="Helvetica"/>
                <w:kern w:val="28"/>
                <w:sz w:val="28"/>
                <w:szCs w:val="36"/>
              </w:rPr>
            </w:pPr>
            <w:ins w:id="1112" w:author="Zhao, Chengming" w:date="2020-04-10T21:39:00Z">
              <w:r>
                <w:rPr>
                  <w:rFonts w:ascii="Helvetica" w:hAnsi="Helvetica"/>
                  <w:kern w:val="28"/>
                  <w:sz w:val="28"/>
                  <w:szCs w:val="36"/>
                </w:rPr>
                <w:t>&lt;provider&gt;/driver/</w:t>
              </w:r>
              <w:proofErr w:type="spellStart"/>
              <w:r>
                <w:rPr>
                  <w:rFonts w:ascii="Helvetica" w:hAnsi="Helvetica"/>
                  <w:kern w:val="28"/>
                  <w:sz w:val="28"/>
                  <w:szCs w:val="36"/>
                </w:rPr>
                <w:t>pdu</w:t>
              </w:r>
              <w:proofErr w:type="spellEnd"/>
              <w:r>
                <w:rPr>
                  <w:rFonts w:ascii="Helvetica" w:hAnsi="Helvetica"/>
                  <w:kern w:val="28"/>
                  <w:sz w:val="28"/>
                  <w:szCs w:val="36"/>
                </w:rPr>
                <w:t>/timeout</w:t>
              </w:r>
            </w:ins>
          </w:p>
        </w:tc>
        <w:tc>
          <w:tcPr>
            <w:tcW w:w="1679" w:type="dxa"/>
          </w:tcPr>
          <w:p w14:paraId="54D97EF1" w14:textId="77777777" w:rsidR="008D3B7E" w:rsidRDefault="008D3B7E" w:rsidP="008D3B7E">
            <w:pPr>
              <w:ind w:left="0"/>
              <w:rPr>
                <w:ins w:id="1113" w:author="Zhao, Chengming" w:date="2020-04-10T21:01:00Z"/>
                <w:rFonts w:ascii="Helvetica" w:hAnsi="Helvetica"/>
                <w:kern w:val="28"/>
                <w:sz w:val="28"/>
                <w:szCs w:val="36"/>
              </w:rPr>
            </w:pPr>
          </w:p>
        </w:tc>
        <w:tc>
          <w:tcPr>
            <w:tcW w:w="1368" w:type="dxa"/>
          </w:tcPr>
          <w:p w14:paraId="36E7C51C" w14:textId="17C28A64" w:rsidR="008D3B7E" w:rsidRDefault="00705222" w:rsidP="008D3B7E">
            <w:pPr>
              <w:ind w:left="0"/>
              <w:rPr>
                <w:ins w:id="1114" w:author="Zhao, Chengming" w:date="2020-04-10T21:01:00Z"/>
                <w:rFonts w:ascii="Helvetica" w:hAnsi="Helvetica"/>
                <w:kern w:val="28"/>
                <w:sz w:val="28"/>
                <w:szCs w:val="36"/>
              </w:rPr>
            </w:pPr>
            <w:ins w:id="1115" w:author="Zhao, Chengming" w:date="2020-04-10T21:39:00Z">
              <w:r>
                <w:rPr>
                  <w:rFonts w:ascii="Helvetica" w:hAnsi="Helvetica"/>
                  <w:kern w:val="28"/>
                  <w:sz w:val="28"/>
                  <w:szCs w:val="36"/>
                </w:rPr>
                <w:t>active</w:t>
              </w:r>
            </w:ins>
          </w:p>
        </w:tc>
        <w:tc>
          <w:tcPr>
            <w:tcW w:w="2567" w:type="dxa"/>
          </w:tcPr>
          <w:p w14:paraId="748189AD" w14:textId="4E10F770" w:rsidR="008D3B7E" w:rsidRDefault="00705222" w:rsidP="008D3B7E">
            <w:pPr>
              <w:ind w:left="0"/>
              <w:rPr>
                <w:ins w:id="1116" w:author="Zhao, Chengming" w:date="2020-04-10T21:01:00Z"/>
                <w:rFonts w:ascii="Helvetica" w:hAnsi="Helvetica"/>
                <w:kern w:val="28"/>
                <w:sz w:val="28"/>
                <w:szCs w:val="36"/>
              </w:rPr>
            </w:pPr>
            <w:ins w:id="1117" w:author="Zhao, Chengming" w:date="2020-04-10T21:39:00Z">
              <w:r>
                <w:rPr>
                  <w:rFonts w:ascii="Helvetica" w:hAnsi="Helvetica"/>
                  <w:kern w:val="28"/>
                  <w:sz w:val="28"/>
                  <w:szCs w:val="36"/>
                </w:rPr>
                <w:t>Timeout of</w:t>
              </w:r>
            </w:ins>
            <w:ins w:id="1118" w:author="Zhao, Chengming" w:date="2020-04-10T21:40:00Z">
              <w:r>
                <w:rPr>
                  <w:rFonts w:ascii="Helvetica" w:hAnsi="Helvetica"/>
                  <w:kern w:val="28"/>
                  <w:sz w:val="28"/>
                  <w:szCs w:val="36"/>
                </w:rPr>
                <w:t xml:space="preserve"> SSH</w:t>
              </w:r>
            </w:ins>
          </w:p>
        </w:tc>
      </w:tr>
      <w:tr w:rsidR="008D3B7E" w14:paraId="47B325B0" w14:textId="77777777" w:rsidTr="00FA7703">
        <w:trPr>
          <w:ins w:id="1119" w:author="Zhao, Chengming" w:date="2020-04-10T21:01:00Z"/>
        </w:trPr>
        <w:tc>
          <w:tcPr>
            <w:tcW w:w="4030" w:type="dxa"/>
          </w:tcPr>
          <w:p w14:paraId="7BF156DB" w14:textId="77777777" w:rsidR="00705222" w:rsidRDefault="00705222" w:rsidP="00705222">
            <w:pPr>
              <w:ind w:left="0"/>
              <w:rPr>
                <w:ins w:id="1120" w:author="Zhao, Chengming" w:date="2020-04-10T21:40:00Z"/>
                <w:rFonts w:ascii="Helvetica" w:hAnsi="Helvetica"/>
                <w:kern w:val="28"/>
                <w:sz w:val="28"/>
                <w:szCs w:val="36"/>
              </w:rPr>
            </w:pPr>
            <w:ins w:id="1121" w:author="Zhao, Chengming" w:date="2020-04-10T21:40: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601B7300" w14:textId="77777777" w:rsidR="008D3B7E" w:rsidRDefault="00705222" w:rsidP="00705222">
            <w:pPr>
              <w:ind w:left="0"/>
              <w:rPr>
                <w:ins w:id="1122" w:author="Zhao, Chengming" w:date="2020-04-10T21:40:00Z"/>
                <w:rFonts w:ascii="Helvetica" w:hAnsi="Helvetica"/>
                <w:kern w:val="28"/>
                <w:sz w:val="28"/>
                <w:szCs w:val="36"/>
              </w:rPr>
            </w:pPr>
            <w:ins w:id="1123" w:author="Zhao, Chengming" w:date="2020-04-10T21:40:00Z">
              <w:r>
                <w:rPr>
                  <w:rFonts w:ascii="Helvetica" w:hAnsi="Helvetica"/>
                  <w:kern w:val="28"/>
                  <w:sz w:val="28"/>
                  <w:szCs w:val="36"/>
                </w:rPr>
                <w:t>&lt;provider&gt;/driver/</w:t>
              </w:r>
              <w:proofErr w:type="spellStart"/>
              <w:r>
                <w:rPr>
                  <w:rFonts w:ascii="Helvetica" w:hAnsi="Helvetica"/>
                  <w:kern w:val="28"/>
                  <w:sz w:val="28"/>
                  <w:szCs w:val="36"/>
                </w:rPr>
                <w:t>pdu</w:t>
              </w:r>
              <w:proofErr w:type="spellEnd"/>
              <w:r>
                <w:rPr>
                  <w:rFonts w:ascii="Helvetica" w:hAnsi="Helvetica"/>
                  <w:kern w:val="28"/>
                  <w:sz w:val="28"/>
                  <w:szCs w:val="36"/>
                </w:rPr>
                <w:t>/</w:t>
              </w:r>
            </w:ins>
          </w:p>
          <w:p w14:paraId="11CA5371" w14:textId="68152A5D" w:rsidR="00705222" w:rsidRDefault="00705222" w:rsidP="00705222">
            <w:pPr>
              <w:ind w:left="0"/>
              <w:rPr>
                <w:ins w:id="1124" w:author="Zhao, Chengming" w:date="2020-04-10T21:01:00Z"/>
                <w:rFonts w:ascii="Helvetica" w:hAnsi="Helvetica"/>
                <w:kern w:val="28"/>
                <w:sz w:val="28"/>
                <w:szCs w:val="36"/>
              </w:rPr>
            </w:pPr>
            <w:ins w:id="1125" w:author="Zhao, Chengming" w:date="2020-04-10T21:40:00Z">
              <w:r>
                <w:rPr>
                  <w:rFonts w:ascii="Helvetica" w:hAnsi="Helvetica"/>
                  <w:kern w:val="28"/>
                  <w:sz w:val="28"/>
                  <w:szCs w:val="36"/>
                </w:rPr>
                <w:t>Outlets/outlet</w:t>
              </w:r>
            </w:ins>
          </w:p>
        </w:tc>
        <w:tc>
          <w:tcPr>
            <w:tcW w:w="1679" w:type="dxa"/>
          </w:tcPr>
          <w:p w14:paraId="19EFD059" w14:textId="77777777" w:rsidR="008D3B7E" w:rsidRDefault="008D3B7E" w:rsidP="008D3B7E">
            <w:pPr>
              <w:ind w:left="0"/>
              <w:rPr>
                <w:ins w:id="1126" w:author="Zhao, Chengming" w:date="2020-04-10T21:01:00Z"/>
                <w:rFonts w:ascii="Helvetica" w:hAnsi="Helvetica"/>
                <w:kern w:val="28"/>
                <w:sz w:val="28"/>
                <w:szCs w:val="36"/>
              </w:rPr>
            </w:pPr>
          </w:p>
        </w:tc>
        <w:tc>
          <w:tcPr>
            <w:tcW w:w="1368" w:type="dxa"/>
          </w:tcPr>
          <w:p w14:paraId="2018A5F3" w14:textId="766ED1CB" w:rsidR="008D3B7E" w:rsidRDefault="00705222" w:rsidP="008D3B7E">
            <w:pPr>
              <w:ind w:left="0"/>
              <w:rPr>
                <w:ins w:id="1127" w:author="Zhao, Chengming" w:date="2020-04-10T21:01:00Z"/>
                <w:rFonts w:ascii="Helvetica" w:hAnsi="Helvetica"/>
                <w:kern w:val="28"/>
                <w:sz w:val="28"/>
                <w:szCs w:val="36"/>
              </w:rPr>
            </w:pPr>
            <w:ins w:id="1128" w:author="Zhao, Chengming" w:date="2020-04-10T21:40:00Z">
              <w:r>
                <w:rPr>
                  <w:rFonts w:ascii="Helvetica" w:hAnsi="Helvetica"/>
                  <w:kern w:val="28"/>
                  <w:sz w:val="28"/>
                  <w:szCs w:val="36"/>
                </w:rPr>
                <w:t>active</w:t>
              </w:r>
            </w:ins>
          </w:p>
        </w:tc>
        <w:tc>
          <w:tcPr>
            <w:tcW w:w="2567" w:type="dxa"/>
          </w:tcPr>
          <w:p w14:paraId="6CA316EB" w14:textId="692F0645" w:rsidR="008D3B7E" w:rsidRDefault="00705222" w:rsidP="008D3B7E">
            <w:pPr>
              <w:ind w:left="0"/>
              <w:rPr>
                <w:ins w:id="1129" w:author="Zhao, Chengming" w:date="2020-04-10T21:01:00Z"/>
                <w:rFonts w:ascii="Helvetica" w:hAnsi="Helvetica"/>
                <w:kern w:val="28"/>
                <w:sz w:val="28"/>
                <w:szCs w:val="36"/>
              </w:rPr>
            </w:pPr>
            <w:ins w:id="1130" w:author="Zhao, Chengming" w:date="2020-04-10T21:40:00Z">
              <w:r>
                <w:rPr>
                  <w:rFonts w:ascii="Helvetica" w:hAnsi="Helvetica"/>
                  <w:kern w:val="28"/>
                  <w:sz w:val="28"/>
                  <w:szCs w:val="36"/>
                </w:rPr>
                <w:t xml:space="preserve">Outlet number </w:t>
              </w:r>
              <w:r w:rsidR="00DD349E">
                <w:rPr>
                  <w:rFonts w:ascii="Helvetica" w:hAnsi="Helvetica"/>
                  <w:kern w:val="28"/>
                  <w:sz w:val="28"/>
                  <w:szCs w:val="36"/>
                </w:rPr>
                <w:t>used by SUT for ac power</w:t>
              </w:r>
            </w:ins>
            <w:ins w:id="1131" w:author="Zhao, Chengming" w:date="2020-04-10T21:42:00Z">
              <w:r w:rsidR="00DD349E">
                <w:rPr>
                  <w:rFonts w:ascii="Helvetica" w:hAnsi="Helvetica"/>
                  <w:kern w:val="28"/>
                  <w:sz w:val="28"/>
                  <w:szCs w:val="36"/>
                </w:rPr>
                <w:t xml:space="preserve"> supply. It could be multiple outlets to supply </w:t>
              </w:r>
            </w:ins>
            <w:ins w:id="1132" w:author="Zhao, Chengming" w:date="2020-04-10T21:43:00Z">
              <w:r w:rsidR="00DD349E">
                <w:rPr>
                  <w:rFonts w:ascii="Helvetica" w:hAnsi="Helvetica"/>
                  <w:kern w:val="28"/>
                  <w:sz w:val="28"/>
                  <w:szCs w:val="36"/>
                </w:rPr>
                <w:t>power for one SUT</w:t>
              </w:r>
            </w:ins>
          </w:p>
        </w:tc>
      </w:tr>
      <w:tr w:rsidR="008D3B7E" w14:paraId="287AD13F" w14:textId="77777777" w:rsidTr="00FA7703">
        <w:trPr>
          <w:ins w:id="1133" w:author="Zhao, Chengming" w:date="2020-04-10T21:01:00Z"/>
        </w:trPr>
        <w:tc>
          <w:tcPr>
            <w:tcW w:w="4030" w:type="dxa"/>
          </w:tcPr>
          <w:p w14:paraId="41A40FE3" w14:textId="77777777" w:rsidR="00DD349E" w:rsidRDefault="00DD349E" w:rsidP="00DD349E">
            <w:pPr>
              <w:ind w:left="0"/>
              <w:rPr>
                <w:ins w:id="1134" w:author="Zhao, Chengming" w:date="2020-04-10T21:47:00Z"/>
                <w:rFonts w:ascii="Helvetica" w:hAnsi="Helvetica"/>
                <w:kern w:val="28"/>
                <w:sz w:val="28"/>
                <w:szCs w:val="36"/>
              </w:rPr>
            </w:pPr>
            <w:ins w:id="1135" w:author="Zhao, Chengming" w:date="2020-04-10T21:47: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3EB9B591" w14:textId="2AE3E91E" w:rsidR="008D3B7E" w:rsidRDefault="00DD349E">
            <w:pPr>
              <w:ind w:left="0"/>
              <w:rPr>
                <w:ins w:id="1136" w:author="Zhao, Chengming" w:date="2020-04-10T21:01:00Z"/>
                <w:rFonts w:ascii="Helvetica" w:hAnsi="Helvetica"/>
                <w:kern w:val="28"/>
                <w:sz w:val="28"/>
                <w:szCs w:val="36"/>
              </w:rPr>
            </w:pPr>
            <w:ins w:id="1137" w:author="Zhao, Chengming" w:date="2020-04-10T21:47:00Z">
              <w:r>
                <w:rPr>
                  <w:rFonts w:ascii="Helvetica" w:hAnsi="Helvetica"/>
                  <w:kern w:val="28"/>
                  <w:sz w:val="28"/>
                  <w:szCs w:val="36"/>
                </w:rPr>
                <w:t>&lt;provider&gt;/driver/rsc2</w:t>
              </w:r>
            </w:ins>
          </w:p>
        </w:tc>
        <w:tc>
          <w:tcPr>
            <w:tcW w:w="1679" w:type="dxa"/>
          </w:tcPr>
          <w:p w14:paraId="75775357" w14:textId="77777777" w:rsidR="008D3B7E" w:rsidRDefault="008D3B7E" w:rsidP="008D3B7E">
            <w:pPr>
              <w:ind w:left="0"/>
              <w:rPr>
                <w:ins w:id="1138" w:author="Zhao, Chengming" w:date="2020-04-10T21:01:00Z"/>
                <w:rFonts w:ascii="Helvetica" w:hAnsi="Helvetica"/>
                <w:kern w:val="28"/>
                <w:sz w:val="28"/>
                <w:szCs w:val="36"/>
              </w:rPr>
            </w:pPr>
          </w:p>
        </w:tc>
        <w:tc>
          <w:tcPr>
            <w:tcW w:w="1368" w:type="dxa"/>
          </w:tcPr>
          <w:p w14:paraId="7DC51E5F" w14:textId="65A1D1C8" w:rsidR="008D3B7E" w:rsidRDefault="00DD349E" w:rsidP="008D3B7E">
            <w:pPr>
              <w:ind w:left="0"/>
              <w:rPr>
                <w:ins w:id="1139" w:author="Zhao, Chengming" w:date="2020-04-10T21:01:00Z"/>
                <w:rFonts w:ascii="Helvetica" w:hAnsi="Helvetica"/>
                <w:kern w:val="28"/>
                <w:sz w:val="28"/>
                <w:szCs w:val="36"/>
              </w:rPr>
            </w:pPr>
            <w:ins w:id="1140" w:author="Zhao, Chengming" w:date="2020-04-10T21:47:00Z">
              <w:r>
                <w:rPr>
                  <w:rFonts w:ascii="Helvetica" w:hAnsi="Helvetica"/>
                  <w:kern w:val="28"/>
                  <w:sz w:val="28"/>
                  <w:szCs w:val="36"/>
                </w:rPr>
                <w:t>active</w:t>
              </w:r>
            </w:ins>
          </w:p>
        </w:tc>
        <w:tc>
          <w:tcPr>
            <w:tcW w:w="2567" w:type="dxa"/>
          </w:tcPr>
          <w:p w14:paraId="5383A998" w14:textId="78ECA35F" w:rsidR="008D3B7E" w:rsidRDefault="00DD349E" w:rsidP="008D3B7E">
            <w:pPr>
              <w:ind w:left="0"/>
              <w:rPr>
                <w:ins w:id="1141" w:author="Zhao, Chengming" w:date="2020-04-10T21:48:00Z"/>
                <w:rFonts w:ascii="Helvetica" w:hAnsi="Helvetica"/>
                <w:kern w:val="28"/>
                <w:sz w:val="28"/>
                <w:szCs w:val="36"/>
              </w:rPr>
            </w:pPr>
            <w:ins w:id="1142" w:author="Zhao, Chengming" w:date="2020-04-10T21:47:00Z">
              <w:r>
                <w:rPr>
                  <w:rFonts w:ascii="Helvetica" w:hAnsi="Helvetica"/>
                  <w:kern w:val="28"/>
                  <w:sz w:val="28"/>
                  <w:szCs w:val="36"/>
                </w:rPr>
                <w:t>RSC2 control box.</w:t>
              </w:r>
            </w:ins>
            <w:ins w:id="1143" w:author="Zhao, Chengming" w:date="2020-04-10T21:48:00Z">
              <w:r>
                <w:rPr>
                  <w:rFonts w:ascii="Helvetica" w:hAnsi="Helvetica"/>
                  <w:kern w:val="28"/>
                  <w:sz w:val="28"/>
                  <w:szCs w:val="36"/>
                </w:rPr>
                <w:t xml:space="preserve"> No special parameters required. E.g.</w:t>
              </w:r>
            </w:ins>
          </w:p>
          <w:p w14:paraId="0E2B26C3" w14:textId="5144DC24" w:rsidR="00DD349E" w:rsidRDefault="00DD349E" w:rsidP="008D3B7E">
            <w:pPr>
              <w:ind w:left="0"/>
              <w:rPr>
                <w:ins w:id="1144" w:author="Zhao, Chengming" w:date="2020-04-10T21:01:00Z"/>
                <w:rFonts w:ascii="Helvetica" w:hAnsi="Helvetica"/>
                <w:kern w:val="28"/>
                <w:sz w:val="28"/>
                <w:szCs w:val="36"/>
              </w:rPr>
            </w:pPr>
            <w:ins w:id="1145" w:author="Zhao, Chengming" w:date="2020-04-10T21:48:00Z">
              <w:r>
                <w:rPr>
                  <w:rFonts w:ascii="Helvetica" w:hAnsi="Helvetica"/>
                  <w:kern w:val="28"/>
                  <w:sz w:val="28"/>
                  <w:szCs w:val="36"/>
                </w:rPr>
                <w:t>&lt;rsc2/&gt; is enough</w:t>
              </w:r>
            </w:ins>
          </w:p>
        </w:tc>
      </w:tr>
      <w:tr w:rsidR="008D3B7E" w14:paraId="3617E75D" w14:textId="77777777" w:rsidTr="00FA7703">
        <w:trPr>
          <w:ins w:id="1146" w:author="Zhao, Chengming" w:date="2020-04-10T21:01:00Z"/>
        </w:trPr>
        <w:tc>
          <w:tcPr>
            <w:tcW w:w="4030" w:type="dxa"/>
          </w:tcPr>
          <w:p w14:paraId="527A9958" w14:textId="77777777" w:rsidR="00DD349E" w:rsidRDefault="00DD349E" w:rsidP="00DD349E">
            <w:pPr>
              <w:ind w:left="0"/>
              <w:rPr>
                <w:ins w:id="1147" w:author="Zhao, Chengming" w:date="2020-04-10T21:49:00Z"/>
                <w:rFonts w:ascii="Helvetica" w:hAnsi="Helvetica"/>
                <w:kern w:val="28"/>
                <w:sz w:val="28"/>
                <w:szCs w:val="36"/>
              </w:rPr>
            </w:pPr>
            <w:ins w:id="1148" w:author="Zhao, Chengming" w:date="2020-04-10T21:49: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0ABA1F87" w14:textId="02412E4C" w:rsidR="008D3B7E" w:rsidRDefault="00DD349E" w:rsidP="00DD349E">
            <w:pPr>
              <w:ind w:left="0"/>
              <w:rPr>
                <w:ins w:id="1149" w:author="Zhao, Chengming" w:date="2020-04-10T21:01:00Z"/>
                <w:rFonts w:ascii="Helvetica" w:hAnsi="Helvetica"/>
                <w:kern w:val="28"/>
                <w:sz w:val="28"/>
                <w:szCs w:val="36"/>
              </w:rPr>
            </w:pPr>
            <w:ins w:id="1150" w:author="Zhao, Chengming" w:date="2020-04-10T21:49:00Z">
              <w:r>
                <w:rPr>
                  <w:rFonts w:ascii="Helvetica" w:hAnsi="Helvetica"/>
                  <w:kern w:val="28"/>
                  <w:sz w:val="28"/>
                  <w:szCs w:val="36"/>
                </w:rPr>
                <w:t>&lt;provider&gt;/driver/</w:t>
              </w:r>
              <w:proofErr w:type="spellStart"/>
              <w:r>
                <w:rPr>
                  <w:rFonts w:ascii="Helvetica" w:hAnsi="Helvetica"/>
                  <w:kern w:val="28"/>
                  <w:sz w:val="28"/>
                  <w:szCs w:val="36"/>
                </w:rPr>
                <w:t>ipmi</w:t>
              </w:r>
            </w:ins>
            <w:proofErr w:type="spellEnd"/>
          </w:p>
        </w:tc>
        <w:tc>
          <w:tcPr>
            <w:tcW w:w="1679" w:type="dxa"/>
          </w:tcPr>
          <w:p w14:paraId="21583604" w14:textId="77777777" w:rsidR="008D3B7E" w:rsidRDefault="008D3B7E" w:rsidP="008D3B7E">
            <w:pPr>
              <w:ind w:left="0"/>
              <w:rPr>
                <w:ins w:id="1151" w:author="Zhao, Chengming" w:date="2020-04-10T21:01:00Z"/>
                <w:rFonts w:ascii="Helvetica" w:hAnsi="Helvetica"/>
                <w:kern w:val="28"/>
                <w:sz w:val="28"/>
                <w:szCs w:val="36"/>
              </w:rPr>
            </w:pPr>
          </w:p>
        </w:tc>
        <w:tc>
          <w:tcPr>
            <w:tcW w:w="1368" w:type="dxa"/>
          </w:tcPr>
          <w:p w14:paraId="501D053A" w14:textId="0F16D2E4" w:rsidR="008D3B7E" w:rsidRDefault="00DD349E" w:rsidP="008D3B7E">
            <w:pPr>
              <w:ind w:left="0"/>
              <w:rPr>
                <w:ins w:id="1152" w:author="Zhao, Chengming" w:date="2020-04-10T21:01:00Z"/>
                <w:rFonts w:ascii="Helvetica" w:hAnsi="Helvetica"/>
                <w:kern w:val="28"/>
                <w:sz w:val="28"/>
                <w:szCs w:val="36"/>
              </w:rPr>
            </w:pPr>
            <w:ins w:id="1153" w:author="Zhao, Chengming" w:date="2020-04-10T21:49:00Z">
              <w:r>
                <w:rPr>
                  <w:rFonts w:ascii="Helvetica" w:hAnsi="Helvetica"/>
                  <w:kern w:val="28"/>
                  <w:sz w:val="28"/>
                  <w:szCs w:val="36"/>
                </w:rPr>
                <w:t>active</w:t>
              </w:r>
            </w:ins>
          </w:p>
        </w:tc>
        <w:tc>
          <w:tcPr>
            <w:tcW w:w="2567" w:type="dxa"/>
          </w:tcPr>
          <w:p w14:paraId="045E70BE" w14:textId="713B3404" w:rsidR="008D3B7E" w:rsidRDefault="00DD349E" w:rsidP="008D3B7E">
            <w:pPr>
              <w:ind w:left="0"/>
              <w:rPr>
                <w:ins w:id="1154" w:author="Zhao, Chengming" w:date="2020-04-10T21:01:00Z"/>
                <w:rFonts w:ascii="Helvetica" w:hAnsi="Helvetica"/>
                <w:kern w:val="28"/>
                <w:sz w:val="28"/>
                <w:szCs w:val="36"/>
              </w:rPr>
            </w:pPr>
            <w:ins w:id="1155" w:author="Zhao, Chengming" w:date="2020-04-10T21:49:00Z">
              <w:r>
                <w:rPr>
                  <w:rFonts w:ascii="Helvetica" w:hAnsi="Helvetica"/>
                  <w:kern w:val="28"/>
                  <w:sz w:val="28"/>
                  <w:szCs w:val="36"/>
                </w:rPr>
                <w:t>Wrapper of IPMI</w:t>
              </w:r>
            </w:ins>
          </w:p>
        </w:tc>
      </w:tr>
      <w:tr w:rsidR="008D3B7E" w14:paraId="6EFC2063" w14:textId="77777777" w:rsidTr="00FA7703">
        <w:trPr>
          <w:ins w:id="1156" w:author="Zhao, Chengming" w:date="2020-04-10T21:01:00Z"/>
        </w:trPr>
        <w:tc>
          <w:tcPr>
            <w:tcW w:w="4030" w:type="dxa"/>
          </w:tcPr>
          <w:p w14:paraId="6D845673" w14:textId="77777777" w:rsidR="00DD349E" w:rsidRDefault="00DD349E" w:rsidP="00DD349E">
            <w:pPr>
              <w:ind w:left="0"/>
              <w:rPr>
                <w:ins w:id="1157" w:author="Zhao, Chengming" w:date="2020-04-10T21:49:00Z"/>
                <w:rFonts w:ascii="Helvetica" w:hAnsi="Helvetica"/>
                <w:kern w:val="28"/>
                <w:sz w:val="28"/>
                <w:szCs w:val="36"/>
              </w:rPr>
            </w:pPr>
            <w:ins w:id="1158" w:author="Zhao, Chengming" w:date="2020-04-10T21:49: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584CFCF0" w14:textId="6154D1DF" w:rsidR="008D3B7E" w:rsidRDefault="00DD349E" w:rsidP="00DD349E">
            <w:pPr>
              <w:ind w:left="0"/>
              <w:rPr>
                <w:ins w:id="1159" w:author="Zhao, Chengming" w:date="2020-04-10T21:01:00Z"/>
                <w:rFonts w:ascii="Helvetica" w:hAnsi="Helvetica"/>
                <w:kern w:val="28"/>
                <w:sz w:val="28"/>
                <w:szCs w:val="36"/>
              </w:rPr>
            </w:pPr>
            <w:ins w:id="1160" w:author="Zhao, Chengming" w:date="2020-04-10T21:49:00Z">
              <w:r>
                <w:rPr>
                  <w:rFonts w:ascii="Helvetica" w:hAnsi="Helvetica"/>
                  <w:kern w:val="28"/>
                  <w:sz w:val="28"/>
                  <w:szCs w:val="36"/>
                </w:rPr>
                <w:t>&lt;provider&gt;/driver/</w:t>
              </w:r>
              <w:proofErr w:type="spellStart"/>
              <w:r>
                <w:rPr>
                  <w:rFonts w:ascii="Helvetica" w:hAnsi="Helvetica"/>
                  <w:kern w:val="28"/>
                  <w:sz w:val="28"/>
                  <w:szCs w:val="36"/>
                </w:rPr>
                <w:t>ipmi</w:t>
              </w:r>
              <w:proofErr w:type="spellEnd"/>
              <w:r>
                <w:rPr>
                  <w:rFonts w:ascii="Helvetica" w:hAnsi="Helvetica"/>
                  <w:kern w:val="28"/>
                  <w:sz w:val="28"/>
                  <w:szCs w:val="36"/>
                </w:rPr>
                <w:t>/</w:t>
              </w:r>
              <w:proofErr w:type="spellStart"/>
              <w:r>
                <w:rPr>
                  <w:rFonts w:ascii="Helvetica" w:hAnsi="Helvetica"/>
                  <w:kern w:val="28"/>
                  <w:sz w:val="28"/>
                  <w:szCs w:val="36"/>
                </w:rPr>
                <w:t>ip</w:t>
              </w:r>
            </w:ins>
            <w:proofErr w:type="spellEnd"/>
          </w:p>
        </w:tc>
        <w:tc>
          <w:tcPr>
            <w:tcW w:w="1679" w:type="dxa"/>
          </w:tcPr>
          <w:p w14:paraId="1C906738" w14:textId="77777777" w:rsidR="008D3B7E" w:rsidRDefault="008D3B7E" w:rsidP="008D3B7E">
            <w:pPr>
              <w:ind w:left="0"/>
              <w:rPr>
                <w:ins w:id="1161" w:author="Zhao, Chengming" w:date="2020-04-10T21:01:00Z"/>
                <w:rFonts w:ascii="Helvetica" w:hAnsi="Helvetica"/>
                <w:kern w:val="28"/>
                <w:sz w:val="28"/>
                <w:szCs w:val="36"/>
              </w:rPr>
            </w:pPr>
          </w:p>
        </w:tc>
        <w:tc>
          <w:tcPr>
            <w:tcW w:w="1368" w:type="dxa"/>
          </w:tcPr>
          <w:p w14:paraId="6AD495A0" w14:textId="53C783FC" w:rsidR="008D3B7E" w:rsidRDefault="00DD349E" w:rsidP="008D3B7E">
            <w:pPr>
              <w:ind w:left="0"/>
              <w:rPr>
                <w:ins w:id="1162" w:author="Zhao, Chengming" w:date="2020-04-10T21:01:00Z"/>
                <w:rFonts w:ascii="Helvetica" w:hAnsi="Helvetica"/>
                <w:kern w:val="28"/>
                <w:sz w:val="28"/>
                <w:szCs w:val="36"/>
              </w:rPr>
            </w:pPr>
            <w:ins w:id="1163" w:author="Zhao, Chengming" w:date="2020-04-10T21:50:00Z">
              <w:r>
                <w:rPr>
                  <w:rFonts w:ascii="Helvetica" w:hAnsi="Helvetica"/>
                  <w:kern w:val="28"/>
                  <w:sz w:val="28"/>
                  <w:szCs w:val="36"/>
                </w:rPr>
                <w:t>active</w:t>
              </w:r>
            </w:ins>
          </w:p>
        </w:tc>
        <w:tc>
          <w:tcPr>
            <w:tcW w:w="2567" w:type="dxa"/>
          </w:tcPr>
          <w:p w14:paraId="787D037F" w14:textId="3E73AC3F" w:rsidR="008D3B7E" w:rsidRDefault="00DD349E" w:rsidP="008D3B7E">
            <w:pPr>
              <w:ind w:left="0"/>
              <w:rPr>
                <w:ins w:id="1164" w:author="Zhao, Chengming" w:date="2020-04-10T21:01:00Z"/>
                <w:rFonts w:ascii="Helvetica" w:hAnsi="Helvetica"/>
                <w:kern w:val="28"/>
                <w:sz w:val="28"/>
                <w:szCs w:val="36"/>
              </w:rPr>
            </w:pPr>
            <w:ins w:id="1165" w:author="Zhao, Chengming" w:date="2020-04-10T21:50:00Z">
              <w:r>
                <w:rPr>
                  <w:rFonts w:ascii="Helvetica" w:hAnsi="Helvetica"/>
                  <w:kern w:val="28"/>
                  <w:sz w:val="28"/>
                  <w:szCs w:val="36"/>
                </w:rPr>
                <w:t>IP address of BMC</w:t>
              </w:r>
            </w:ins>
          </w:p>
        </w:tc>
      </w:tr>
      <w:tr w:rsidR="008D3B7E" w14:paraId="276FACE3" w14:textId="77777777" w:rsidTr="00FA7703">
        <w:trPr>
          <w:ins w:id="1166" w:author="Zhao, Chengming" w:date="2020-04-10T21:01:00Z"/>
        </w:trPr>
        <w:tc>
          <w:tcPr>
            <w:tcW w:w="4030" w:type="dxa"/>
          </w:tcPr>
          <w:p w14:paraId="1C3CDE0C" w14:textId="77777777" w:rsidR="00DD349E" w:rsidRDefault="00DD349E" w:rsidP="00DD349E">
            <w:pPr>
              <w:ind w:left="0"/>
              <w:rPr>
                <w:ins w:id="1167" w:author="Zhao, Chengming" w:date="2020-04-10T21:50:00Z"/>
                <w:rFonts w:ascii="Helvetica" w:hAnsi="Helvetica"/>
                <w:kern w:val="28"/>
                <w:sz w:val="28"/>
                <w:szCs w:val="36"/>
              </w:rPr>
            </w:pPr>
            <w:ins w:id="1168" w:author="Zhao, Chengming" w:date="2020-04-10T21:50: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59735C8A" w14:textId="6EF9C3AC" w:rsidR="008D3B7E" w:rsidRDefault="00DD349E" w:rsidP="00DD349E">
            <w:pPr>
              <w:ind w:left="0"/>
              <w:rPr>
                <w:ins w:id="1169" w:author="Zhao, Chengming" w:date="2020-04-10T21:01:00Z"/>
                <w:rFonts w:ascii="Helvetica" w:hAnsi="Helvetica"/>
                <w:kern w:val="28"/>
                <w:sz w:val="28"/>
                <w:szCs w:val="36"/>
              </w:rPr>
            </w:pPr>
            <w:ins w:id="1170" w:author="Zhao, Chengming" w:date="2020-04-10T21:50:00Z">
              <w:r>
                <w:rPr>
                  <w:rFonts w:ascii="Helvetica" w:hAnsi="Helvetica"/>
                  <w:kern w:val="28"/>
                  <w:sz w:val="28"/>
                  <w:szCs w:val="36"/>
                </w:rPr>
                <w:t>&lt;provider&gt;/driver/</w:t>
              </w:r>
              <w:proofErr w:type="spellStart"/>
              <w:r>
                <w:rPr>
                  <w:rFonts w:ascii="Helvetica" w:hAnsi="Helvetica"/>
                  <w:kern w:val="28"/>
                  <w:sz w:val="28"/>
                  <w:szCs w:val="36"/>
                </w:rPr>
                <w:t>ipmi</w:t>
              </w:r>
              <w:proofErr w:type="spellEnd"/>
              <w:r>
                <w:rPr>
                  <w:rFonts w:ascii="Helvetica" w:hAnsi="Helvetica"/>
                  <w:kern w:val="28"/>
                  <w:sz w:val="28"/>
                  <w:szCs w:val="36"/>
                </w:rPr>
                <w:t>/username</w:t>
              </w:r>
            </w:ins>
          </w:p>
        </w:tc>
        <w:tc>
          <w:tcPr>
            <w:tcW w:w="1679" w:type="dxa"/>
          </w:tcPr>
          <w:p w14:paraId="39B20D99" w14:textId="77777777" w:rsidR="008D3B7E" w:rsidRDefault="008D3B7E" w:rsidP="008D3B7E">
            <w:pPr>
              <w:ind w:left="0"/>
              <w:rPr>
                <w:ins w:id="1171" w:author="Zhao, Chengming" w:date="2020-04-10T21:01:00Z"/>
                <w:rFonts w:ascii="Helvetica" w:hAnsi="Helvetica"/>
                <w:kern w:val="28"/>
                <w:sz w:val="28"/>
                <w:szCs w:val="36"/>
              </w:rPr>
            </w:pPr>
          </w:p>
        </w:tc>
        <w:tc>
          <w:tcPr>
            <w:tcW w:w="1368" w:type="dxa"/>
          </w:tcPr>
          <w:p w14:paraId="7EC07CE5" w14:textId="5618BC26" w:rsidR="008D3B7E" w:rsidRDefault="00DD349E" w:rsidP="008D3B7E">
            <w:pPr>
              <w:ind w:left="0"/>
              <w:rPr>
                <w:ins w:id="1172" w:author="Zhao, Chengming" w:date="2020-04-10T21:01:00Z"/>
                <w:rFonts w:ascii="Helvetica" w:hAnsi="Helvetica"/>
                <w:kern w:val="28"/>
                <w:sz w:val="28"/>
                <w:szCs w:val="36"/>
              </w:rPr>
            </w:pPr>
            <w:ins w:id="1173" w:author="Zhao, Chengming" w:date="2020-04-10T21:50:00Z">
              <w:r>
                <w:rPr>
                  <w:rFonts w:ascii="Helvetica" w:hAnsi="Helvetica"/>
                  <w:kern w:val="28"/>
                  <w:sz w:val="28"/>
                  <w:szCs w:val="36"/>
                </w:rPr>
                <w:t>active</w:t>
              </w:r>
            </w:ins>
          </w:p>
        </w:tc>
        <w:tc>
          <w:tcPr>
            <w:tcW w:w="2567" w:type="dxa"/>
          </w:tcPr>
          <w:p w14:paraId="398466FC" w14:textId="32F984EE" w:rsidR="008D3B7E" w:rsidRDefault="00DD349E" w:rsidP="008D3B7E">
            <w:pPr>
              <w:ind w:left="0"/>
              <w:rPr>
                <w:ins w:id="1174" w:author="Zhao, Chengming" w:date="2020-04-10T21:01:00Z"/>
                <w:rFonts w:ascii="Helvetica" w:hAnsi="Helvetica"/>
                <w:kern w:val="28"/>
                <w:sz w:val="28"/>
                <w:szCs w:val="36"/>
              </w:rPr>
            </w:pPr>
            <w:proofErr w:type="gramStart"/>
            <w:ins w:id="1175" w:author="Zhao, Chengming" w:date="2020-04-10T21:50:00Z">
              <w:r>
                <w:rPr>
                  <w:rFonts w:ascii="Helvetica" w:hAnsi="Helvetica"/>
                  <w:kern w:val="28"/>
                  <w:sz w:val="28"/>
                  <w:szCs w:val="36"/>
                </w:rPr>
                <w:t>User name</w:t>
              </w:r>
              <w:proofErr w:type="gramEnd"/>
              <w:r>
                <w:rPr>
                  <w:rFonts w:ascii="Helvetica" w:hAnsi="Helvetica"/>
                  <w:kern w:val="28"/>
                  <w:sz w:val="28"/>
                  <w:szCs w:val="36"/>
                </w:rPr>
                <w:t xml:space="preserve"> to login BMC</w:t>
              </w:r>
            </w:ins>
          </w:p>
        </w:tc>
      </w:tr>
      <w:tr w:rsidR="008D3B7E" w14:paraId="2D540616" w14:textId="77777777" w:rsidTr="00FA7703">
        <w:trPr>
          <w:ins w:id="1176" w:author="Zhao, Chengming" w:date="2020-04-10T21:01:00Z"/>
        </w:trPr>
        <w:tc>
          <w:tcPr>
            <w:tcW w:w="4030" w:type="dxa"/>
          </w:tcPr>
          <w:p w14:paraId="5C90BD07" w14:textId="77777777" w:rsidR="00DD349E" w:rsidRDefault="00DD349E" w:rsidP="00DD349E">
            <w:pPr>
              <w:ind w:left="0"/>
              <w:rPr>
                <w:ins w:id="1177" w:author="Zhao, Chengming" w:date="2020-04-10T21:50:00Z"/>
                <w:rFonts w:ascii="Helvetica" w:hAnsi="Helvetica"/>
                <w:kern w:val="28"/>
                <w:sz w:val="28"/>
                <w:szCs w:val="36"/>
              </w:rPr>
            </w:pPr>
            <w:ins w:id="1178" w:author="Zhao, Chengming" w:date="2020-04-10T21:50: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0248440E" w14:textId="03C58009" w:rsidR="008D3B7E" w:rsidRDefault="00DD349E" w:rsidP="00DD349E">
            <w:pPr>
              <w:ind w:left="0"/>
              <w:rPr>
                <w:ins w:id="1179" w:author="Zhao, Chengming" w:date="2020-04-10T21:01:00Z"/>
                <w:rFonts w:ascii="Helvetica" w:hAnsi="Helvetica"/>
                <w:kern w:val="28"/>
                <w:sz w:val="28"/>
                <w:szCs w:val="36"/>
              </w:rPr>
            </w:pPr>
            <w:ins w:id="1180" w:author="Zhao, Chengming" w:date="2020-04-10T21:50:00Z">
              <w:r>
                <w:rPr>
                  <w:rFonts w:ascii="Helvetica" w:hAnsi="Helvetica"/>
                  <w:kern w:val="28"/>
                  <w:sz w:val="28"/>
                  <w:szCs w:val="36"/>
                </w:rPr>
                <w:t>&lt;provider&gt;/driver/</w:t>
              </w:r>
              <w:proofErr w:type="spellStart"/>
              <w:r>
                <w:rPr>
                  <w:rFonts w:ascii="Helvetica" w:hAnsi="Helvetica"/>
                  <w:kern w:val="28"/>
                  <w:sz w:val="28"/>
                  <w:szCs w:val="36"/>
                </w:rPr>
                <w:t>ipmi</w:t>
              </w:r>
              <w:proofErr w:type="spellEnd"/>
              <w:r>
                <w:rPr>
                  <w:rFonts w:ascii="Helvetica" w:hAnsi="Helvetica"/>
                  <w:kern w:val="28"/>
                  <w:sz w:val="28"/>
                  <w:szCs w:val="36"/>
                </w:rPr>
                <w:t>/password</w:t>
              </w:r>
            </w:ins>
          </w:p>
        </w:tc>
        <w:tc>
          <w:tcPr>
            <w:tcW w:w="1679" w:type="dxa"/>
          </w:tcPr>
          <w:p w14:paraId="29677A6B" w14:textId="77777777" w:rsidR="008D3B7E" w:rsidRDefault="008D3B7E" w:rsidP="008D3B7E">
            <w:pPr>
              <w:ind w:left="0"/>
              <w:rPr>
                <w:ins w:id="1181" w:author="Zhao, Chengming" w:date="2020-04-10T21:01:00Z"/>
                <w:rFonts w:ascii="Helvetica" w:hAnsi="Helvetica"/>
                <w:kern w:val="28"/>
                <w:sz w:val="28"/>
                <w:szCs w:val="36"/>
              </w:rPr>
            </w:pPr>
          </w:p>
        </w:tc>
        <w:tc>
          <w:tcPr>
            <w:tcW w:w="1368" w:type="dxa"/>
          </w:tcPr>
          <w:p w14:paraId="01D03098" w14:textId="5910DBA0" w:rsidR="008D3B7E" w:rsidRDefault="00DD349E" w:rsidP="008D3B7E">
            <w:pPr>
              <w:ind w:left="0"/>
              <w:rPr>
                <w:ins w:id="1182" w:author="Zhao, Chengming" w:date="2020-04-10T21:01:00Z"/>
                <w:rFonts w:ascii="Helvetica" w:hAnsi="Helvetica"/>
                <w:kern w:val="28"/>
                <w:sz w:val="28"/>
                <w:szCs w:val="36"/>
              </w:rPr>
            </w:pPr>
            <w:ins w:id="1183" w:author="Zhao, Chengming" w:date="2020-04-10T21:50:00Z">
              <w:r>
                <w:rPr>
                  <w:rFonts w:ascii="Helvetica" w:hAnsi="Helvetica"/>
                  <w:kern w:val="28"/>
                  <w:sz w:val="28"/>
                  <w:szCs w:val="36"/>
                </w:rPr>
                <w:t>active</w:t>
              </w:r>
            </w:ins>
          </w:p>
        </w:tc>
        <w:tc>
          <w:tcPr>
            <w:tcW w:w="2567" w:type="dxa"/>
          </w:tcPr>
          <w:p w14:paraId="2AE4F9E8" w14:textId="4116FD2D" w:rsidR="008D3B7E" w:rsidRDefault="00DD349E" w:rsidP="008D3B7E">
            <w:pPr>
              <w:ind w:left="0"/>
              <w:rPr>
                <w:ins w:id="1184" w:author="Zhao, Chengming" w:date="2020-04-10T21:01:00Z"/>
                <w:rFonts w:ascii="Helvetica" w:hAnsi="Helvetica"/>
                <w:kern w:val="28"/>
                <w:sz w:val="28"/>
                <w:szCs w:val="36"/>
              </w:rPr>
            </w:pPr>
            <w:ins w:id="1185" w:author="Zhao, Chengming" w:date="2020-04-10T21:50:00Z">
              <w:r>
                <w:rPr>
                  <w:rFonts w:ascii="Helvetica" w:hAnsi="Helvetica"/>
                  <w:kern w:val="28"/>
                  <w:sz w:val="28"/>
                  <w:szCs w:val="36"/>
                </w:rPr>
                <w:t>Password of BMC</w:t>
              </w:r>
            </w:ins>
          </w:p>
        </w:tc>
      </w:tr>
      <w:tr w:rsidR="008D3B7E" w14:paraId="2DB21923" w14:textId="77777777" w:rsidTr="00FA7703">
        <w:trPr>
          <w:ins w:id="1186" w:author="Zhao, Chengming" w:date="2020-04-10T21:01:00Z"/>
        </w:trPr>
        <w:tc>
          <w:tcPr>
            <w:tcW w:w="4030" w:type="dxa"/>
          </w:tcPr>
          <w:p w14:paraId="73C52F3B" w14:textId="77777777" w:rsidR="00EB4B99" w:rsidRDefault="00EB4B99" w:rsidP="00EB4B99">
            <w:pPr>
              <w:ind w:left="0"/>
              <w:rPr>
                <w:ins w:id="1187" w:author="Zhao, Chengming" w:date="2020-04-10T21:50:00Z"/>
                <w:rFonts w:ascii="Helvetica" w:hAnsi="Helvetica"/>
                <w:kern w:val="28"/>
                <w:sz w:val="28"/>
                <w:szCs w:val="36"/>
              </w:rPr>
            </w:pPr>
            <w:ins w:id="1188" w:author="Zhao, Chengming" w:date="2020-04-10T21:50:00Z">
              <w:r>
                <w:rPr>
                  <w:rFonts w:ascii="Helvetica" w:hAnsi="Helvetica"/>
                  <w:kern w:val="28"/>
                  <w:sz w:val="28"/>
                  <w:szCs w:val="36"/>
                </w:rPr>
                <w:t>Core/</w:t>
              </w:r>
              <w:proofErr w:type="spellStart"/>
              <w:r>
                <w:rPr>
                  <w:rFonts w:ascii="Helvetica" w:hAnsi="Helvetica"/>
                  <w:kern w:val="28"/>
                  <w:sz w:val="28"/>
                  <w:szCs w:val="36"/>
                </w:rPr>
                <w:t>suts</w:t>
              </w:r>
              <w:proofErr w:type="spellEnd"/>
              <w:r>
                <w:rPr>
                  <w:rFonts w:ascii="Helvetica" w:hAnsi="Helvetica"/>
                  <w:kern w:val="28"/>
                  <w:sz w:val="28"/>
                  <w:szCs w:val="36"/>
                </w:rPr>
                <w:t>/</w:t>
              </w:r>
              <w:proofErr w:type="spellStart"/>
              <w:r>
                <w:rPr>
                  <w:rFonts w:ascii="Helvetica" w:hAnsi="Helvetica"/>
                  <w:kern w:val="28"/>
                  <w:sz w:val="28"/>
                  <w:szCs w:val="36"/>
                </w:rPr>
                <w:t>sut</w:t>
              </w:r>
              <w:proofErr w:type="spellEnd"/>
              <w:r>
                <w:rPr>
                  <w:rFonts w:ascii="Helvetica" w:hAnsi="Helvetica"/>
                  <w:kern w:val="28"/>
                  <w:sz w:val="28"/>
                  <w:szCs w:val="36"/>
                </w:rPr>
                <w:t>/providers/</w:t>
              </w:r>
            </w:ins>
          </w:p>
          <w:p w14:paraId="0B7A4B71" w14:textId="1C349183" w:rsidR="008D3B7E" w:rsidRDefault="00EB4B99" w:rsidP="00EB4B99">
            <w:pPr>
              <w:ind w:left="0"/>
              <w:rPr>
                <w:ins w:id="1189" w:author="Zhao, Chengming" w:date="2020-04-10T21:01:00Z"/>
                <w:rFonts w:ascii="Helvetica" w:hAnsi="Helvetica"/>
                <w:kern w:val="28"/>
                <w:sz w:val="28"/>
                <w:szCs w:val="36"/>
              </w:rPr>
            </w:pPr>
            <w:ins w:id="1190" w:author="Zhao, Chengming" w:date="2020-04-10T21:50:00Z">
              <w:r>
                <w:rPr>
                  <w:rFonts w:ascii="Helvetica" w:hAnsi="Helvetica"/>
                  <w:kern w:val="28"/>
                  <w:sz w:val="28"/>
                  <w:szCs w:val="36"/>
                </w:rPr>
                <w:t>&lt;provider&gt;/driver/</w:t>
              </w:r>
              <w:proofErr w:type="spellStart"/>
              <w:r>
                <w:rPr>
                  <w:rFonts w:ascii="Helvetica" w:hAnsi="Helvetica"/>
                  <w:kern w:val="28"/>
                  <w:sz w:val="28"/>
                  <w:szCs w:val="36"/>
                </w:rPr>
                <w:t>ipmi</w:t>
              </w:r>
              <w:proofErr w:type="spellEnd"/>
              <w:r>
                <w:rPr>
                  <w:rFonts w:ascii="Helvetica" w:hAnsi="Helvetica"/>
                  <w:kern w:val="28"/>
                  <w:sz w:val="28"/>
                  <w:szCs w:val="36"/>
                </w:rPr>
                <w:t>/</w:t>
              </w:r>
              <w:proofErr w:type="spellStart"/>
              <w:r>
                <w:rPr>
                  <w:rFonts w:ascii="Helvetica" w:hAnsi="Helvetica"/>
                  <w:kern w:val="28"/>
                  <w:sz w:val="28"/>
                  <w:szCs w:val="36"/>
                </w:rPr>
                <w:t>cmd</w:t>
              </w:r>
            </w:ins>
            <w:proofErr w:type="spellEnd"/>
          </w:p>
        </w:tc>
        <w:tc>
          <w:tcPr>
            <w:tcW w:w="1679" w:type="dxa"/>
          </w:tcPr>
          <w:p w14:paraId="6DACF288" w14:textId="77777777" w:rsidR="008D3B7E" w:rsidRDefault="008D3B7E" w:rsidP="008D3B7E">
            <w:pPr>
              <w:ind w:left="0"/>
              <w:rPr>
                <w:ins w:id="1191" w:author="Zhao, Chengming" w:date="2020-04-10T21:01:00Z"/>
                <w:rFonts w:ascii="Helvetica" w:hAnsi="Helvetica"/>
                <w:kern w:val="28"/>
                <w:sz w:val="28"/>
                <w:szCs w:val="36"/>
              </w:rPr>
            </w:pPr>
          </w:p>
        </w:tc>
        <w:tc>
          <w:tcPr>
            <w:tcW w:w="1368" w:type="dxa"/>
          </w:tcPr>
          <w:p w14:paraId="1EE14C5C" w14:textId="7279BF4D" w:rsidR="008D3B7E" w:rsidRDefault="00EB4B99" w:rsidP="008D3B7E">
            <w:pPr>
              <w:ind w:left="0"/>
              <w:rPr>
                <w:ins w:id="1192" w:author="Zhao, Chengming" w:date="2020-04-10T21:01:00Z"/>
                <w:rFonts w:ascii="Helvetica" w:hAnsi="Helvetica"/>
                <w:kern w:val="28"/>
                <w:sz w:val="28"/>
                <w:szCs w:val="36"/>
              </w:rPr>
            </w:pPr>
            <w:ins w:id="1193" w:author="Zhao, Chengming" w:date="2020-04-10T21:50:00Z">
              <w:r>
                <w:rPr>
                  <w:rFonts w:ascii="Helvetica" w:hAnsi="Helvetica"/>
                  <w:kern w:val="28"/>
                  <w:sz w:val="28"/>
                  <w:szCs w:val="36"/>
                </w:rPr>
                <w:t>active</w:t>
              </w:r>
            </w:ins>
          </w:p>
        </w:tc>
        <w:tc>
          <w:tcPr>
            <w:tcW w:w="2567" w:type="dxa"/>
          </w:tcPr>
          <w:p w14:paraId="443B3020" w14:textId="292FB895" w:rsidR="008D3B7E" w:rsidRDefault="00EB4B99" w:rsidP="008D3B7E">
            <w:pPr>
              <w:ind w:left="0"/>
              <w:rPr>
                <w:ins w:id="1194" w:author="Zhao, Chengming" w:date="2020-04-10T21:01:00Z"/>
                <w:rFonts w:ascii="Helvetica" w:hAnsi="Helvetica"/>
                <w:kern w:val="28"/>
                <w:sz w:val="28"/>
                <w:szCs w:val="36"/>
              </w:rPr>
            </w:pPr>
            <w:ins w:id="1195" w:author="Zhao, Chengming" w:date="2020-04-10T21:51:00Z">
              <w:r>
                <w:rPr>
                  <w:rFonts w:ascii="Helvetica" w:hAnsi="Helvetica"/>
                  <w:kern w:val="28"/>
                  <w:sz w:val="28"/>
                  <w:szCs w:val="36"/>
                </w:rPr>
                <w:t xml:space="preserve">Path of </w:t>
              </w:r>
              <w:proofErr w:type="spellStart"/>
              <w:r>
                <w:rPr>
                  <w:rFonts w:ascii="Helvetica" w:hAnsi="Helvetica"/>
                  <w:kern w:val="28"/>
                  <w:sz w:val="28"/>
                  <w:szCs w:val="36"/>
                </w:rPr>
                <w:t>ipmi</w:t>
              </w:r>
              <w:proofErr w:type="spellEnd"/>
              <w:r>
                <w:rPr>
                  <w:rFonts w:ascii="Helvetica" w:hAnsi="Helvetica"/>
                  <w:kern w:val="28"/>
                  <w:sz w:val="28"/>
                  <w:szCs w:val="36"/>
                </w:rPr>
                <w:t xml:space="preserve"> tool</w:t>
              </w:r>
            </w:ins>
          </w:p>
        </w:tc>
      </w:tr>
      <w:tr w:rsidR="008D3B7E" w14:paraId="1C720697" w14:textId="77777777" w:rsidTr="00FA7703">
        <w:trPr>
          <w:ins w:id="1196" w:author="Zhao, Chengming" w:date="2020-04-10T21:01:00Z"/>
        </w:trPr>
        <w:tc>
          <w:tcPr>
            <w:tcW w:w="4030" w:type="dxa"/>
          </w:tcPr>
          <w:p w14:paraId="247B2191" w14:textId="77777777" w:rsidR="008D3B7E" w:rsidRDefault="008D3B7E" w:rsidP="008D3B7E">
            <w:pPr>
              <w:ind w:left="0"/>
              <w:rPr>
                <w:ins w:id="1197" w:author="Zhao, Chengming" w:date="2020-04-10T21:01:00Z"/>
                <w:rFonts w:ascii="Helvetica" w:hAnsi="Helvetica"/>
                <w:kern w:val="28"/>
                <w:sz w:val="28"/>
                <w:szCs w:val="36"/>
              </w:rPr>
            </w:pPr>
          </w:p>
        </w:tc>
        <w:tc>
          <w:tcPr>
            <w:tcW w:w="1679" w:type="dxa"/>
          </w:tcPr>
          <w:p w14:paraId="22C386F4" w14:textId="77777777" w:rsidR="008D3B7E" w:rsidRDefault="008D3B7E" w:rsidP="008D3B7E">
            <w:pPr>
              <w:ind w:left="0"/>
              <w:rPr>
                <w:ins w:id="1198" w:author="Zhao, Chengming" w:date="2020-04-10T21:01:00Z"/>
                <w:rFonts w:ascii="Helvetica" w:hAnsi="Helvetica"/>
                <w:kern w:val="28"/>
                <w:sz w:val="28"/>
                <w:szCs w:val="36"/>
              </w:rPr>
            </w:pPr>
          </w:p>
        </w:tc>
        <w:tc>
          <w:tcPr>
            <w:tcW w:w="1368" w:type="dxa"/>
          </w:tcPr>
          <w:p w14:paraId="421CF8DC" w14:textId="77777777" w:rsidR="008D3B7E" w:rsidRDefault="008D3B7E" w:rsidP="008D3B7E">
            <w:pPr>
              <w:ind w:left="0"/>
              <w:rPr>
                <w:ins w:id="1199" w:author="Zhao, Chengming" w:date="2020-04-10T21:01:00Z"/>
                <w:rFonts w:ascii="Helvetica" w:hAnsi="Helvetica"/>
                <w:kern w:val="28"/>
                <w:sz w:val="28"/>
                <w:szCs w:val="36"/>
              </w:rPr>
            </w:pPr>
          </w:p>
        </w:tc>
        <w:tc>
          <w:tcPr>
            <w:tcW w:w="2567" w:type="dxa"/>
          </w:tcPr>
          <w:p w14:paraId="6C83EEEE" w14:textId="77777777" w:rsidR="008D3B7E" w:rsidRDefault="008D3B7E" w:rsidP="008D3B7E">
            <w:pPr>
              <w:ind w:left="0"/>
              <w:rPr>
                <w:ins w:id="1200" w:author="Zhao, Chengming" w:date="2020-04-10T21:01:00Z"/>
                <w:rFonts w:ascii="Helvetica" w:hAnsi="Helvetica"/>
                <w:kern w:val="28"/>
                <w:sz w:val="28"/>
                <w:szCs w:val="36"/>
              </w:rPr>
            </w:pPr>
          </w:p>
        </w:tc>
      </w:tr>
      <w:tr w:rsidR="008D3B7E" w14:paraId="7C2AEE50" w14:textId="77777777" w:rsidTr="00FA7703">
        <w:trPr>
          <w:ins w:id="1201" w:author="Zhao, Chengming" w:date="2020-04-10T21:01:00Z"/>
        </w:trPr>
        <w:tc>
          <w:tcPr>
            <w:tcW w:w="4030" w:type="dxa"/>
          </w:tcPr>
          <w:p w14:paraId="5D739882" w14:textId="77777777" w:rsidR="008D3B7E" w:rsidRDefault="008D3B7E" w:rsidP="008D3B7E">
            <w:pPr>
              <w:ind w:left="0"/>
              <w:rPr>
                <w:ins w:id="1202" w:author="Zhao, Chengming" w:date="2020-04-10T21:01:00Z"/>
                <w:rFonts w:ascii="Helvetica" w:hAnsi="Helvetica"/>
                <w:kern w:val="28"/>
                <w:sz w:val="28"/>
                <w:szCs w:val="36"/>
              </w:rPr>
            </w:pPr>
          </w:p>
        </w:tc>
        <w:tc>
          <w:tcPr>
            <w:tcW w:w="1679" w:type="dxa"/>
          </w:tcPr>
          <w:p w14:paraId="36AEA245" w14:textId="77777777" w:rsidR="008D3B7E" w:rsidRDefault="008D3B7E" w:rsidP="008D3B7E">
            <w:pPr>
              <w:ind w:left="0"/>
              <w:rPr>
                <w:ins w:id="1203" w:author="Zhao, Chengming" w:date="2020-04-10T21:01:00Z"/>
                <w:rFonts w:ascii="Helvetica" w:hAnsi="Helvetica"/>
                <w:kern w:val="28"/>
                <w:sz w:val="28"/>
                <w:szCs w:val="36"/>
              </w:rPr>
            </w:pPr>
          </w:p>
        </w:tc>
        <w:tc>
          <w:tcPr>
            <w:tcW w:w="1368" w:type="dxa"/>
          </w:tcPr>
          <w:p w14:paraId="6494123F" w14:textId="77777777" w:rsidR="008D3B7E" w:rsidRDefault="008D3B7E" w:rsidP="008D3B7E">
            <w:pPr>
              <w:ind w:left="0"/>
              <w:rPr>
                <w:ins w:id="1204" w:author="Zhao, Chengming" w:date="2020-04-10T21:01:00Z"/>
                <w:rFonts w:ascii="Helvetica" w:hAnsi="Helvetica"/>
                <w:kern w:val="28"/>
                <w:sz w:val="28"/>
                <w:szCs w:val="36"/>
              </w:rPr>
            </w:pPr>
          </w:p>
        </w:tc>
        <w:tc>
          <w:tcPr>
            <w:tcW w:w="2567" w:type="dxa"/>
          </w:tcPr>
          <w:p w14:paraId="1F8CEB48" w14:textId="77777777" w:rsidR="008D3B7E" w:rsidRDefault="008D3B7E" w:rsidP="008D3B7E">
            <w:pPr>
              <w:ind w:left="0"/>
              <w:rPr>
                <w:ins w:id="1205" w:author="Zhao, Chengming" w:date="2020-04-10T21:01:00Z"/>
                <w:rFonts w:ascii="Helvetica" w:hAnsi="Helvetica"/>
                <w:kern w:val="28"/>
                <w:sz w:val="28"/>
                <w:szCs w:val="36"/>
              </w:rPr>
            </w:pPr>
          </w:p>
        </w:tc>
      </w:tr>
      <w:tr w:rsidR="008D3B7E" w14:paraId="280B7D4F" w14:textId="77777777" w:rsidTr="00FA7703">
        <w:trPr>
          <w:ins w:id="1206" w:author="Zhao, Chengming" w:date="2020-04-10T21:01:00Z"/>
        </w:trPr>
        <w:tc>
          <w:tcPr>
            <w:tcW w:w="4030" w:type="dxa"/>
          </w:tcPr>
          <w:p w14:paraId="16056601" w14:textId="77777777" w:rsidR="008D3B7E" w:rsidRDefault="008D3B7E" w:rsidP="008D3B7E">
            <w:pPr>
              <w:ind w:left="0"/>
              <w:rPr>
                <w:ins w:id="1207" w:author="Zhao, Chengming" w:date="2020-04-10T21:01:00Z"/>
                <w:rFonts w:ascii="Helvetica" w:hAnsi="Helvetica"/>
                <w:kern w:val="28"/>
                <w:sz w:val="28"/>
                <w:szCs w:val="36"/>
              </w:rPr>
            </w:pPr>
          </w:p>
        </w:tc>
        <w:tc>
          <w:tcPr>
            <w:tcW w:w="1679" w:type="dxa"/>
          </w:tcPr>
          <w:p w14:paraId="6827006A" w14:textId="77777777" w:rsidR="008D3B7E" w:rsidRDefault="008D3B7E" w:rsidP="008D3B7E">
            <w:pPr>
              <w:ind w:left="0"/>
              <w:rPr>
                <w:ins w:id="1208" w:author="Zhao, Chengming" w:date="2020-04-10T21:01:00Z"/>
                <w:rFonts w:ascii="Helvetica" w:hAnsi="Helvetica"/>
                <w:kern w:val="28"/>
                <w:sz w:val="28"/>
                <w:szCs w:val="36"/>
              </w:rPr>
            </w:pPr>
          </w:p>
        </w:tc>
        <w:tc>
          <w:tcPr>
            <w:tcW w:w="1368" w:type="dxa"/>
          </w:tcPr>
          <w:p w14:paraId="3B47CA5C" w14:textId="77777777" w:rsidR="008D3B7E" w:rsidRDefault="008D3B7E" w:rsidP="008D3B7E">
            <w:pPr>
              <w:ind w:left="0"/>
              <w:rPr>
                <w:ins w:id="1209" w:author="Zhao, Chengming" w:date="2020-04-10T21:01:00Z"/>
                <w:rFonts w:ascii="Helvetica" w:hAnsi="Helvetica"/>
                <w:kern w:val="28"/>
                <w:sz w:val="28"/>
                <w:szCs w:val="36"/>
              </w:rPr>
            </w:pPr>
          </w:p>
        </w:tc>
        <w:tc>
          <w:tcPr>
            <w:tcW w:w="2567" w:type="dxa"/>
          </w:tcPr>
          <w:p w14:paraId="4C2AFBD2" w14:textId="77777777" w:rsidR="008D3B7E" w:rsidRDefault="008D3B7E" w:rsidP="008D3B7E">
            <w:pPr>
              <w:ind w:left="0"/>
              <w:rPr>
                <w:ins w:id="1210" w:author="Zhao, Chengming" w:date="2020-04-10T21:01:00Z"/>
                <w:rFonts w:ascii="Helvetica" w:hAnsi="Helvetica"/>
                <w:kern w:val="28"/>
                <w:sz w:val="28"/>
                <w:szCs w:val="36"/>
              </w:rPr>
            </w:pPr>
          </w:p>
        </w:tc>
      </w:tr>
      <w:tr w:rsidR="008D3B7E" w14:paraId="1BE56854" w14:textId="77777777" w:rsidTr="00FA7703">
        <w:trPr>
          <w:ins w:id="1211" w:author="Zhao, Chengming" w:date="2020-04-10T21:01:00Z"/>
        </w:trPr>
        <w:tc>
          <w:tcPr>
            <w:tcW w:w="4030" w:type="dxa"/>
          </w:tcPr>
          <w:p w14:paraId="5BD30741" w14:textId="77777777" w:rsidR="008D3B7E" w:rsidRDefault="008D3B7E" w:rsidP="008D3B7E">
            <w:pPr>
              <w:ind w:left="0"/>
              <w:rPr>
                <w:ins w:id="1212" w:author="Zhao, Chengming" w:date="2020-04-10T21:01:00Z"/>
                <w:rFonts w:ascii="Helvetica" w:hAnsi="Helvetica"/>
                <w:kern w:val="28"/>
                <w:sz w:val="28"/>
                <w:szCs w:val="36"/>
              </w:rPr>
            </w:pPr>
          </w:p>
        </w:tc>
        <w:tc>
          <w:tcPr>
            <w:tcW w:w="1679" w:type="dxa"/>
          </w:tcPr>
          <w:p w14:paraId="49CA345C" w14:textId="77777777" w:rsidR="008D3B7E" w:rsidRDefault="008D3B7E" w:rsidP="008D3B7E">
            <w:pPr>
              <w:ind w:left="0"/>
              <w:rPr>
                <w:ins w:id="1213" w:author="Zhao, Chengming" w:date="2020-04-10T21:01:00Z"/>
                <w:rFonts w:ascii="Helvetica" w:hAnsi="Helvetica"/>
                <w:kern w:val="28"/>
                <w:sz w:val="28"/>
                <w:szCs w:val="36"/>
              </w:rPr>
            </w:pPr>
          </w:p>
        </w:tc>
        <w:tc>
          <w:tcPr>
            <w:tcW w:w="1368" w:type="dxa"/>
          </w:tcPr>
          <w:p w14:paraId="6D478EE7" w14:textId="77777777" w:rsidR="008D3B7E" w:rsidRDefault="008D3B7E" w:rsidP="008D3B7E">
            <w:pPr>
              <w:ind w:left="0"/>
              <w:rPr>
                <w:ins w:id="1214" w:author="Zhao, Chengming" w:date="2020-04-10T21:01:00Z"/>
                <w:rFonts w:ascii="Helvetica" w:hAnsi="Helvetica"/>
                <w:kern w:val="28"/>
                <w:sz w:val="28"/>
                <w:szCs w:val="36"/>
              </w:rPr>
            </w:pPr>
          </w:p>
        </w:tc>
        <w:tc>
          <w:tcPr>
            <w:tcW w:w="2567" w:type="dxa"/>
          </w:tcPr>
          <w:p w14:paraId="6D4219D1" w14:textId="77777777" w:rsidR="008D3B7E" w:rsidRDefault="008D3B7E" w:rsidP="008D3B7E">
            <w:pPr>
              <w:ind w:left="0"/>
              <w:rPr>
                <w:ins w:id="1215" w:author="Zhao, Chengming" w:date="2020-04-10T21:01:00Z"/>
                <w:rFonts w:ascii="Helvetica" w:hAnsi="Helvetica"/>
                <w:kern w:val="28"/>
                <w:sz w:val="28"/>
                <w:szCs w:val="36"/>
              </w:rPr>
            </w:pPr>
          </w:p>
        </w:tc>
      </w:tr>
      <w:tr w:rsidR="008D3B7E" w14:paraId="2EEBB06E" w14:textId="77777777" w:rsidTr="00FA7703">
        <w:trPr>
          <w:ins w:id="1216" w:author="Zhao, Chengming" w:date="2020-04-10T21:01:00Z"/>
        </w:trPr>
        <w:tc>
          <w:tcPr>
            <w:tcW w:w="4030" w:type="dxa"/>
          </w:tcPr>
          <w:p w14:paraId="4AE02CAA" w14:textId="77777777" w:rsidR="008D3B7E" w:rsidRDefault="008D3B7E" w:rsidP="008D3B7E">
            <w:pPr>
              <w:ind w:left="0"/>
              <w:rPr>
                <w:ins w:id="1217" w:author="Zhao, Chengming" w:date="2020-04-10T21:01:00Z"/>
                <w:rFonts w:ascii="Helvetica" w:hAnsi="Helvetica"/>
                <w:kern w:val="28"/>
                <w:sz w:val="28"/>
                <w:szCs w:val="36"/>
              </w:rPr>
            </w:pPr>
          </w:p>
        </w:tc>
        <w:tc>
          <w:tcPr>
            <w:tcW w:w="1679" w:type="dxa"/>
          </w:tcPr>
          <w:p w14:paraId="151E60E9" w14:textId="77777777" w:rsidR="008D3B7E" w:rsidRDefault="008D3B7E" w:rsidP="008D3B7E">
            <w:pPr>
              <w:ind w:left="0"/>
              <w:rPr>
                <w:ins w:id="1218" w:author="Zhao, Chengming" w:date="2020-04-10T21:01:00Z"/>
                <w:rFonts w:ascii="Helvetica" w:hAnsi="Helvetica"/>
                <w:kern w:val="28"/>
                <w:sz w:val="28"/>
                <w:szCs w:val="36"/>
              </w:rPr>
            </w:pPr>
          </w:p>
        </w:tc>
        <w:tc>
          <w:tcPr>
            <w:tcW w:w="1368" w:type="dxa"/>
          </w:tcPr>
          <w:p w14:paraId="49787461" w14:textId="77777777" w:rsidR="008D3B7E" w:rsidRDefault="008D3B7E" w:rsidP="008D3B7E">
            <w:pPr>
              <w:ind w:left="0"/>
              <w:rPr>
                <w:ins w:id="1219" w:author="Zhao, Chengming" w:date="2020-04-10T21:01:00Z"/>
                <w:rFonts w:ascii="Helvetica" w:hAnsi="Helvetica"/>
                <w:kern w:val="28"/>
                <w:sz w:val="28"/>
                <w:szCs w:val="36"/>
              </w:rPr>
            </w:pPr>
          </w:p>
        </w:tc>
        <w:tc>
          <w:tcPr>
            <w:tcW w:w="2567" w:type="dxa"/>
          </w:tcPr>
          <w:p w14:paraId="2D158DBF" w14:textId="77777777" w:rsidR="008D3B7E" w:rsidRDefault="008D3B7E" w:rsidP="008D3B7E">
            <w:pPr>
              <w:ind w:left="0"/>
              <w:rPr>
                <w:ins w:id="1220" w:author="Zhao, Chengming" w:date="2020-04-10T21:01:00Z"/>
                <w:rFonts w:ascii="Helvetica" w:hAnsi="Helvetica"/>
                <w:kern w:val="28"/>
                <w:sz w:val="28"/>
                <w:szCs w:val="36"/>
              </w:rPr>
            </w:pPr>
          </w:p>
        </w:tc>
      </w:tr>
    </w:tbl>
    <w:p w14:paraId="513FB862" w14:textId="77777777" w:rsidR="008762A7" w:rsidRDefault="008762A7" w:rsidP="008316EF">
      <w:pPr>
        <w:rPr>
          <w:ins w:id="1221" w:author="Zhao, Chengming" w:date="2020-03-20T10:18:00Z"/>
          <w:rFonts w:asciiTheme="minorHAnsi" w:hAnsiTheme="minorHAnsi"/>
          <w:b/>
          <w:bCs/>
          <w:sz w:val="24"/>
          <w:szCs w:val="24"/>
        </w:rPr>
      </w:pPr>
    </w:p>
    <w:p w14:paraId="34639439" w14:textId="355023C8" w:rsidR="008316EF" w:rsidRDefault="002F6C3F" w:rsidP="008316EF">
      <w:pPr>
        <w:rPr>
          <w:ins w:id="1222" w:author="Zhao, Chengming" w:date="2020-02-20T19:56:00Z"/>
          <w:rFonts w:asciiTheme="minorHAnsi" w:hAnsiTheme="minorHAnsi"/>
          <w:b/>
          <w:bCs/>
          <w:sz w:val="28"/>
          <w:szCs w:val="28"/>
        </w:rPr>
      </w:pPr>
      <w:ins w:id="1223" w:author="Zhao, Chengming" w:date="2020-02-20T20:12:00Z">
        <w:r w:rsidRPr="008E7AE3">
          <w:rPr>
            <w:rFonts w:asciiTheme="minorHAnsi" w:hAnsiTheme="minorHAnsi"/>
            <w:b/>
            <w:bCs/>
            <w:sz w:val="24"/>
            <w:szCs w:val="24"/>
            <w:rPrChange w:id="1224" w:author="Zhao, Chengming" w:date="2020-02-20T21:29:00Z">
              <w:rPr>
                <w:rFonts w:asciiTheme="minorHAnsi" w:hAnsiTheme="minorHAnsi"/>
                <w:b/>
                <w:bCs/>
                <w:sz w:val="28"/>
                <w:szCs w:val="28"/>
              </w:rPr>
            </w:rPrChange>
          </w:rPr>
          <w:t>Sup</w:t>
        </w:r>
      </w:ins>
      <w:ins w:id="1225" w:author="Zhao, Chengming" w:date="2020-02-20T20:13:00Z">
        <w:r w:rsidRPr="008E7AE3">
          <w:rPr>
            <w:rFonts w:asciiTheme="minorHAnsi" w:hAnsiTheme="minorHAnsi"/>
            <w:b/>
            <w:bCs/>
            <w:sz w:val="24"/>
            <w:szCs w:val="24"/>
            <w:rPrChange w:id="1226" w:author="Zhao, Chengming" w:date="2020-02-20T21:29:00Z">
              <w:rPr>
                <w:rFonts w:asciiTheme="minorHAnsi" w:hAnsiTheme="minorHAnsi"/>
                <w:b/>
                <w:bCs/>
                <w:sz w:val="28"/>
                <w:szCs w:val="28"/>
              </w:rPr>
            </w:rPrChange>
          </w:rPr>
          <w:t xml:space="preserve">ported </w:t>
        </w:r>
      </w:ins>
      <w:ins w:id="1227" w:author="Zhao, Chengming" w:date="2020-02-20T19:57:00Z">
        <w:r w:rsidR="008316EF" w:rsidRPr="008E7AE3">
          <w:rPr>
            <w:rFonts w:asciiTheme="minorHAnsi" w:hAnsiTheme="minorHAnsi"/>
            <w:b/>
            <w:bCs/>
            <w:sz w:val="24"/>
            <w:szCs w:val="24"/>
            <w:rPrChange w:id="1228" w:author="Zhao, Chengming" w:date="2020-02-20T21:29:00Z">
              <w:rPr>
                <w:rFonts w:asciiTheme="minorHAnsi" w:hAnsiTheme="minorHAnsi"/>
                <w:b/>
                <w:bCs/>
                <w:sz w:val="28"/>
                <w:szCs w:val="28"/>
              </w:rPr>
            </w:rPrChange>
          </w:rPr>
          <w:t>Provider and Driver</w:t>
        </w:r>
      </w:ins>
      <w:ins w:id="1229" w:author="Zhao, Chengming" w:date="2020-02-20T19:56:00Z">
        <w:r w:rsidR="008316EF">
          <w:rPr>
            <w:rFonts w:asciiTheme="minorHAnsi" w:hAnsiTheme="minorHAnsi"/>
            <w:b/>
            <w:bCs/>
            <w:sz w:val="28"/>
            <w:szCs w:val="28"/>
          </w:rPr>
          <w:t>:</w:t>
        </w:r>
      </w:ins>
    </w:p>
    <w:p w14:paraId="30A58F7C" w14:textId="6EFF285D" w:rsidR="00FC6888" w:rsidRDefault="008316EF" w:rsidP="008316EF">
      <w:pPr>
        <w:rPr>
          <w:ins w:id="1230" w:author="Zhao, Chengming" w:date="2020-02-20T21:10:00Z"/>
        </w:rPr>
      </w:pPr>
      <w:ins w:id="1231" w:author="Zhao, Chengming" w:date="2020-02-20T19:56:00Z">
        <w:r w:rsidRPr="00153E96">
          <w:t xml:space="preserve">Core </w:t>
        </w:r>
        <w:r>
          <w:t>c</w:t>
        </w:r>
        <w:r w:rsidRPr="00153E96">
          <w:t>onfiguration specifies the configuration for providers</w:t>
        </w:r>
      </w:ins>
    </w:p>
    <w:p w14:paraId="4DBC6DF2" w14:textId="4D6735D7" w:rsidR="00692993" w:rsidRPr="00692993" w:rsidRDefault="00692993" w:rsidP="008316EF">
      <w:pPr>
        <w:rPr>
          <w:ins w:id="1232" w:author="Zhao, Chengming" w:date="2020-02-20T20:14:00Z"/>
          <w:b/>
          <w:bCs/>
          <w:color w:val="548DD4" w:themeColor="text2" w:themeTint="99"/>
          <w:rPrChange w:id="1233" w:author="Zhao, Chengming" w:date="2020-02-20T21:11:00Z">
            <w:rPr>
              <w:ins w:id="1234" w:author="Zhao, Chengming" w:date="2020-02-20T20:14:00Z"/>
            </w:rPr>
          </w:rPrChange>
        </w:rPr>
      </w:pPr>
      <w:ins w:id="1235" w:author="Zhao, Chengming" w:date="2020-02-20T21:10:00Z">
        <w:r w:rsidRPr="00692993">
          <w:rPr>
            <w:b/>
            <w:bCs/>
            <w:color w:val="548DD4" w:themeColor="text2" w:themeTint="99"/>
            <w:rPrChange w:id="1236" w:author="Zhao, Chengming" w:date="2020-02-20T21:11:00Z">
              <w:rPr/>
            </w:rPrChange>
          </w:rPr>
          <w:t xml:space="preserve">(see more XML </w:t>
        </w:r>
        <w:proofErr w:type="spellStart"/>
        <w:r w:rsidRPr="00692993">
          <w:rPr>
            <w:b/>
            <w:bCs/>
            <w:color w:val="548DD4" w:themeColor="text2" w:themeTint="99"/>
            <w:rPrChange w:id="1237" w:author="Zhao, Chengming" w:date="2020-02-20T21:11:00Z">
              <w:rPr/>
            </w:rPrChange>
          </w:rPr>
          <w:t>exapmles</w:t>
        </w:r>
        <w:proofErr w:type="spellEnd"/>
        <w:r w:rsidRPr="00692993">
          <w:rPr>
            <w:b/>
            <w:bCs/>
            <w:color w:val="548DD4" w:themeColor="text2" w:themeTint="99"/>
            <w:rPrChange w:id="1238" w:author="Zhao, Chengming" w:date="2020-02-20T21:11:00Z">
              <w:rPr/>
            </w:rPrChange>
          </w:rPr>
          <w:t xml:space="preserve"> in system tests folder </w:t>
        </w:r>
        <w:proofErr w:type="gramStart"/>
        <w:r w:rsidRPr="00692993">
          <w:rPr>
            <w:b/>
            <w:bCs/>
            <w:color w:val="548DD4" w:themeColor="text2" w:themeTint="99"/>
            <w:rPrChange w:id="1239" w:author="Zhao, Chengming" w:date="2020-02-20T21:11:00Z">
              <w:rPr/>
            </w:rPrChange>
          </w:rPr>
          <w:t>of  release</w:t>
        </w:r>
        <w:proofErr w:type="gramEnd"/>
        <w:r w:rsidRPr="00692993">
          <w:rPr>
            <w:b/>
            <w:bCs/>
            <w:color w:val="548DD4" w:themeColor="text2" w:themeTint="99"/>
            <w:rPrChange w:id="1240" w:author="Zhao, Chengming" w:date="2020-02-20T21:11:00Z">
              <w:rPr/>
            </w:rPrChange>
          </w:rPr>
          <w:t xml:space="preserve"> package)</w:t>
        </w:r>
      </w:ins>
    </w:p>
    <w:p w14:paraId="26FF78A4" w14:textId="31C3F84E" w:rsidR="00B754C2" w:rsidRDefault="00B754C2" w:rsidP="008316EF">
      <w:pPr>
        <w:rPr>
          <w:ins w:id="1241" w:author="Zhao, Chengming" w:date="2020-02-20T20:14:00Z"/>
        </w:rPr>
      </w:pPr>
    </w:p>
    <w:p w14:paraId="4619A22D" w14:textId="77777777" w:rsidR="00B754C2" w:rsidRDefault="00B754C2" w:rsidP="008316EF">
      <w:pPr>
        <w:rPr>
          <w:ins w:id="1242" w:author="Zhao, Chengming" w:date="2020-02-20T20:13:00Z"/>
        </w:rPr>
      </w:pPr>
    </w:p>
    <w:tbl>
      <w:tblPr>
        <w:tblStyle w:val="TableGrid"/>
        <w:tblW w:w="5000" w:type="pct"/>
        <w:jc w:val="center"/>
        <w:tblLook w:val="04A0" w:firstRow="1" w:lastRow="0" w:firstColumn="1" w:lastColumn="0" w:noHBand="0" w:noVBand="1"/>
      </w:tblPr>
      <w:tblGrid>
        <w:gridCol w:w="1977"/>
        <w:gridCol w:w="1550"/>
        <w:gridCol w:w="5020"/>
        <w:gridCol w:w="1955"/>
        <w:tblGridChange w:id="1243">
          <w:tblGrid>
            <w:gridCol w:w="1705"/>
            <w:gridCol w:w="272"/>
            <w:gridCol w:w="1373"/>
            <w:gridCol w:w="177"/>
            <w:gridCol w:w="4480"/>
            <w:gridCol w:w="540"/>
            <w:gridCol w:w="1955"/>
          </w:tblGrid>
        </w:tblGridChange>
      </w:tblGrid>
      <w:tr w:rsidR="00C63A4B" w14:paraId="562ADDD1" w14:textId="69CBCA7E" w:rsidTr="00C63A4B">
        <w:trPr>
          <w:jc w:val="center"/>
          <w:ins w:id="1244" w:author="Zhao, Chengming" w:date="2020-02-20T20:13:00Z"/>
        </w:trPr>
        <w:tc>
          <w:tcPr>
            <w:tcW w:w="941" w:type="pct"/>
            <w:shd w:val="clear" w:color="auto" w:fill="8DB3E2" w:themeFill="text2" w:themeFillTint="66"/>
            <w:vAlign w:val="center"/>
          </w:tcPr>
          <w:p w14:paraId="7BFD6BF6" w14:textId="4F334BD9" w:rsidR="002616B8" w:rsidRPr="00C63A4B" w:rsidRDefault="002616B8" w:rsidP="008316EF">
            <w:pPr>
              <w:ind w:left="0"/>
              <w:rPr>
                <w:ins w:id="1245" w:author="Zhao, Chengming" w:date="2020-02-20T20:13:00Z"/>
                <w:b/>
                <w:bCs/>
                <w:color w:val="000000" w:themeColor="text1"/>
                <w:sz w:val="24"/>
                <w:szCs w:val="24"/>
                <w:rPrChange w:id="1246" w:author="Zhao, Chengming" w:date="2020-02-20T20:55:00Z">
                  <w:rPr>
                    <w:ins w:id="1247" w:author="Zhao, Chengming" w:date="2020-02-20T20:13:00Z"/>
                  </w:rPr>
                </w:rPrChange>
              </w:rPr>
            </w:pPr>
            <w:ins w:id="1248" w:author="Zhao, Chengming" w:date="2020-02-20T20:13:00Z">
              <w:r w:rsidRPr="00C63A4B">
                <w:rPr>
                  <w:b/>
                  <w:bCs/>
                  <w:color w:val="000000" w:themeColor="text1"/>
                  <w:sz w:val="24"/>
                  <w:szCs w:val="24"/>
                  <w:rPrChange w:id="1249" w:author="Zhao, Chengming" w:date="2020-02-20T20:55:00Z">
                    <w:rPr/>
                  </w:rPrChange>
                </w:rPr>
                <w:t>Supported Provider</w:t>
              </w:r>
            </w:ins>
          </w:p>
        </w:tc>
        <w:tc>
          <w:tcPr>
            <w:tcW w:w="738" w:type="pct"/>
            <w:shd w:val="clear" w:color="auto" w:fill="8DB3E2" w:themeFill="text2" w:themeFillTint="66"/>
            <w:vAlign w:val="center"/>
          </w:tcPr>
          <w:p w14:paraId="4423AE55" w14:textId="2507B82D" w:rsidR="002616B8" w:rsidRPr="00C63A4B" w:rsidRDefault="002616B8" w:rsidP="008316EF">
            <w:pPr>
              <w:ind w:left="0"/>
              <w:rPr>
                <w:ins w:id="1250" w:author="Zhao, Chengming" w:date="2020-02-20T20:13:00Z"/>
                <w:b/>
                <w:bCs/>
                <w:color w:val="000000" w:themeColor="text1"/>
                <w:sz w:val="24"/>
                <w:szCs w:val="24"/>
                <w:rPrChange w:id="1251" w:author="Zhao, Chengming" w:date="2020-02-20T20:55:00Z">
                  <w:rPr>
                    <w:ins w:id="1252" w:author="Zhao, Chengming" w:date="2020-02-20T20:13:00Z"/>
                  </w:rPr>
                </w:rPrChange>
              </w:rPr>
            </w:pPr>
            <w:ins w:id="1253" w:author="Zhao, Chengming" w:date="2020-02-20T20:19:00Z">
              <w:r w:rsidRPr="00C63A4B">
                <w:rPr>
                  <w:b/>
                  <w:bCs/>
                  <w:color w:val="000000" w:themeColor="text1"/>
                  <w:sz w:val="24"/>
                  <w:szCs w:val="24"/>
                  <w:rPrChange w:id="1254" w:author="Zhao, Chengming" w:date="2020-02-20T20:55:00Z">
                    <w:rPr/>
                  </w:rPrChange>
                </w:rPr>
                <w:t>tag</w:t>
              </w:r>
            </w:ins>
          </w:p>
        </w:tc>
        <w:tc>
          <w:tcPr>
            <w:tcW w:w="2390" w:type="pct"/>
            <w:shd w:val="clear" w:color="auto" w:fill="8DB3E2" w:themeFill="text2" w:themeFillTint="66"/>
            <w:vAlign w:val="center"/>
          </w:tcPr>
          <w:p w14:paraId="27E3D75C" w14:textId="418B21DA" w:rsidR="002616B8" w:rsidRPr="00C63A4B" w:rsidRDefault="002616B8" w:rsidP="008316EF">
            <w:pPr>
              <w:ind w:left="0"/>
              <w:rPr>
                <w:ins w:id="1255" w:author="Zhao, Chengming" w:date="2020-02-20T20:13:00Z"/>
                <w:b/>
                <w:bCs/>
                <w:color w:val="000000" w:themeColor="text1"/>
                <w:sz w:val="24"/>
                <w:szCs w:val="24"/>
                <w:rPrChange w:id="1256" w:author="Zhao, Chengming" w:date="2020-02-20T20:55:00Z">
                  <w:rPr>
                    <w:ins w:id="1257" w:author="Zhao, Chengming" w:date="2020-02-20T20:13:00Z"/>
                  </w:rPr>
                </w:rPrChange>
              </w:rPr>
            </w:pPr>
            <w:ins w:id="1258" w:author="Zhao, Chengming" w:date="2020-02-20T20:17:00Z">
              <w:r w:rsidRPr="00C63A4B">
                <w:rPr>
                  <w:b/>
                  <w:bCs/>
                  <w:color w:val="000000" w:themeColor="text1"/>
                  <w:sz w:val="24"/>
                  <w:szCs w:val="24"/>
                  <w:rPrChange w:id="1259" w:author="Zhao, Chengming" w:date="2020-02-20T20:55:00Z">
                    <w:rPr/>
                  </w:rPrChange>
                </w:rPr>
                <w:t xml:space="preserve">Provider </w:t>
              </w:r>
            </w:ins>
            <w:proofErr w:type="spellStart"/>
            <w:ins w:id="1260" w:author="Zhao, Chengming" w:date="2020-02-20T20:19:00Z">
              <w:r w:rsidRPr="00C63A4B">
                <w:rPr>
                  <w:b/>
                  <w:bCs/>
                  <w:color w:val="000000" w:themeColor="text1"/>
                  <w:sz w:val="24"/>
                  <w:szCs w:val="24"/>
                  <w:rPrChange w:id="1261" w:author="Zhao, Chengming" w:date="2020-02-20T20:55:00Z">
                    <w:rPr/>
                  </w:rPrChange>
                </w:rPr>
                <w:t>Pameters</w:t>
              </w:r>
            </w:ins>
            <w:proofErr w:type="spellEnd"/>
          </w:p>
        </w:tc>
        <w:tc>
          <w:tcPr>
            <w:tcW w:w="931" w:type="pct"/>
            <w:shd w:val="clear" w:color="auto" w:fill="8DB3E2" w:themeFill="text2" w:themeFillTint="66"/>
            <w:vAlign w:val="center"/>
          </w:tcPr>
          <w:p w14:paraId="6AC9AE26" w14:textId="26959D0A" w:rsidR="002616B8" w:rsidRPr="00C63A4B" w:rsidRDefault="002616B8" w:rsidP="008316EF">
            <w:pPr>
              <w:ind w:left="0"/>
              <w:rPr>
                <w:ins w:id="1262" w:author="Zhao, Chengming" w:date="2020-02-20T20:13:00Z"/>
                <w:b/>
                <w:bCs/>
                <w:color w:val="000000" w:themeColor="text1"/>
                <w:sz w:val="24"/>
                <w:szCs w:val="24"/>
                <w:rPrChange w:id="1263" w:author="Zhao, Chengming" w:date="2020-02-20T20:55:00Z">
                  <w:rPr>
                    <w:ins w:id="1264" w:author="Zhao, Chengming" w:date="2020-02-20T20:13:00Z"/>
                  </w:rPr>
                </w:rPrChange>
              </w:rPr>
            </w:pPr>
            <w:ins w:id="1265" w:author="Zhao, Chengming" w:date="2020-02-20T20:21:00Z">
              <w:r w:rsidRPr="00C63A4B">
                <w:rPr>
                  <w:b/>
                  <w:bCs/>
                  <w:color w:val="000000" w:themeColor="text1"/>
                  <w:sz w:val="24"/>
                  <w:szCs w:val="24"/>
                  <w:rPrChange w:id="1266" w:author="Zhao, Chengming" w:date="2020-02-20T20:55:00Z">
                    <w:rPr/>
                  </w:rPrChange>
                </w:rPr>
                <w:t>Supported Drivers</w:t>
              </w:r>
            </w:ins>
          </w:p>
        </w:tc>
      </w:tr>
      <w:tr w:rsidR="00C63A4B" w14:paraId="691F82F2" w14:textId="67099C46" w:rsidTr="009337CF">
        <w:trPr>
          <w:jc w:val="center"/>
          <w:ins w:id="1267" w:author="Zhao, Chengming" w:date="2020-02-20T20:13:00Z"/>
        </w:trPr>
        <w:tc>
          <w:tcPr>
            <w:tcW w:w="941" w:type="pct"/>
            <w:vMerge w:val="restart"/>
            <w:vAlign w:val="center"/>
          </w:tcPr>
          <w:p w14:paraId="458C7810" w14:textId="59794B7E" w:rsidR="00C63A4B" w:rsidRDefault="00C63A4B">
            <w:pPr>
              <w:ind w:left="0"/>
              <w:jc w:val="center"/>
              <w:rPr>
                <w:ins w:id="1268" w:author="Zhao, Chengming" w:date="2020-02-20T20:13:00Z"/>
              </w:rPr>
              <w:pPrChange w:id="1269" w:author="Zhao, Chengming" w:date="2020-02-20T20:52:00Z">
                <w:pPr>
                  <w:ind w:left="0"/>
                </w:pPr>
              </w:pPrChange>
            </w:pPr>
            <w:ins w:id="1270" w:author="Zhao, Chengming" w:date="2020-02-20T20:14:00Z">
              <w:r>
                <w:t>ac power</w:t>
              </w:r>
            </w:ins>
          </w:p>
        </w:tc>
        <w:tc>
          <w:tcPr>
            <w:tcW w:w="738" w:type="pct"/>
            <w:vMerge w:val="restart"/>
            <w:vAlign w:val="center"/>
          </w:tcPr>
          <w:p w14:paraId="38E6CF2F" w14:textId="1B7C0809" w:rsidR="00C63A4B" w:rsidRDefault="00C63A4B">
            <w:pPr>
              <w:ind w:left="0"/>
              <w:jc w:val="center"/>
              <w:rPr>
                <w:ins w:id="1271" w:author="Zhao, Chengming" w:date="2020-02-20T20:13:00Z"/>
              </w:rPr>
              <w:pPrChange w:id="1272" w:author="Zhao, Chengming" w:date="2020-02-20T20:56:00Z">
                <w:pPr>
                  <w:ind w:left="0"/>
                </w:pPr>
              </w:pPrChange>
            </w:pPr>
            <w:ins w:id="1273" w:author="Zhao, Chengming" w:date="2020-02-20T20:19:00Z">
              <w:r>
                <w:t>ac</w:t>
              </w:r>
            </w:ins>
          </w:p>
        </w:tc>
        <w:tc>
          <w:tcPr>
            <w:tcW w:w="2390" w:type="pct"/>
            <w:vAlign w:val="center"/>
          </w:tcPr>
          <w:p w14:paraId="09A721F5" w14:textId="1EFF116E" w:rsidR="00C63A4B" w:rsidRDefault="00C63A4B" w:rsidP="008316EF">
            <w:pPr>
              <w:ind w:left="0"/>
              <w:rPr>
                <w:ins w:id="1274" w:author="Zhao, Chengming" w:date="2020-02-20T20:13:00Z"/>
              </w:rPr>
            </w:pPr>
            <w:ins w:id="1275" w:author="Zhao, Chengming" w:date="2020-02-20T20:18:00Z">
              <w:r>
                <w:t xml:space="preserve">Power </w:t>
              </w:r>
              <w:proofErr w:type="gramStart"/>
              <w:r>
                <w:t>On</w:t>
              </w:r>
              <w:proofErr w:type="gramEnd"/>
              <w:r>
                <w:t xml:space="preserve"> Timeout</w:t>
              </w:r>
            </w:ins>
            <w:ins w:id="1276" w:author="Zhao, Chengming" w:date="2020-02-20T20:22:00Z">
              <w:r>
                <w:t xml:space="preserve"> </w:t>
              </w:r>
            </w:ins>
            <w:ins w:id="1277" w:author="Zhao, Chengming" w:date="2020-02-20T20:23:00Z">
              <w:r>
                <w:t>–</w:t>
              </w:r>
            </w:ins>
            <w:ins w:id="1278" w:author="Zhao, Chengming" w:date="2020-02-20T20:22:00Z">
              <w:r>
                <w:t xml:space="preserve"> </w:t>
              </w:r>
            </w:ins>
            <w:ins w:id="1279" w:author="Zhao, Chengming" w:date="2020-02-20T20:23:00Z">
              <w:r>
                <w:t xml:space="preserve">default Timeout </w:t>
              </w:r>
            </w:ins>
            <w:ins w:id="1280" w:author="Zhao, Chengming" w:date="2020-02-20T20:24:00Z">
              <w:r>
                <w:t>which is expected to get ac on</w:t>
              </w:r>
            </w:ins>
          </w:p>
        </w:tc>
        <w:tc>
          <w:tcPr>
            <w:tcW w:w="931" w:type="pct"/>
            <w:vMerge w:val="restart"/>
            <w:vAlign w:val="center"/>
          </w:tcPr>
          <w:p w14:paraId="575C05DC" w14:textId="77777777" w:rsidR="00C63A4B" w:rsidRDefault="00C63A4B" w:rsidP="002616B8">
            <w:pPr>
              <w:ind w:left="0"/>
              <w:rPr>
                <w:ins w:id="1281" w:author="Zhao, Chengming" w:date="2020-02-20T20:26:00Z"/>
              </w:rPr>
            </w:pPr>
            <w:ins w:id="1282" w:author="Zhao, Chengming" w:date="2020-02-20T20:25:00Z">
              <w:r>
                <w:t>soundwave2k</w:t>
              </w:r>
            </w:ins>
          </w:p>
          <w:p w14:paraId="0D9CF849" w14:textId="77777777" w:rsidR="00C63A4B" w:rsidRDefault="00C63A4B" w:rsidP="002616B8">
            <w:pPr>
              <w:ind w:left="0"/>
              <w:rPr>
                <w:ins w:id="1283" w:author="Zhao, Chengming" w:date="2020-02-20T20:26:00Z"/>
              </w:rPr>
            </w:pPr>
            <w:ins w:id="1284" w:author="Zhao, Chengming" w:date="2020-02-20T20:25:00Z">
              <w:r>
                <w:t>pi</w:t>
              </w:r>
            </w:ins>
          </w:p>
          <w:p w14:paraId="6BCE6C59" w14:textId="78AF3ED2" w:rsidR="00C63A4B" w:rsidRDefault="00C63A4B">
            <w:pPr>
              <w:ind w:left="0"/>
              <w:rPr>
                <w:ins w:id="1285" w:author="Zhao, Chengming" w:date="2020-02-20T20:13:00Z"/>
              </w:rPr>
            </w:pPr>
            <w:ins w:id="1286" w:author="Zhao, Chengming" w:date="2020-02-20T20:26:00Z">
              <w:r>
                <w:t>rsc2</w:t>
              </w:r>
            </w:ins>
          </w:p>
        </w:tc>
      </w:tr>
      <w:tr w:rsidR="00C63A4B" w14:paraId="51688873" w14:textId="4EF0A02F" w:rsidTr="009337CF">
        <w:trPr>
          <w:jc w:val="center"/>
          <w:ins w:id="1287" w:author="Zhao, Chengming" w:date="2020-02-20T20:13:00Z"/>
        </w:trPr>
        <w:tc>
          <w:tcPr>
            <w:tcW w:w="941" w:type="pct"/>
            <w:vMerge/>
            <w:vAlign w:val="center"/>
          </w:tcPr>
          <w:p w14:paraId="78EF7E6A" w14:textId="77777777" w:rsidR="00C63A4B" w:rsidRDefault="00C63A4B" w:rsidP="008316EF">
            <w:pPr>
              <w:ind w:left="0"/>
              <w:rPr>
                <w:ins w:id="1288" w:author="Zhao, Chengming" w:date="2020-02-20T20:13:00Z"/>
              </w:rPr>
            </w:pPr>
          </w:p>
        </w:tc>
        <w:tc>
          <w:tcPr>
            <w:tcW w:w="738" w:type="pct"/>
            <w:vMerge/>
            <w:vAlign w:val="center"/>
          </w:tcPr>
          <w:p w14:paraId="16D1960E" w14:textId="77777777" w:rsidR="00C63A4B" w:rsidRDefault="00C63A4B" w:rsidP="008316EF">
            <w:pPr>
              <w:ind w:left="0"/>
              <w:rPr>
                <w:ins w:id="1289" w:author="Zhao, Chengming" w:date="2020-02-20T20:13:00Z"/>
              </w:rPr>
            </w:pPr>
          </w:p>
        </w:tc>
        <w:tc>
          <w:tcPr>
            <w:tcW w:w="2390" w:type="pct"/>
            <w:vAlign w:val="center"/>
          </w:tcPr>
          <w:p w14:paraId="01766025" w14:textId="3A4C6521" w:rsidR="00C63A4B" w:rsidRDefault="00C63A4B" w:rsidP="008316EF">
            <w:pPr>
              <w:ind w:left="0"/>
              <w:rPr>
                <w:ins w:id="1290" w:author="Zhao, Chengming" w:date="2020-02-20T20:13:00Z"/>
              </w:rPr>
            </w:pPr>
            <w:ins w:id="1291" w:author="Zhao, Chengming" w:date="2020-02-20T20:20:00Z">
              <w:r>
                <w:t xml:space="preserve">Power </w:t>
              </w:r>
            </w:ins>
            <w:ins w:id="1292" w:author="Zhao, Chengming" w:date="2020-02-20T20:21:00Z">
              <w:r>
                <w:t>Off</w:t>
              </w:r>
            </w:ins>
            <w:ins w:id="1293" w:author="Zhao, Chengming" w:date="2020-02-20T20:20:00Z">
              <w:r>
                <w:t xml:space="preserve"> Timeout</w:t>
              </w:r>
            </w:ins>
            <w:ins w:id="1294" w:author="Zhao, Chengming" w:date="2020-02-20T20:23:00Z">
              <w:r>
                <w:t xml:space="preserve"> – default timeout is expected</w:t>
              </w:r>
            </w:ins>
            <w:ins w:id="1295" w:author="Zhao, Chengming" w:date="2020-02-20T20:24:00Z">
              <w:r>
                <w:t xml:space="preserve"> to get ac off</w:t>
              </w:r>
            </w:ins>
          </w:p>
        </w:tc>
        <w:tc>
          <w:tcPr>
            <w:tcW w:w="931" w:type="pct"/>
            <w:vMerge/>
            <w:vAlign w:val="center"/>
          </w:tcPr>
          <w:p w14:paraId="355322BD" w14:textId="71B84364" w:rsidR="00C63A4B" w:rsidRDefault="00C63A4B" w:rsidP="008316EF">
            <w:pPr>
              <w:ind w:left="0"/>
              <w:rPr>
                <w:ins w:id="1296" w:author="Zhao, Chengming" w:date="2020-02-20T20:13:00Z"/>
              </w:rPr>
            </w:pPr>
          </w:p>
        </w:tc>
      </w:tr>
      <w:tr w:rsidR="00285399" w14:paraId="7B171FFB" w14:textId="650D652A" w:rsidTr="00C63A4B">
        <w:trPr>
          <w:jc w:val="center"/>
          <w:ins w:id="1297" w:author="Zhao, Chengming" w:date="2020-02-20T20:13:00Z"/>
        </w:trPr>
        <w:tc>
          <w:tcPr>
            <w:tcW w:w="941" w:type="pct"/>
            <w:vMerge w:val="restart"/>
            <w:vAlign w:val="center"/>
          </w:tcPr>
          <w:p w14:paraId="32477650" w14:textId="110CF76E" w:rsidR="00285399" w:rsidRDefault="00285399">
            <w:pPr>
              <w:ind w:left="0"/>
              <w:jc w:val="center"/>
              <w:rPr>
                <w:ins w:id="1298" w:author="Zhao, Chengming" w:date="2020-02-20T20:13:00Z"/>
              </w:rPr>
              <w:pPrChange w:id="1299" w:author="Zhao, Chengming" w:date="2020-02-20T20:56:00Z">
                <w:pPr>
                  <w:ind w:left="0"/>
                </w:pPr>
              </w:pPrChange>
            </w:pPr>
            <w:ins w:id="1300" w:author="Zhao, Chengming" w:date="2020-02-20T20:56:00Z">
              <w:r>
                <w:t>d</w:t>
              </w:r>
            </w:ins>
            <w:ins w:id="1301" w:author="Zhao, Chengming" w:date="2020-02-20T20:26:00Z">
              <w:r>
                <w:t>c power</w:t>
              </w:r>
            </w:ins>
          </w:p>
        </w:tc>
        <w:tc>
          <w:tcPr>
            <w:tcW w:w="738" w:type="pct"/>
            <w:vMerge w:val="restart"/>
            <w:vAlign w:val="center"/>
          </w:tcPr>
          <w:p w14:paraId="7A92A4A4" w14:textId="1C60CF7D" w:rsidR="00285399" w:rsidRDefault="00285399">
            <w:pPr>
              <w:ind w:left="0"/>
              <w:jc w:val="center"/>
              <w:rPr>
                <w:ins w:id="1302" w:author="Zhao, Chengming" w:date="2020-02-20T20:13:00Z"/>
              </w:rPr>
              <w:pPrChange w:id="1303" w:author="Zhao, Chengming" w:date="2020-02-20T20:56:00Z">
                <w:pPr>
                  <w:ind w:left="0"/>
                </w:pPr>
              </w:pPrChange>
            </w:pPr>
            <w:ins w:id="1304" w:author="Zhao, Chengming" w:date="2020-02-20T20:26:00Z">
              <w:r>
                <w:t>dc</w:t>
              </w:r>
            </w:ins>
          </w:p>
        </w:tc>
        <w:tc>
          <w:tcPr>
            <w:tcW w:w="2390" w:type="pct"/>
            <w:vAlign w:val="center"/>
          </w:tcPr>
          <w:p w14:paraId="66C30FA7" w14:textId="7138F3EE" w:rsidR="00285399" w:rsidRDefault="00285399" w:rsidP="00285399">
            <w:pPr>
              <w:ind w:left="0"/>
              <w:rPr>
                <w:ins w:id="1305" w:author="Zhao, Chengming" w:date="2020-02-20T20:13:00Z"/>
              </w:rPr>
            </w:pPr>
            <w:ins w:id="1306" w:author="Zhao, Chengming" w:date="2020-02-20T20:26:00Z">
              <w:r>
                <w:t xml:space="preserve">Power </w:t>
              </w:r>
              <w:proofErr w:type="gramStart"/>
              <w:r>
                <w:t>On</w:t>
              </w:r>
              <w:proofErr w:type="gramEnd"/>
              <w:r>
                <w:t xml:space="preserve"> Timeout – default Timeout which is expected to get ac on</w:t>
              </w:r>
            </w:ins>
          </w:p>
        </w:tc>
        <w:tc>
          <w:tcPr>
            <w:tcW w:w="931" w:type="pct"/>
            <w:vMerge w:val="restart"/>
            <w:vAlign w:val="center"/>
          </w:tcPr>
          <w:p w14:paraId="27159BED" w14:textId="77777777" w:rsidR="00285399" w:rsidRDefault="00285399" w:rsidP="00285399">
            <w:pPr>
              <w:ind w:left="0"/>
              <w:rPr>
                <w:ins w:id="1307" w:author="Zhao, Chengming" w:date="2020-02-20T21:17:00Z"/>
              </w:rPr>
            </w:pPr>
            <w:ins w:id="1308" w:author="Zhao, Chengming" w:date="2020-02-20T21:17:00Z">
              <w:r>
                <w:t>soundwave2k</w:t>
              </w:r>
            </w:ins>
          </w:p>
          <w:p w14:paraId="030B9B2F" w14:textId="77777777" w:rsidR="00285399" w:rsidRDefault="00285399" w:rsidP="00285399">
            <w:pPr>
              <w:ind w:left="0"/>
              <w:rPr>
                <w:ins w:id="1309" w:author="Zhao, Chengming" w:date="2020-02-20T21:17:00Z"/>
              </w:rPr>
            </w:pPr>
            <w:ins w:id="1310" w:author="Zhao, Chengming" w:date="2020-02-20T21:17:00Z">
              <w:r>
                <w:t>pi</w:t>
              </w:r>
            </w:ins>
          </w:p>
          <w:p w14:paraId="643C5F0B" w14:textId="6F4D0382" w:rsidR="00285399" w:rsidRDefault="00285399" w:rsidP="00285399">
            <w:pPr>
              <w:ind w:left="0"/>
              <w:rPr>
                <w:ins w:id="1311" w:author="Zhao, Chengming" w:date="2020-02-20T20:13:00Z"/>
              </w:rPr>
            </w:pPr>
            <w:ins w:id="1312" w:author="Zhao, Chengming" w:date="2020-02-20T21:17:00Z">
              <w:r>
                <w:t>rsc2</w:t>
              </w:r>
            </w:ins>
          </w:p>
        </w:tc>
      </w:tr>
      <w:tr w:rsidR="00285399" w14:paraId="01E2B7EF" w14:textId="5EB51BD8" w:rsidTr="00C63A4B">
        <w:trPr>
          <w:jc w:val="center"/>
          <w:ins w:id="1313" w:author="Zhao, Chengming" w:date="2020-02-20T20:13:00Z"/>
        </w:trPr>
        <w:tc>
          <w:tcPr>
            <w:tcW w:w="941" w:type="pct"/>
            <w:vMerge/>
            <w:vAlign w:val="center"/>
          </w:tcPr>
          <w:p w14:paraId="4132CB1B" w14:textId="77777777" w:rsidR="00285399" w:rsidRDefault="00285399" w:rsidP="00285399">
            <w:pPr>
              <w:ind w:left="0"/>
              <w:rPr>
                <w:ins w:id="1314" w:author="Zhao, Chengming" w:date="2020-02-20T20:13:00Z"/>
              </w:rPr>
            </w:pPr>
          </w:p>
        </w:tc>
        <w:tc>
          <w:tcPr>
            <w:tcW w:w="738" w:type="pct"/>
            <w:vMerge/>
            <w:vAlign w:val="center"/>
          </w:tcPr>
          <w:p w14:paraId="54A6AC70" w14:textId="77777777" w:rsidR="00285399" w:rsidRDefault="00285399" w:rsidP="00285399">
            <w:pPr>
              <w:ind w:left="0"/>
              <w:rPr>
                <w:ins w:id="1315" w:author="Zhao, Chengming" w:date="2020-02-20T20:13:00Z"/>
              </w:rPr>
            </w:pPr>
          </w:p>
        </w:tc>
        <w:tc>
          <w:tcPr>
            <w:tcW w:w="2390" w:type="pct"/>
            <w:vAlign w:val="center"/>
          </w:tcPr>
          <w:p w14:paraId="19323888" w14:textId="30F2E082" w:rsidR="00285399" w:rsidRDefault="00285399" w:rsidP="00285399">
            <w:pPr>
              <w:ind w:left="0"/>
              <w:rPr>
                <w:ins w:id="1316" w:author="Zhao, Chengming" w:date="2020-02-20T20:13:00Z"/>
              </w:rPr>
            </w:pPr>
            <w:ins w:id="1317" w:author="Zhao, Chengming" w:date="2020-02-20T20:26:00Z">
              <w:r>
                <w:t>Power Off Timeout – default timeout is expected to get ac off</w:t>
              </w:r>
            </w:ins>
          </w:p>
        </w:tc>
        <w:tc>
          <w:tcPr>
            <w:tcW w:w="931" w:type="pct"/>
            <w:vMerge/>
            <w:vAlign w:val="center"/>
          </w:tcPr>
          <w:p w14:paraId="36AF65D7" w14:textId="3AA0CDEE" w:rsidR="00285399" w:rsidRDefault="00285399" w:rsidP="00285399">
            <w:pPr>
              <w:ind w:left="0"/>
              <w:rPr>
                <w:ins w:id="1318" w:author="Zhao, Chengming" w:date="2020-02-20T20:13:00Z"/>
              </w:rPr>
            </w:pPr>
          </w:p>
        </w:tc>
      </w:tr>
      <w:tr w:rsidR="00285399" w14:paraId="2FEF221F" w14:textId="6B807F1F" w:rsidTr="00C63A4B">
        <w:trPr>
          <w:jc w:val="center"/>
          <w:ins w:id="1319" w:author="Zhao, Chengming" w:date="2020-02-20T20:13:00Z"/>
        </w:trPr>
        <w:tc>
          <w:tcPr>
            <w:tcW w:w="941" w:type="pct"/>
            <w:vAlign w:val="center"/>
          </w:tcPr>
          <w:p w14:paraId="71B70298" w14:textId="31561125" w:rsidR="00285399" w:rsidRDefault="00285399">
            <w:pPr>
              <w:ind w:left="0"/>
              <w:jc w:val="center"/>
              <w:rPr>
                <w:ins w:id="1320" w:author="Zhao, Chengming" w:date="2020-02-20T20:13:00Z"/>
              </w:rPr>
              <w:pPrChange w:id="1321" w:author="Zhao, Chengming" w:date="2020-02-20T20:56:00Z">
                <w:pPr>
                  <w:ind w:left="0"/>
                </w:pPr>
              </w:pPrChange>
            </w:pPr>
            <w:ins w:id="1322" w:author="Zhao, Chengming" w:date="2020-02-20T20:27:00Z">
              <w:r>
                <w:t>Silicon debug</w:t>
              </w:r>
            </w:ins>
          </w:p>
        </w:tc>
        <w:tc>
          <w:tcPr>
            <w:tcW w:w="738" w:type="pct"/>
            <w:vAlign w:val="center"/>
          </w:tcPr>
          <w:p w14:paraId="14EB78F6" w14:textId="56B6D03B" w:rsidR="00285399" w:rsidRDefault="00285399" w:rsidP="00285399">
            <w:pPr>
              <w:ind w:left="0"/>
              <w:rPr>
                <w:ins w:id="1323" w:author="Zhao, Chengming" w:date="2020-02-20T20:13:00Z"/>
              </w:rPr>
            </w:pPr>
            <w:proofErr w:type="spellStart"/>
            <w:ins w:id="1324" w:author="Zhao, Chengming" w:date="2020-02-20T20:27:00Z">
              <w:r>
                <w:t>Silicon_debug</w:t>
              </w:r>
            </w:ins>
            <w:proofErr w:type="spellEnd"/>
          </w:p>
        </w:tc>
        <w:tc>
          <w:tcPr>
            <w:tcW w:w="2390" w:type="pct"/>
            <w:vAlign w:val="center"/>
          </w:tcPr>
          <w:p w14:paraId="288C239A" w14:textId="7954BF18" w:rsidR="00285399" w:rsidRDefault="00285399" w:rsidP="00285399">
            <w:pPr>
              <w:ind w:left="0"/>
              <w:rPr>
                <w:ins w:id="1325" w:author="Zhao, Chengming" w:date="2020-02-20T20:13:00Z"/>
              </w:rPr>
            </w:pPr>
            <w:ins w:id="1326" w:author="Zhao, Chengming" w:date="2020-02-20T20:28:00Z">
              <w:r>
                <w:t>NA – No provider specific parameters</w:t>
              </w:r>
            </w:ins>
          </w:p>
        </w:tc>
        <w:tc>
          <w:tcPr>
            <w:tcW w:w="931" w:type="pct"/>
            <w:vAlign w:val="center"/>
          </w:tcPr>
          <w:p w14:paraId="233E8132" w14:textId="4ED2055A" w:rsidR="00285399" w:rsidRDefault="00285399" w:rsidP="00285399">
            <w:pPr>
              <w:ind w:left="0"/>
              <w:rPr>
                <w:ins w:id="1327" w:author="Zhao, Chengming" w:date="2020-02-20T20:13:00Z"/>
              </w:rPr>
            </w:pPr>
            <w:proofErr w:type="spellStart"/>
            <w:ins w:id="1328" w:author="Zhao, Chengming" w:date="2020-02-20T20:28:00Z">
              <w:r>
                <w:t>xdp</w:t>
              </w:r>
            </w:ins>
            <w:proofErr w:type="spellEnd"/>
          </w:p>
        </w:tc>
      </w:tr>
      <w:tr w:rsidR="00285399" w14:paraId="6BC0E681" w14:textId="1350AA24" w:rsidTr="00C63A4B">
        <w:trPr>
          <w:jc w:val="center"/>
          <w:ins w:id="1329" w:author="Zhao, Chengming" w:date="2020-02-20T20:13:00Z"/>
        </w:trPr>
        <w:tc>
          <w:tcPr>
            <w:tcW w:w="941" w:type="pct"/>
            <w:vAlign w:val="center"/>
          </w:tcPr>
          <w:p w14:paraId="03FCD9A1" w14:textId="3E4BAE41" w:rsidR="00285399" w:rsidRDefault="00285399">
            <w:pPr>
              <w:ind w:left="0"/>
              <w:jc w:val="center"/>
              <w:rPr>
                <w:ins w:id="1330" w:author="Zhao, Chengming" w:date="2020-02-20T20:13:00Z"/>
              </w:rPr>
              <w:pPrChange w:id="1331" w:author="Zhao, Chengming" w:date="2020-02-20T20:56:00Z">
                <w:pPr>
                  <w:ind w:left="0"/>
                </w:pPr>
              </w:pPrChange>
            </w:pPr>
            <w:ins w:id="1332" w:author="Zhao, Chengming" w:date="2020-02-20T20:28:00Z">
              <w:r>
                <w:t>Silicon Register</w:t>
              </w:r>
            </w:ins>
          </w:p>
        </w:tc>
        <w:tc>
          <w:tcPr>
            <w:tcW w:w="738" w:type="pct"/>
            <w:vAlign w:val="center"/>
          </w:tcPr>
          <w:p w14:paraId="1635AB37" w14:textId="09A2A5E2" w:rsidR="00285399" w:rsidRDefault="00285399" w:rsidP="00285399">
            <w:pPr>
              <w:ind w:left="0"/>
              <w:rPr>
                <w:ins w:id="1333" w:author="Zhao, Chengming" w:date="2020-02-20T20:13:00Z"/>
              </w:rPr>
            </w:pPr>
            <w:proofErr w:type="spellStart"/>
            <w:ins w:id="1334" w:author="Zhao, Chengming" w:date="2020-02-20T20:28:00Z">
              <w:r>
                <w:t>Silicon_reg</w:t>
              </w:r>
            </w:ins>
            <w:proofErr w:type="spellEnd"/>
          </w:p>
        </w:tc>
        <w:tc>
          <w:tcPr>
            <w:tcW w:w="2390" w:type="pct"/>
            <w:vAlign w:val="center"/>
          </w:tcPr>
          <w:p w14:paraId="23F61986" w14:textId="0423BF9C" w:rsidR="00285399" w:rsidRDefault="00285399" w:rsidP="00285399">
            <w:pPr>
              <w:ind w:left="0"/>
              <w:rPr>
                <w:ins w:id="1335" w:author="Zhao, Chengming" w:date="2020-02-20T20:13:00Z"/>
              </w:rPr>
            </w:pPr>
            <w:ins w:id="1336" w:author="Zhao, Chengming" w:date="2020-02-20T20:29:00Z">
              <w:r>
                <w:t xml:space="preserve">NA – No provider specific parameters </w:t>
              </w:r>
            </w:ins>
            <w:ins w:id="1337" w:author="Zhao, Chengming" w:date="2020-02-20T20:28:00Z">
              <w:r>
                <w:t xml:space="preserve"> </w:t>
              </w:r>
            </w:ins>
          </w:p>
        </w:tc>
        <w:tc>
          <w:tcPr>
            <w:tcW w:w="931" w:type="pct"/>
            <w:vAlign w:val="center"/>
          </w:tcPr>
          <w:p w14:paraId="333DFA87" w14:textId="636A623D" w:rsidR="00285399" w:rsidRDefault="00285399" w:rsidP="00285399">
            <w:pPr>
              <w:ind w:left="0"/>
              <w:rPr>
                <w:ins w:id="1338" w:author="Zhao, Chengming" w:date="2020-02-20T20:13:00Z"/>
              </w:rPr>
            </w:pPr>
            <w:proofErr w:type="spellStart"/>
            <w:ins w:id="1339" w:author="Zhao, Chengming" w:date="2020-02-20T20:29:00Z">
              <w:r>
                <w:t>cscripts</w:t>
              </w:r>
            </w:ins>
            <w:proofErr w:type="spellEnd"/>
          </w:p>
        </w:tc>
      </w:tr>
      <w:tr w:rsidR="00285399" w14:paraId="3168ADFA" w14:textId="2C8CBD3C" w:rsidTr="00C63A4B">
        <w:trPr>
          <w:jc w:val="center"/>
          <w:ins w:id="1340" w:author="Zhao, Chengming" w:date="2020-02-20T20:13:00Z"/>
        </w:trPr>
        <w:tc>
          <w:tcPr>
            <w:tcW w:w="941" w:type="pct"/>
            <w:vAlign w:val="center"/>
          </w:tcPr>
          <w:p w14:paraId="6257DE6B" w14:textId="616907A5" w:rsidR="00285399" w:rsidRDefault="00285399">
            <w:pPr>
              <w:ind w:left="0"/>
              <w:jc w:val="center"/>
              <w:rPr>
                <w:ins w:id="1341" w:author="Zhao, Chengming" w:date="2020-02-20T20:13:00Z"/>
              </w:rPr>
              <w:pPrChange w:id="1342" w:author="Zhao, Chengming" w:date="2020-02-20T20:56:00Z">
                <w:pPr>
                  <w:ind w:left="0"/>
                </w:pPr>
              </w:pPrChange>
            </w:pPr>
            <w:ins w:id="1343" w:author="Zhao, Chengming" w:date="2020-02-20T20:30:00Z">
              <w:r>
                <w:t>SUT OS</w:t>
              </w:r>
            </w:ins>
          </w:p>
        </w:tc>
        <w:tc>
          <w:tcPr>
            <w:tcW w:w="738" w:type="pct"/>
            <w:vAlign w:val="center"/>
          </w:tcPr>
          <w:p w14:paraId="5FFC9CF0" w14:textId="4B211ECE" w:rsidR="00285399" w:rsidRDefault="00285399" w:rsidP="00285399">
            <w:pPr>
              <w:ind w:left="0"/>
              <w:rPr>
                <w:ins w:id="1344" w:author="Zhao, Chengming" w:date="2020-02-20T20:13:00Z"/>
              </w:rPr>
            </w:pPr>
            <w:proofErr w:type="spellStart"/>
            <w:ins w:id="1345" w:author="Zhao, Chengming" w:date="2020-02-20T20:30:00Z">
              <w:r>
                <w:t>sut_os</w:t>
              </w:r>
            </w:ins>
            <w:proofErr w:type="spellEnd"/>
          </w:p>
        </w:tc>
        <w:tc>
          <w:tcPr>
            <w:tcW w:w="2390" w:type="pct"/>
            <w:vAlign w:val="center"/>
          </w:tcPr>
          <w:p w14:paraId="791D9CDE" w14:textId="3D35A4D5" w:rsidR="00285399" w:rsidRDefault="00285399" w:rsidP="00285399">
            <w:pPr>
              <w:ind w:left="0"/>
              <w:rPr>
                <w:ins w:id="1346" w:author="Zhao, Chengming" w:date="2020-02-20T20:13:00Z"/>
              </w:rPr>
            </w:pPr>
            <w:proofErr w:type="spellStart"/>
            <w:ins w:id="1347" w:author="Zhao, Chengming" w:date="2020-02-20T20:31:00Z">
              <w:r>
                <w:t>Shutdown_delay</w:t>
              </w:r>
              <w:proofErr w:type="spellEnd"/>
              <w:r>
                <w:t xml:space="preserve"> </w:t>
              </w:r>
            </w:ins>
            <w:ins w:id="1348" w:author="Zhao, Chengming" w:date="2020-02-20T20:41:00Z">
              <w:r>
                <w:t>–</w:t>
              </w:r>
            </w:ins>
            <w:ins w:id="1349" w:author="Zhao, Chengming" w:date="2020-02-20T20:31:00Z">
              <w:r>
                <w:t xml:space="preserve"> </w:t>
              </w:r>
            </w:ins>
            <w:ins w:id="1350" w:author="Zhao, Chengming" w:date="2020-02-20T20:41:00Z">
              <w:r>
                <w:t xml:space="preserve">delay before </w:t>
              </w:r>
              <w:proofErr w:type="spellStart"/>
              <w:r>
                <w:t>sut</w:t>
              </w:r>
              <w:proofErr w:type="spellEnd"/>
              <w:r>
                <w:t xml:space="preserve"> gets shutdown</w:t>
              </w:r>
            </w:ins>
          </w:p>
        </w:tc>
        <w:tc>
          <w:tcPr>
            <w:tcW w:w="931" w:type="pct"/>
            <w:vAlign w:val="center"/>
          </w:tcPr>
          <w:p w14:paraId="0017F041" w14:textId="45FF046D" w:rsidR="00285399" w:rsidRDefault="00285399" w:rsidP="00285399">
            <w:pPr>
              <w:ind w:left="0"/>
              <w:rPr>
                <w:ins w:id="1351" w:author="Zhao, Chengming" w:date="2020-02-20T20:13:00Z"/>
              </w:rPr>
            </w:pPr>
            <w:proofErr w:type="spellStart"/>
            <w:ins w:id="1352" w:author="Zhao, Chengming" w:date="2020-02-20T21:17:00Z">
              <w:r>
                <w:t>ssh</w:t>
              </w:r>
            </w:ins>
            <w:proofErr w:type="spellEnd"/>
          </w:p>
        </w:tc>
      </w:tr>
      <w:tr w:rsidR="00285399" w14:paraId="6F75FA2F" w14:textId="77777777" w:rsidTr="009337CF">
        <w:trPr>
          <w:jc w:val="center"/>
          <w:ins w:id="1353" w:author="Zhao, Chengming" w:date="2020-02-20T20:29:00Z"/>
        </w:trPr>
        <w:tc>
          <w:tcPr>
            <w:tcW w:w="941" w:type="pct"/>
            <w:vMerge w:val="restart"/>
            <w:vAlign w:val="center"/>
          </w:tcPr>
          <w:p w14:paraId="609391F8" w14:textId="5F690B63" w:rsidR="00285399" w:rsidRDefault="00285399">
            <w:pPr>
              <w:ind w:left="0"/>
              <w:jc w:val="center"/>
              <w:rPr>
                <w:ins w:id="1354" w:author="Zhao, Chengming" w:date="2020-02-20T20:29:00Z"/>
              </w:rPr>
              <w:pPrChange w:id="1355" w:author="Zhao, Chengming" w:date="2020-02-20T20:56:00Z">
                <w:pPr>
                  <w:ind w:left="0"/>
                </w:pPr>
              </w:pPrChange>
            </w:pPr>
            <w:ins w:id="1356" w:author="Zhao, Chengming" w:date="2020-02-20T20:41:00Z">
              <w:r>
                <w:t>UEFI Shell</w:t>
              </w:r>
            </w:ins>
          </w:p>
        </w:tc>
        <w:tc>
          <w:tcPr>
            <w:tcW w:w="738" w:type="pct"/>
            <w:vMerge w:val="restart"/>
            <w:vAlign w:val="center"/>
          </w:tcPr>
          <w:p w14:paraId="1853CF35" w14:textId="67DF9F3C" w:rsidR="00285399" w:rsidRDefault="00285399" w:rsidP="00285399">
            <w:pPr>
              <w:ind w:left="0"/>
              <w:rPr>
                <w:ins w:id="1357" w:author="Zhao, Chengming" w:date="2020-02-20T20:29:00Z"/>
              </w:rPr>
            </w:pPr>
            <w:proofErr w:type="spellStart"/>
            <w:ins w:id="1358" w:author="Zhao, Chengming" w:date="2020-02-20T20:41:00Z">
              <w:r>
                <w:t>uefi_shell</w:t>
              </w:r>
            </w:ins>
            <w:proofErr w:type="spellEnd"/>
          </w:p>
        </w:tc>
        <w:tc>
          <w:tcPr>
            <w:tcW w:w="2390" w:type="pct"/>
            <w:vAlign w:val="center"/>
          </w:tcPr>
          <w:p w14:paraId="6240DE3F" w14:textId="3B2DB5F8" w:rsidR="00285399" w:rsidRDefault="00285399" w:rsidP="00285399">
            <w:pPr>
              <w:ind w:left="0"/>
              <w:rPr>
                <w:ins w:id="1359" w:author="Zhao, Chengming" w:date="2020-02-20T20:29:00Z"/>
              </w:rPr>
            </w:pPr>
            <w:ins w:id="1360" w:author="Zhao, Chengming" w:date="2020-02-20T20:41:00Z">
              <w:r>
                <w:t xml:space="preserve">NA </w:t>
              </w:r>
            </w:ins>
            <w:ins w:id="1361" w:author="Zhao, Chengming" w:date="2020-02-20T20:42:00Z">
              <w:r>
                <w:t>– No provider specific parameters</w:t>
              </w:r>
            </w:ins>
          </w:p>
        </w:tc>
        <w:tc>
          <w:tcPr>
            <w:tcW w:w="931" w:type="pct"/>
            <w:vAlign w:val="center"/>
          </w:tcPr>
          <w:p w14:paraId="6D9B075A" w14:textId="7928B92C" w:rsidR="00285399" w:rsidRDefault="00285399" w:rsidP="00285399">
            <w:pPr>
              <w:ind w:left="0"/>
              <w:rPr>
                <w:ins w:id="1362" w:author="Zhao, Chengming" w:date="2020-02-20T20:29:00Z"/>
              </w:rPr>
            </w:pPr>
            <w:ins w:id="1363" w:author="Zhao, Chengming" w:date="2020-02-20T20:42:00Z">
              <w:r>
                <w:t>com</w:t>
              </w:r>
            </w:ins>
          </w:p>
        </w:tc>
      </w:tr>
      <w:tr w:rsidR="00285399" w14:paraId="51C341E7" w14:textId="77777777" w:rsidTr="009337CF">
        <w:trPr>
          <w:jc w:val="center"/>
          <w:ins w:id="1364" w:author="Zhao, Chengming" w:date="2020-02-20T20:29:00Z"/>
        </w:trPr>
        <w:tc>
          <w:tcPr>
            <w:tcW w:w="941" w:type="pct"/>
            <w:vMerge/>
            <w:vAlign w:val="center"/>
          </w:tcPr>
          <w:p w14:paraId="41F4A942" w14:textId="77777777" w:rsidR="00285399" w:rsidRDefault="00285399">
            <w:pPr>
              <w:ind w:left="0"/>
              <w:jc w:val="center"/>
              <w:rPr>
                <w:ins w:id="1365" w:author="Zhao, Chengming" w:date="2020-02-20T20:29:00Z"/>
              </w:rPr>
              <w:pPrChange w:id="1366" w:author="Zhao, Chengming" w:date="2020-02-20T20:56:00Z">
                <w:pPr>
                  <w:ind w:left="0"/>
                </w:pPr>
              </w:pPrChange>
            </w:pPr>
          </w:p>
        </w:tc>
        <w:tc>
          <w:tcPr>
            <w:tcW w:w="738" w:type="pct"/>
            <w:vMerge/>
            <w:vAlign w:val="center"/>
          </w:tcPr>
          <w:p w14:paraId="620E28CF" w14:textId="77777777" w:rsidR="00285399" w:rsidRDefault="00285399" w:rsidP="00285399">
            <w:pPr>
              <w:ind w:left="0"/>
              <w:rPr>
                <w:ins w:id="1367" w:author="Zhao, Chengming" w:date="2020-02-20T20:29:00Z"/>
              </w:rPr>
            </w:pPr>
          </w:p>
        </w:tc>
        <w:tc>
          <w:tcPr>
            <w:tcW w:w="2390" w:type="pct"/>
            <w:vAlign w:val="center"/>
          </w:tcPr>
          <w:p w14:paraId="54407340" w14:textId="77777777" w:rsidR="00285399" w:rsidRDefault="00285399" w:rsidP="00285399">
            <w:pPr>
              <w:ind w:left="0"/>
              <w:rPr>
                <w:ins w:id="1368" w:author="Zhao, Chengming" w:date="2020-02-20T20:29:00Z"/>
              </w:rPr>
            </w:pPr>
          </w:p>
        </w:tc>
        <w:tc>
          <w:tcPr>
            <w:tcW w:w="931" w:type="pct"/>
            <w:vAlign w:val="center"/>
          </w:tcPr>
          <w:p w14:paraId="47924739" w14:textId="1573CA89" w:rsidR="00285399" w:rsidRDefault="00285399" w:rsidP="00285399">
            <w:pPr>
              <w:ind w:left="0"/>
              <w:rPr>
                <w:ins w:id="1369" w:author="Zhao, Chengming" w:date="2020-02-20T20:29:00Z"/>
              </w:rPr>
            </w:pPr>
            <w:ins w:id="1370" w:author="Zhao, Chengming" w:date="2020-02-20T20:42:00Z">
              <w:r>
                <w:t>sol</w:t>
              </w:r>
            </w:ins>
          </w:p>
        </w:tc>
      </w:tr>
      <w:tr w:rsidR="00285399" w14:paraId="0CFFD1B2" w14:textId="77777777" w:rsidTr="009337CF">
        <w:trPr>
          <w:jc w:val="center"/>
          <w:ins w:id="1371" w:author="Zhao, Chengming" w:date="2020-02-20T20:29:00Z"/>
        </w:trPr>
        <w:tc>
          <w:tcPr>
            <w:tcW w:w="941" w:type="pct"/>
            <w:vMerge w:val="restart"/>
            <w:vAlign w:val="center"/>
          </w:tcPr>
          <w:p w14:paraId="4AC41FD9" w14:textId="365C697A" w:rsidR="00285399" w:rsidRDefault="00285399">
            <w:pPr>
              <w:ind w:left="0"/>
              <w:jc w:val="center"/>
              <w:rPr>
                <w:ins w:id="1372" w:author="Zhao, Chengming" w:date="2020-02-20T20:29:00Z"/>
              </w:rPr>
              <w:pPrChange w:id="1373" w:author="Zhao, Chengming" w:date="2020-02-20T20:56:00Z">
                <w:pPr>
                  <w:ind w:left="0"/>
                </w:pPr>
              </w:pPrChange>
            </w:pPr>
            <w:ins w:id="1374" w:author="Zhao, Chengming" w:date="2020-02-20T20:43:00Z">
              <w:r>
                <w:t>Console Log</w:t>
              </w:r>
            </w:ins>
          </w:p>
        </w:tc>
        <w:tc>
          <w:tcPr>
            <w:tcW w:w="738" w:type="pct"/>
            <w:vMerge w:val="restart"/>
            <w:vAlign w:val="center"/>
          </w:tcPr>
          <w:p w14:paraId="61069502" w14:textId="66B11833" w:rsidR="00285399" w:rsidRDefault="00285399" w:rsidP="00285399">
            <w:pPr>
              <w:ind w:left="0"/>
              <w:rPr>
                <w:ins w:id="1375" w:author="Zhao, Chengming" w:date="2020-02-20T20:29:00Z"/>
              </w:rPr>
            </w:pPr>
            <w:proofErr w:type="spellStart"/>
            <w:ins w:id="1376" w:author="Zhao, Chengming" w:date="2020-02-20T20:43:00Z">
              <w:r>
                <w:t>console_log</w:t>
              </w:r>
            </w:ins>
            <w:proofErr w:type="spellEnd"/>
          </w:p>
        </w:tc>
        <w:tc>
          <w:tcPr>
            <w:tcW w:w="2390" w:type="pct"/>
            <w:vAlign w:val="center"/>
          </w:tcPr>
          <w:p w14:paraId="548F4B03" w14:textId="2D3CC078" w:rsidR="00285399" w:rsidRDefault="00285399" w:rsidP="00285399">
            <w:pPr>
              <w:ind w:left="0"/>
              <w:rPr>
                <w:ins w:id="1377" w:author="Zhao, Chengming" w:date="2020-02-20T20:29:00Z"/>
              </w:rPr>
            </w:pPr>
            <w:proofErr w:type="spellStart"/>
            <w:ins w:id="1378" w:author="Zhao, Chengming" w:date="2020-02-20T20:43:00Z">
              <w:r>
                <w:t>log_path</w:t>
              </w:r>
              <w:proofErr w:type="spellEnd"/>
              <w:r>
                <w:t xml:space="preserve"> – folder path to save the log</w:t>
              </w:r>
            </w:ins>
          </w:p>
        </w:tc>
        <w:tc>
          <w:tcPr>
            <w:tcW w:w="931" w:type="pct"/>
            <w:vAlign w:val="center"/>
          </w:tcPr>
          <w:p w14:paraId="183D9167" w14:textId="28D58172" w:rsidR="00285399" w:rsidRDefault="00285399" w:rsidP="00285399">
            <w:pPr>
              <w:ind w:left="0"/>
              <w:rPr>
                <w:ins w:id="1379" w:author="Zhao, Chengming" w:date="2020-02-20T20:29:00Z"/>
              </w:rPr>
            </w:pPr>
            <w:ins w:id="1380" w:author="Zhao, Chengming" w:date="2020-02-20T20:43:00Z">
              <w:r>
                <w:t>sol</w:t>
              </w:r>
            </w:ins>
          </w:p>
        </w:tc>
      </w:tr>
      <w:tr w:rsidR="00285399" w14:paraId="0CEF64CC" w14:textId="77777777" w:rsidTr="009337CF">
        <w:trPr>
          <w:jc w:val="center"/>
          <w:ins w:id="1381" w:author="Zhao, Chengming" w:date="2020-02-20T20:29:00Z"/>
        </w:trPr>
        <w:tc>
          <w:tcPr>
            <w:tcW w:w="941" w:type="pct"/>
            <w:vMerge/>
            <w:vAlign w:val="center"/>
          </w:tcPr>
          <w:p w14:paraId="7F17DDC2" w14:textId="77777777" w:rsidR="00285399" w:rsidRDefault="00285399">
            <w:pPr>
              <w:ind w:left="0"/>
              <w:jc w:val="center"/>
              <w:rPr>
                <w:ins w:id="1382" w:author="Zhao, Chengming" w:date="2020-02-20T20:29:00Z"/>
              </w:rPr>
              <w:pPrChange w:id="1383" w:author="Zhao, Chengming" w:date="2020-02-20T20:56:00Z">
                <w:pPr>
                  <w:ind w:left="0"/>
                </w:pPr>
              </w:pPrChange>
            </w:pPr>
          </w:p>
        </w:tc>
        <w:tc>
          <w:tcPr>
            <w:tcW w:w="738" w:type="pct"/>
            <w:vMerge/>
            <w:vAlign w:val="center"/>
          </w:tcPr>
          <w:p w14:paraId="51A36951" w14:textId="77777777" w:rsidR="00285399" w:rsidRDefault="00285399" w:rsidP="00285399">
            <w:pPr>
              <w:ind w:left="0"/>
              <w:rPr>
                <w:ins w:id="1384" w:author="Zhao, Chengming" w:date="2020-02-20T20:29:00Z"/>
              </w:rPr>
            </w:pPr>
          </w:p>
        </w:tc>
        <w:tc>
          <w:tcPr>
            <w:tcW w:w="2390" w:type="pct"/>
            <w:vAlign w:val="center"/>
          </w:tcPr>
          <w:p w14:paraId="050C1C6D" w14:textId="77777777" w:rsidR="00285399" w:rsidRDefault="00285399" w:rsidP="00285399">
            <w:pPr>
              <w:ind w:left="0"/>
              <w:rPr>
                <w:ins w:id="1385" w:author="Zhao, Chengming" w:date="2020-02-20T20:29:00Z"/>
              </w:rPr>
            </w:pPr>
          </w:p>
        </w:tc>
        <w:tc>
          <w:tcPr>
            <w:tcW w:w="931" w:type="pct"/>
            <w:vAlign w:val="center"/>
          </w:tcPr>
          <w:p w14:paraId="3CAB2677" w14:textId="04B2F6F6" w:rsidR="00285399" w:rsidRDefault="00285399" w:rsidP="00285399">
            <w:pPr>
              <w:ind w:left="0"/>
              <w:rPr>
                <w:ins w:id="1386" w:author="Zhao, Chengming" w:date="2020-02-20T20:29:00Z"/>
              </w:rPr>
            </w:pPr>
            <w:ins w:id="1387" w:author="Zhao, Chengming" w:date="2020-02-20T20:43:00Z">
              <w:r>
                <w:t>com</w:t>
              </w:r>
            </w:ins>
          </w:p>
        </w:tc>
      </w:tr>
      <w:tr w:rsidR="00285399" w14:paraId="29BB490F" w14:textId="77777777" w:rsidTr="00C63A4B">
        <w:tblPrEx>
          <w:tblW w:w="5000" w:type="pct"/>
          <w:jc w:val="center"/>
          <w:tblPrExChange w:id="1388" w:author="Zhao, Chengming" w:date="2020-02-20T20:56:00Z">
            <w:tblPrEx>
              <w:tblW w:w="5000" w:type="pct"/>
              <w:jc w:val="right"/>
            </w:tblPrEx>
          </w:tblPrExChange>
        </w:tblPrEx>
        <w:trPr>
          <w:jc w:val="center"/>
          <w:ins w:id="1389" w:author="Zhao, Chengming" w:date="2020-02-20T20:29:00Z"/>
          <w:trPrChange w:id="1390" w:author="Zhao, Chengming" w:date="2020-02-20T20:56:00Z">
            <w:trPr>
              <w:jc w:val="right"/>
            </w:trPr>
          </w:trPrChange>
        </w:trPr>
        <w:tc>
          <w:tcPr>
            <w:tcW w:w="941" w:type="pct"/>
            <w:vAlign w:val="center"/>
            <w:tcPrChange w:id="1391" w:author="Zhao, Chengming" w:date="2020-02-20T20:56:00Z">
              <w:tcPr>
                <w:tcW w:w="812" w:type="pct"/>
                <w:vAlign w:val="center"/>
              </w:tcPr>
            </w:tcPrChange>
          </w:tcPr>
          <w:p w14:paraId="56FA971D" w14:textId="5296E356" w:rsidR="00285399" w:rsidRDefault="00285399">
            <w:pPr>
              <w:ind w:left="0"/>
              <w:jc w:val="center"/>
              <w:rPr>
                <w:ins w:id="1392" w:author="Zhao, Chengming" w:date="2020-02-20T20:29:00Z"/>
              </w:rPr>
              <w:pPrChange w:id="1393" w:author="Zhao, Chengming" w:date="2020-02-20T20:56:00Z">
                <w:pPr>
                  <w:ind w:left="0"/>
                </w:pPr>
              </w:pPrChange>
            </w:pPr>
            <w:ins w:id="1394" w:author="Zhao, Chengming" w:date="2020-02-20T20:44:00Z">
              <w:r>
                <w:t>Bios Setting</w:t>
              </w:r>
            </w:ins>
          </w:p>
        </w:tc>
        <w:tc>
          <w:tcPr>
            <w:tcW w:w="738" w:type="pct"/>
            <w:vAlign w:val="center"/>
            <w:tcPrChange w:id="1395" w:author="Zhao, Chengming" w:date="2020-02-20T20:56:00Z">
              <w:tcPr>
                <w:tcW w:w="783" w:type="pct"/>
                <w:gridSpan w:val="2"/>
                <w:vAlign w:val="center"/>
              </w:tcPr>
            </w:tcPrChange>
          </w:tcPr>
          <w:p w14:paraId="6684056E" w14:textId="337259C4" w:rsidR="00285399" w:rsidRDefault="00285399" w:rsidP="00285399">
            <w:pPr>
              <w:ind w:left="0"/>
              <w:rPr>
                <w:ins w:id="1396" w:author="Zhao, Chengming" w:date="2020-02-20T20:29:00Z"/>
              </w:rPr>
            </w:pPr>
            <w:ins w:id="1397" w:author="Zhao, Chengming" w:date="2020-02-20T20:45:00Z">
              <w:r>
                <w:t>bios</w:t>
              </w:r>
            </w:ins>
          </w:p>
        </w:tc>
        <w:tc>
          <w:tcPr>
            <w:tcW w:w="2390" w:type="pct"/>
            <w:vAlign w:val="center"/>
            <w:tcPrChange w:id="1398" w:author="Zhao, Chengming" w:date="2020-02-20T20:56:00Z">
              <w:tcPr>
                <w:tcW w:w="2217" w:type="pct"/>
                <w:gridSpan w:val="2"/>
                <w:vAlign w:val="center"/>
              </w:tcPr>
            </w:tcPrChange>
          </w:tcPr>
          <w:p w14:paraId="71D13B41" w14:textId="38995E15" w:rsidR="00285399" w:rsidRDefault="00285399" w:rsidP="00285399">
            <w:pPr>
              <w:ind w:left="0"/>
              <w:rPr>
                <w:ins w:id="1399" w:author="Zhao, Chengming" w:date="2020-02-20T20:29:00Z"/>
              </w:rPr>
            </w:pPr>
            <w:ins w:id="1400" w:author="Zhao, Chengming" w:date="2020-02-20T20:45:00Z">
              <w:r>
                <w:t>NA - No provider specific parameters</w:t>
              </w:r>
            </w:ins>
          </w:p>
        </w:tc>
        <w:tc>
          <w:tcPr>
            <w:tcW w:w="931" w:type="pct"/>
            <w:vAlign w:val="center"/>
            <w:tcPrChange w:id="1401" w:author="Zhao, Chengming" w:date="2020-02-20T20:56:00Z">
              <w:tcPr>
                <w:tcW w:w="1188" w:type="pct"/>
                <w:gridSpan w:val="2"/>
                <w:vAlign w:val="center"/>
              </w:tcPr>
            </w:tcPrChange>
          </w:tcPr>
          <w:p w14:paraId="02DB14D8" w14:textId="61D7D740" w:rsidR="00285399" w:rsidRDefault="00285399" w:rsidP="00285399">
            <w:pPr>
              <w:ind w:left="0"/>
              <w:rPr>
                <w:ins w:id="1402" w:author="Zhao, Chengming" w:date="2020-02-20T20:29:00Z"/>
              </w:rPr>
            </w:pPr>
            <w:proofErr w:type="spellStart"/>
            <w:ins w:id="1403" w:author="Zhao, Chengming" w:date="2020-02-20T20:44:00Z">
              <w:r>
                <w:t>xmlcli</w:t>
              </w:r>
            </w:ins>
            <w:proofErr w:type="spellEnd"/>
          </w:p>
        </w:tc>
      </w:tr>
      <w:tr w:rsidR="00285399" w14:paraId="3F337889" w14:textId="77777777" w:rsidTr="009337CF">
        <w:trPr>
          <w:jc w:val="center"/>
          <w:ins w:id="1404" w:author="Zhao, Chengming" w:date="2020-02-20T20:29:00Z"/>
        </w:trPr>
        <w:tc>
          <w:tcPr>
            <w:tcW w:w="941" w:type="pct"/>
            <w:vMerge w:val="restart"/>
            <w:vAlign w:val="center"/>
          </w:tcPr>
          <w:p w14:paraId="10EE8CD6" w14:textId="3BC5E705" w:rsidR="00285399" w:rsidRDefault="00285399">
            <w:pPr>
              <w:ind w:left="0"/>
              <w:jc w:val="center"/>
              <w:rPr>
                <w:ins w:id="1405" w:author="Zhao, Chengming" w:date="2020-02-20T20:29:00Z"/>
              </w:rPr>
              <w:pPrChange w:id="1406" w:author="Zhao, Chengming" w:date="2020-02-20T20:56:00Z">
                <w:pPr>
                  <w:ind w:left="0"/>
                </w:pPr>
              </w:pPrChange>
            </w:pPr>
            <w:proofErr w:type="spellStart"/>
            <w:ins w:id="1407" w:author="Zhao, Chengming" w:date="2020-02-20T20:45:00Z">
              <w:r>
                <w:t>Phsical</w:t>
              </w:r>
              <w:proofErr w:type="spellEnd"/>
              <w:r>
                <w:t xml:space="preserve"> Control</w:t>
              </w:r>
            </w:ins>
          </w:p>
        </w:tc>
        <w:tc>
          <w:tcPr>
            <w:tcW w:w="738" w:type="pct"/>
            <w:vMerge w:val="restart"/>
            <w:vAlign w:val="center"/>
          </w:tcPr>
          <w:p w14:paraId="2A9DA3B1" w14:textId="09437764" w:rsidR="00285399" w:rsidRDefault="00285399" w:rsidP="00285399">
            <w:pPr>
              <w:ind w:left="0"/>
              <w:rPr>
                <w:ins w:id="1408" w:author="Zhao, Chengming" w:date="2020-02-20T20:29:00Z"/>
              </w:rPr>
            </w:pPr>
            <w:proofErr w:type="spellStart"/>
            <w:ins w:id="1409" w:author="Zhao, Chengming" w:date="2020-02-20T20:46:00Z">
              <w:r>
                <w:t>physical_control</w:t>
              </w:r>
            </w:ins>
            <w:proofErr w:type="spellEnd"/>
          </w:p>
        </w:tc>
        <w:tc>
          <w:tcPr>
            <w:tcW w:w="2390" w:type="pct"/>
            <w:vAlign w:val="center"/>
          </w:tcPr>
          <w:p w14:paraId="7C9D8EBF" w14:textId="41B70BF8" w:rsidR="00285399" w:rsidRDefault="00285399" w:rsidP="00285399">
            <w:pPr>
              <w:ind w:left="0"/>
              <w:rPr>
                <w:ins w:id="1410" w:author="Zhao, Chengming" w:date="2020-02-20T20:29:00Z"/>
              </w:rPr>
            </w:pPr>
            <w:proofErr w:type="spellStart"/>
            <w:ins w:id="1411" w:author="Zhao, Chengming" w:date="2020-02-20T20:46:00Z">
              <w:r>
                <w:t>Usb</w:t>
              </w:r>
              <w:proofErr w:type="spellEnd"/>
              <w:r>
                <w:t xml:space="preserve"> switch timeout – timeout to switch USB bet</w:t>
              </w:r>
            </w:ins>
            <w:ins w:id="1412" w:author="Zhao, Chengming" w:date="2020-02-20T20:47:00Z">
              <w:r>
                <w:t>ween host and SUT</w:t>
              </w:r>
            </w:ins>
          </w:p>
        </w:tc>
        <w:tc>
          <w:tcPr>
            <w:tcW w:w="931" w:type="pct"/>
            <w:vMerge w:val="restart"/>
            <w:vAlign w:val="center"/>
          </w:tcPr>
          <w:p w14:paraId="437A203C" w14:textId="3422C723" w:rsidR="00285399" w:rsidRDefault="00285399">
            <w:pPr>
              <w:ind w:left="0"/>
              <w:rPr>
                <w:ins w:id="1413" w:author="Zhao, Chengming" w:date="2020-02-20T20:29:00Z"/>
              </w:rPr>
            </w:pPr>
            <w:ins w:id="1414" w:author="Zhao, Chengming" w:date="2020-02-20T20:47:00Z">
              <w:r>
                <w:t>pi</w:t>
              </w:r>
            </w:ins>
          </w:p>
        </w:tc>
      </w:tr>
      <w:tr w:rsidR="00285399" w14:paraId="44728DC9" w14:textId="77777777" w:rsidTr="009337CF">
        <w:trPr>
          <w:jc w:val="center"/>
          <w:ins w:id="1415" w:author="Zhao, Chengming" w:date="2020-02-20T20:29:00Z"/>
        </w:trPr>
        <w:tc>
          <w:tcPr>
            <w:tcW w:w="941" w:type="pct"/>
            <w:vMerge/>
            <w:vAlign w:val="center"/>
          </w:tcPr>
          <w:p w14:paraId="34A3F856" w14:textId="77777777" w:rsidR="00285399" w:rsidRDefault="00285399">
            <w:pPr>
              <w:ind w:left="0"/>
              <w:jc w:val="center"/>
              <w:rPr>
                <w:ins w:id="1416" w:author="Zhao, Chengming" w:date="2020-02-20T20:29:00Z"/>
              </w:rPr>
              <w:pPrChange w:id="1417" w:author="Zhao, Chengming" w:date="2020-02-20T20:56:00Z">
                <w:pPr>
                  <w:ind w:left="0"/>
                </w:pPr>
              </w:pPrChange>
            </w:pPr>
          </w:p>
        </w:tc>
        <w:tc>
          <w:tcPr>
            <w:tcW w:w="738" w:type="pct"/>
            <w:vMerge/>
            <w:vAlign w:val="center"/>
          </w:tcPr>
          <w:p w14:paraId="117AC98C" w14:textId="77777777" w:rsidR="00285399" w:rsidRDefault="00285399" w:rsidP="00285399">
            <w:pPr>
              <w:ind w:left="0"/>
              <w:rPr>
                <w:ins w:id="1418" w:author="Zhao, Chengming" w:date="2020-02-20T20:29:00Z"/>
              </w:rPr>
            </w:pPr>
          </w:p>
        </w:tc>
        <w:tc>
          <w:tcPr>
            <w:tcW w:w="2390" w:type="pct"/>
            <w:vAlign w:val="center"/>
          </w:tcPr>
          <w:p w14:paraId="2E92AC38" w14:textId="20AD774D" w:rsidR="00285399" w:rsidRDefault="00285399" w:rsidP="00285399">
            <w:pPr>
              <w:ind w:left="0"/>
              <w:rPr>
                <w:ins w:id="1419" w:author="Zhao, Chengming" w:date="2020-02-20T20:29:00Z"/>
              </w:rPr>
            </w:pPr>
            <w:ins w:id="1420" w:author="Zhao, Chengming" w:date="2020-02-20T20:47:00Z">
              <w:r>
                <w:t xml:space="preserve">Clear CMOS timeout – timeout to get </w:t>
              </w:r>
              <w:proofErr w:type="spellStart"/>
              <w:r>
                <w:t>cmos</w:t>
              </w:r>
              <w:proofErr w:type="spellEnd"/>
              <w:r>
                <w:t xml:space="preserve"> clear</w:t>
              </w:r>
            </w:ins>
          </w:p>
        </w:tc>
        <w:tc>
          <w:tcPr>
            <w:tcW w:w="931" w:type="pct"/>
            <w:vMerge/>
            <w:vAlign w:val="center"/>
          </w:tcPr>
          <w:p w14:paraId="4BE5A833" w14:textId="77777777" w:rsidR="00285399" w:rsidRDefault="00285399" w:rsidP="00285399">
            <w:pPr>
              <w:ind w:left="0"/>
              <w:rPr>
                <w:ins w:id="1421" w:author="Zhao, Chengming" w:date="2020-02-20T20:29:00Z"/>
              </w:rPr>
            </w:pPr>
          </w:p>
        </w:tc>
      </w:tr>
      <w:tr w:rsidR="00285399" w14:paraId="75A823D7" w14:textId="77777777" w:rsidTr="00C63A4B">
        <w:tblPrEx>
          <w:tblW w:w="5000" w:type="pct"/>
          <w:jc w:val="center"/>
          <w:tblPrExChange w:id="1422" w:author="Zhao, Chengming" w:date="2020-02-20T20:56:00Z">
            <w:tblPrEx>
              <w:tblW w:w="5000" w:type="pct"/>
              <w:jc w:val="right"/>
            </w:tblPrEx>
          </w:tblPrExChange>
        </w:tblPrEx>
        <w:trPr>
          <w:jc w:val="center"/>
          <w:ins w:id="1423" w:author="Zhao, Chengming" w:date="2020-02-20T20:29:00Z"/>
          <w:trPrChange w:id="1424" w:author="Zhao, Chengming" w:date="2020-02-20T20:56:00Z">
            <w:trPr>
              <w:jc w:val="right"/>
            </w:trPr>
          </w:trPrChange>
        </w:trPr>
        <w:tc>
          <w:tcPr>
            <w:tcW w:w="941" w:type="pct"/>
            <w:vAlign w:val="center"/>
            <w:tcPrChange w:id="1425" w:author="Zhao, Chengming" w:date="2020-02-20T20:56:00Z">
              <w:tcPr>
                <w:tcW w:w="812" w:type="pct"/>
                <w:vAlign w:val="center"/>
              </w:tcPr>
            </w:tcPrChange>
          </w:tcPr>
          <w:p w14:paraId="077F41C5" w14:textId="386A0022" w:rsidR="00285399" w:rsidRDefault="00285399">
            <w:pPr>
              <w:ind w:left="0"/>
              <w:jc w:val="center"/>
              <w:rPr>
                <w:ins w:id="1426" w:author="Zhao, Chengming" w:date="2020-02-20T20:29:00Z"/>
              </w:rPr>
              <w:pPrChange w:id="1427" w:author="Zhao, Chengming" w:date="2020-02-20T20:56:00Z">
                <w:pPr>
                  <w:ind w:left="0"/>
                </w:pPr>
              </w:pPrChange>
            </w:pPr>
            <w:ins w:id="1428" w:author="Zhao, Chengming" w:date="2020-02-20T20:48:00Z">
              <w:r>
                <w:lastRenderedPageBreak/>
                <w:t>BIOS Setup Menu</w:t>
              </w:r>
            </w:ins>
          </w:p>
        </w:tc>
        <w:tc>
          <w:tcPr>
            <w:tcW w:w="738" w:type="pct"/>
            <w:vAlign w:val="center"/>
            <w:tcPrChange w:id="1429" w:author="Zhao, Chengming" w:date="2020-02-20T20:56:00Z">
              <w:tcPr>
                <w:tcW w:w="783" w:type="pct"/>
                <w:gridSpan w:val="2"/>
                <w:vAlign w:val="center"/>
              </w:tcPr>
            </w:tcPrChange>
          </w:tcPr>
          <w:p w14:paraId="380AD6CB" w14:textId="170EF217" w:rsidR="00285399" w:rsidRDefault="00285399" w:rsidP="00285399">
            <w:pPr>
              <w:ind w:left="0"/>
              <w:rPr>
                <w:ins w:id="1430" w:author="Zhao, Chengming" w:date="2020-02-20T20:29:00Z"/>
              </w:rPr>
            </w:pPr>
            <w:proofErr w:type="spellStart"/>
            <w:ins w:id="1431" w:author="Zhao, Chengming" w:date="2020-02-20T20:48:00Z">
              <w:r>
                <w:t>Bios_setupmenu</w:t>
              </w:r>
            </w:ins>
            <w:proofErr w:type="spellEnd"/>
          </w:p>
        </w:tc>
        <w:tc>
          <w:tcPr>
            <w:tcW w:w="2390" w:type="pct"/>
            <w:vAlign w:val="center"/>
            <w:tcPrChange w:id="1432" w:author="Zhao, Chengming" w:date="2020-02-20T20:56:00Z">
              <w:tcPr>
                <w:tcW w:w="2217" w:type="pct"/>
                <w:gridSpan w:val="2"/>
                <w:vAlign w:val="center"/>
              </w:tcPr>
            </w:tcPrChange>
          </w:tcPr>
          <w:p w14:paraId="6F23C8A3" w14:textId="77777777" w:rsidR="00285399" w:rsidRDefault="00285399" w:rsidP="00285399">
            <w:pPr>
              <w:ind w:left="0"/>
              <w:rPr>
                <w:ins w:id="1433" w:author="Zhao, Chengming" w:date="2020-02-20T20:51:00Z"/>
              </w:rPr>
            </w:pPr>
            <w:proofErr w:type="spellStart"/>
            <w:ins w:id="1434" w:author="Zhao, Chengming" w:date="2020-02-20T20:50:00Z">
              <w:r>
                <w:t>Efishell_ent</w:t>
              </w:r>
            </w:ins>
            <w:ins w:id="1435" w:author="Zhao, Chengming" w:date="2020-02-20T20:51:00Z">
              <w:r>
                <w:t>ry</w:t>
              </w:r>
              <w:proofErr w:type="spellEnd"/>
              <w:r>
                <w:t xml:space="preserve"> – specific the path to enter </w:t>
              </w:r>
              <w:proofErr w:type="spellStart"/>
              <w:r>
                <w:t>efishell</w:t>
              </w:r>
              <w:proofErr w:type="spellEnd"/>
            </w:ins>
          </w:p>
          <w:p w14:paraId="1D79B0F6" w14:textId="77777777" w:rsidR="00285399" w:rsidRDefault="00285399" w:rsidP="00285399">
            <w:pPr>
              <w:ind w:left="0"/>
              <w:rPr>
                <w:ins w:id="1436" w:author="Zhao, Chengming" w:date="2020-02-20T20:51:00Z"/>
              </w:rPr>
            </w:pPr>
            <w:ins w:id="1437" w:author="Zhao, Chengming" w:date="2020-02-20T20:51:00Z">
              <w:r>
                <w:t xml:space="preserve">Continue – path to continue to boot </w:t>
              </w:r>
              <w:proofErr w:type="spellStart"/>
              <w:r>
                <w:t>os</w:t>
              </w:r>
              <w:proofErr w:type="spellEnd"/>
            </w:ins>
          </w:p>
          <w:p w14:paraId="12DEF461" w14:textId="4659EABB" w:rsidR="00285399" w:rsidRDefault="00285399" w:rsidP="00285399">
            <w:pPr>
              <w:ind w:left="0"/>
              <w:rPr>
                <w:ins w:id="1438" w:author="Zhao, Chengming" w:date="2020-02-20T20:29:00Z"/>
              </w:rPr>
            </w:pPr>
            <w:ins w:id="1439" w:author="Zhao, Chengming" w:date="2020-02-20T20:51:00Z">
              <w:r>
                <w:t>Reset – UI path to reset</w:t>
              </w:r>
            </w:ins>
            <w:ins w:id="1440" w:author="Zhao, Chengming" w:date="2020-02-20T20:50:00Z">
              <w:r>
                <w:t xml:space="preserve"> </w:t>
              </w:r>
            </w:ins>
          </w:p>
        </w:tc>
        <w:tc>
          <w:tcPr>
            <w:tcW w:w="931" w:type="pct"/>
            <w:vAlign w:val="center"/>
            <w:tcPrChange w:id="1441" w:author="Zhao, Chengming" w:date="2020-02-20T20:56:00Z">
              <w:tcPr>
                <w:tcW w:w="1188" w:type="pct"/>
                <w:gridSpan w:val="2"/>
                <w:vAlign w:val="center"/>
              </w:tcPr>
            </w:tcPrChange>
          </w:tcPr>
          <w:p w14:paraId="0E51DD6C" w14:textId="510752E9" w:rsidR="00285399" w:rsidRDefault="00285399" w:rsidP="00285399">
            <w:pPr>
              <w:ind w:left="0"/>
              <w:rPr>
                <w:ins w:id="1442" w:author="Zhao, Chengming" w:date="2020-02-20T20:29:00Z"/>
              </w:rPr>
            </w:pPr>
            <w:ins w:id="1443" w:author="Zhao, Chengming" w:date="2020-02-20T20:52:00Z">
              <w:r>
                <w:t>COM</w:t>
              </w:r>
            </w:ins>
          </w:p>
        </w:tc>
      </w:tr>
      <w:tr w:rsidR="00285399" w14:paraId="0734F387" w14:textId="77777777" w:rsidTr="00C63A4B">
        <w:tblPrEx>
          <w:tblW w:w="5000" w:type="pct"/>
          <w:jc w:val="center"/>
          <w:tblPrExChange w:id="1444" w:author="Zhao, Chengming" w:date="2020-02-20T20:56:00Z">
            <w:tblPrEx>
              <w:tblW w:w="5000" w:type="pct"/>
              <w:jc w:val="right"/>
            </w:tblPrEx>
          </w:tblPrExChange>
        </w:tblPrEx>
        <w:trPr>
          <w:jc w:val="center"/>
          <w:ins w:id="1445" w:author="Zhao, Chengming" w:date="2020-02-20T20:29:00Z"/>
          <w:trPrChange w:id="1446" w:author="Zhao, Chengming" w:date="2020-02-20T20:56:00Z">
            <w:trPr>
              <w:jc w:val="right"/>
            </w:trPr>
          </w:trPrChange>
        </w:trPr>
        <w:tc>
          <w:tcPr>
            <w:tcW w:w="941" w:type="pct"/>
            <w:vAlign w:val="center"/>
            <w:tcPrChange w:id="1447" w:author="Zhao, Chengming" w:date="2020-02-20T20:56:00Z">
              <w:tcPr>
                <w:tcW w:w="812" w:type="pct"/>
                <w:vAlign w:val="center"/>
              </w:tcPr>
            </w:tcPrChange>
          </w:tcPr>
          <w:p w14:paraId="4E73E45E" w14:textId="25A35EA0" w:rsidR="00285399" w:rsidRDefault="00285399">
            <w:pPr>
              <w:ind w:left="0"/>
              <w:jc w:val="center"/>
              <w:rPr>
                <w:ins w:id="1448" w:author="Zhao, Chengming" w:date="2020-02-20T20:29:00Z"/>
              </w:rPr>
              <w:pPrChange w:id="1449" w:author="Zhao, Chengming" w:date="2020-02-20T20:56:00Z">
                <w:pPr>
                  <w:ind w:left="0"/>
                </w:pPr>
              </w:pPrChange>
            </w:pPr>
            <w:ins w:id="1450" w:author="Zhao, Chengming" w:date="2020-02-20T20:48:00Z">
              <w:r>
                <w:t>BIOS</w:t>
              </w:r>
            </w:ins>
            <w:ins w:id="1451" w:author="Zhao, Chengming" w:date="2020-02-20T20:49:00Z">
              <w:r>
                <w:t xml:space="preserve"> Boot Menu</w:t>
              </w:r>
            </w:ins>
          </w:p>
        </w:tc>
        <w:tc>
          <w:tcPr>
            <w:tcW w:w="738" w:type="pct"/>
            <w:vAlign w:val="center"/>
            <w:tcPrChange w:id="1452" w:author="Zhao, Chengming" w:date="2020-02-20T20:56:00Z">
              <w:tcPr>
                <w:tcW w:w="783" w:type="pct"/>
                <w:gridSpan w:val="2"/>
                <w:vAlign w:val="center"/>
              </w:tcPr>
            </w:tcPrChange>
          </w:tcPr>
          <w:p w14:paraId="4F0CCE54" w14:textId="42F9EBFB" w:rsidR="00285399" w:rsidRDefault="00285399" w:rsidP="00285399">
            <w:pPr>
              <w:ind w:left="0"/>
              <w:rPr>
                <w:ins w:id="1453" w:author="Zhao, Chengming" w:date="2020-02-20T20:29:00Z"/>
              </w:rPr>
            </w:pPr>
            <w:proofErr w:type="spellStart"/>
            <w:ins w:id="1454" w:author="Zhao, Chengming" w:date="2020-02-20T20:49:00Z">
              <w:r>
                <w:t>Bios_bootmenu</w:t>
              </w:r>
            </w:ins>
            <w:proofErr w:type="spellEnd"/>
          </w:p>
        </w:tc>
        <w:tc>
          <w:tcPr>
            <w:tcW w:w="2390" w:type="pct"/>
            <w:vAlign w:val="center"/>
            <w:tcPrChange w:id="1455" w:author="Zhao, Chengming" w:date="2020-02-20T20:56:00Z">
              <w:tcPr>
                <w:tcW w:w="2217" w:type="pct"/>
                <w:gridSpan w:val="2"/>
                <w:vAlign w:val="center"/>
              </w:tcPr>
            </w:tcPrChange>
          </w:tcPr>
          <w:p w14:paraId="395440BC" w14:textId="1916D571" w:rsidR="00285399" w:rsidRDefault="00285399" w:rsidP="00285399">
            <w:pPr>
              <w:ind w:left="0"/>
              <w:rPr>
                <w:ins w:id="1456" w:author="Zhao, Chengming" w:date="2020-02-20T20:29:00Z"/>
              </w:rPr>
            </w:pPr>
            <w:proofErr w:type="spellStart"/>
            <w:ins w:id="1457" w:author="Zhao, Chengming" w:date="2020-02-20T20:51:00Z">
              <w:r>
                <w:t>Efishell_entry</w:t>
              </w:r>
              <w:proofErr w:type="spellEnd"/>
              <w:r>
                <w:t xml:space="preserve"> </w:t>
              </w:r>
            </w:ins>
            <w:ins w:id="1458" w:author="Zhao, Chengming" w:date="2020-02-20T20:52:00Z">
              <w:r>
                <w:t>–</w:t>
              </w:r>
            </w:ins>
            <w:ins w:id="1459" w:author="Zhao, Chengming" w:date="2020-02-20T20:51:00Z">
              <w:r>
                <w:t xml:space="preserve"> </w:t>
              </w:r>
            </w:ins>
            <w:ins w:id="1460" w:author="Zhao, Chengming" w:date="2020-02-20T20:52:00Z">
              <w:r>
                <w:t xml:space="preserve">UI path to enter </w:t>
              </w:r>
              <w:proofErr w:type="spellStart"/>
              <w:r>
                <w:t>efishell</w:t>
              </w:r>
            </w:ins>
            <w:proofErr w:type="spellEnd"/>
          </w:p>
        </w:tc>
        <w:tc>
          <w:tcPr>
            <w:tcW w:w="931" w:type="pct"/>
            <w:vAlign w:val="center"/>
            <w:tcPrChange w:id="1461" w:author="Zhao, Chengming" w:date="2020-02-20T20:56:00Z">
              <w:tcPr>
                <w:tcW w:w="1188" w:type="pct"/>
                <w:gridSpan w:val="2"/>
                <w:vAlign w:val="center"/>
              </w:tcPr>
            </w:tcPrChange>
          </w:tcPr>
          <w:p w14:paraId="70444C6D" w14:textId="20A6F95A" w:rsidR="00285399" w:rsidRDefault="00285399" w:rsidP="00285399">
            <w:pPr>
              <w:ind w:left="0"/>
              <w:rPr>
                <w:ins w:id="1462" w:author="Zhao, Chengming" w:date="2020-02-20T20:29:00Z"/>
              </w:rPr>
            </w:pPr>
            <w:ins w:id="1463" w:author="Zhao, Chengming" w:date="2020-02-20T20:52:00Z">
              <w:r>
                <w:t>COM</w:t>
              </w:r>
            </w:ins>
          </w:p>
        </w:tc>
      </w:tr>
      <w:tr w:rsidR="00285399" w14:paraId="5FBA0D60" w14:textId="77777777" w:rsidTr="00C63A4B">
        <w:tblPrEx>
          <w:tblW w:w="5000" w:type="pct"/>
          <w:jc w:val="center"/>
          <w:tblPrExChange w:id="1464" w:author="Zhao, Chengming" w:date="2020-02-20T20:56:00Z">
            <w:tblPrEx>
              <w:tblW w:w="5000" w:type="pct"/>
              <w:jc w:val="right"/>
            </w:tblPrEx>
          </w:tblPrExChange>
        </w:tblPrEx>
        <w:trPr>
          <w:jc w:val="center"/>
          <w:ins w:id="1465" w:author="Zhao, Chengming" w:date="2020-02-20T20:29:00Z"/>
          <w:trPrChange w:id="1466" w:author="Zhao, Chengming" w:date="2020-02-20T20:56:00Z">
            <w:trPr>
              <w:jc w:val="right"/>
            </w:trPr>
          </w:trPrChange>
        </w:trPr>
        <w:tc>
          <w:tcPr>
            <w:tcW w:w="941" w:type="pct"/>
            <w:vAlign w:val="center"/>
            <w:tcPrChange w:id="1467" w:author="Zhao, Chengming" w:date="2020-02-20T20:56:00Z">
              <w:tcPr>
                <w:tcW w:w="812" w:type="pct"/>
                <w:vAlign w:val="center"/>
              </w:tcPr>
            </w:tcPrChange>
          </w:tcPr>
          <w:p w14:paraId="156F3453" w14:textId="77777777" w:rsidR="00285399" w:rsidRDefault="00285399" w:rsidP="00285399">
            <w:pPr>
              <w:ind w:left="0"/>
              <w:rPr>
                <w:ins w:id="1468" w:author="Zhao, Chengming" w:date="2020-02-20T20:29:00Z"/>
              </w:rPr>
            </w:pPr>
          </w:p>
        </w:tc>
        <w:tc>
          <w:tcPr>
            <w:tcW w:w="738" w:type="pct"/>
            <w:vAlign w:val="center"/>
            <w:tcPrChange w:id="1469" w:author="Zhao, Chengming" w:date="2020-02-20T20:56:00Z">
              <w:tcPr>
                <w:tcW w:w="783" w:type="pct"/>
                <w:gridSpan w:val="2"/>
                <w:vAlign w:val="center"/>
              </w:tcPr>
            </w:tcPrChange>
          </w:tcPr>
          <w:p w14:paraId="6637030E" w14:textId="77777777" w:rsidR="00285399" w:rsidRDefault="00285399" w:rsidP="00285399">
            <w:pPr>
              <w:ind w:left="0"/>
              <w:rPr>
                <w:ins w:id="1470" w:author="Zhao, Chengming" w:date="2020-02-20T20:29:00Z"/>
              </w:rPr>
            </w:pPr>
          </w:p>
        </w:tc>
        <w:tc>
          <w:tcPr>
            <w:tcW w:w="2390" w:type="pct"/>
            <w:vAlign w:val="center"/>
            <w:tcPrChange w:id="1471" w:author="Zhao, Chengming" w:date="2020-02-20T20:56:00Z">
              <w:tcPr>
                <w:tcW w:w="2217" w:type="pct"/>
                <w:gridSpan w:val="2"/>
                <w:vAlign w:val="center"/>
              </w:tcPr>
            </w:tcPrChange>
          </w:tcPr>
          <w:p w14:paraId="677D250C" w14:textId="77777777" w:rsidR="00285399" w:rsidRDefault="00285399" w:rsidP="00285399">
            <w:pPr>
              <w:ind w:left="0"/>
              <w:rPr>
                <w:ins w:id="1472" w:author="Zhao, Chengming" w:date="2020-02-20T20:29:00Z"/>
              </w:rPr>
            </w:pPr>
          </w:p>
        </w:tc>
        <w:tc>
          <w:tcPr>
            <w:tcW w:w="931" w:type="pct"/>
            <w:vAlign w:val="center"/>
            <w:tcPrChange w:id="1473" w:author="Zhao, Chengming" w:date="2020-02-20T20:56:00Z">
              <w:tcPr>
                <w:tcW w:w="1188" w:type="pct"/>
                <w:gridSpan w:val="2"/>
                <w:vAlign w:val="center"/>
              </w:tcPr>
            </w:tcPrChange>
          </w:tcPr>
          <w:p w14:paraId="47032BF4" w14:textId="77777777" w:rsidR="00285399" w:rsidRDefault="00285399" w:rsidP="00285399">
            <w:pPr>
              <w:ind w:left="0"/>
              <w:rPr>
                <w:ins w:id="1474" w:author="Zhao, Chengming" w:date="2020-02-20T20:29:00Z"/>
              </w:rPr>
            </w:pPr>
          </w:p>
        </w:tc>
      </w:tr>
      <w:tr w:rsidR="00285399" w14:paraId="6B3310E6" w14:textId="77777777" w:rsidTr="00C63A4B">
        <w:tblPrEx>
          <w:tblW w:w="5000" w:type="pct"/>
          <w:jc w:val="center"/>
          <w:tblPrExChange w:id="1475" w:author="Zhao, Chengming" w:date="2020-02-20T20:56:00Z">
            <w:tblPrEx>
              <w:tblW w:w="5000" w:type="pct"/>
              <w:jc w:val="right"/>
            </w:tblPrEx>
          </w:tblPrExChange>
        </w:tblPrEx>
        <w:trPr>
          <w:jc w:val="center"/>
          <w:ins w:id="1476" w:author="Zhao, Chengming" w:date="2020-02-20T20:29:00Z"/>
          <w:trPrChange w:id="1477" w:author="Zhao, Chengming" w:date="2020-02-20T20:56:00Z">
            <w:trPr>
              <w:jc w:val="right"/>
            </w:trPr>
          </w:trPrChange>
        </w:trPr>
        <w:tc>
          <w:tcPr>
            <w:tcW w:w="941" w:type="pct"/>
            <w:vAlign w:val="center"/>
            <w:tcPrChange w:id="1478" w:author="Zhao, Chengming" w:date="2020-02-20T20:56:00Z">
              <w:tcPr>
                <w:tcW w:w="812" w:type="pct"/>
                <w:vAlign w:val="center"/>
              </w:tcPr>
            </w:tcPrChange>
          </w:tcPr>
          <w:p w14:paraId="7F9FFEA0" w14:textId="77777777" w:rsidR="00285399" w:rsidRDefault="00285399" w:rsidP="00285399">
            <w:pPr>
              <w:ind w:left="0"/>
              <w:rPr>
                <w:ins w:id="1479" w:author="Zhao, Chengming" w:date="2020-02-20T20:29:00Z"/>
              </w:rPr>
            </w:pPr>
          </w:p>
        </w:tc>
        <w:tc>
          <w:tcPr>
            <w:tcW w:w="738" w:type="pct"/>
            <w:vAlign w:val="center"/>
            <w:tcPrChange w:id="1480" w:author="Zhao, Chengming" w:date="2020-02-20T20:56:00Z">
              <w:tcPr>
                <w:tcW w:w="783" w:type="pct"/>
                <w:gridSpan w:val="2"/>
                <w:vAlign w:val="center"/>
              </w:tcPr>
            </w:tcPrChange>
          </w:tcPr>
          <w:p w14:paraId="37F84FC3" w14:textId="77777777" w:rsidR="00285399" w:rsidRDefault="00285399" w:rsidP="00285399">
            <w:pPr>
              <w:ind w:left="0"/>
              <w:rPr>
                <w:ins w:id="1481" w:author="Zhao, Chengming" w:date="2020-02-20T20:29:00Z"/>
              </w:rPr>
            </w:pPr>
          </w:p>
        </w:tc>
        <w:tc>
          <w:tcPr>
            <w:tcW w:w="2390" w:type="pct"/>
            <w:vAlign w:val="center"/>
            <w:tcPrChange w:id="1482" w:author="Zhao, Chengming" w:date="2020-02-20T20:56:00Z">
              <w:tcPr>
                <w:tcW w:w="2217" w:type="pct"/>
                <w:gridSpan w:val="2"/>
                <w:vAlign w:val="center"/>
              </w:tcPr>
            </w:tcPrChange>
          </w:tcPr>
          <w:p w14:paraId="4C18CD9F" w14:textId="77777777" w:rsidR="00285399" w:rsidRDefault="00285399" w:rsidP="00285399">
            <w:pPr>
              <w:ind w:left="0"/>
              <w:rPr>
                <w:ins w:id="1483" w:author="Zhao, Chengming" w:date="2020-02-20T20:29:00Z"/>
              </w:rPr>
            </w:pPr>
          </w:p>
        </w:tc>
        <w:tc>
          <w:tcPr>
            <w:tcW w:w="931" w:type="pct"/>
            <w:vAlign w:val="center"/>
            <w:tcPrChange w:id="1484" w:author="Zhao, Chengming" w:date="2020-02-20T20:56:00Z">
              <w:tcPr>
                <w:tcW w:w="1188" w:type="pct"/>
                <w:gridSpan w:val="2"/>
                <w:vAlign w:val="center"/>
              </w:tcPr>
            </w:tcPrChange>
          </w:tcPr>
          <w:p w14:paraId="6E95282C" w14:textId="77777777" w:rsidR="00285399" w:rsidRDefault="00285399" w:rsidP="00285399">
            <w:pPr>
              <w:ind w:left="0"/>
              <w:rPr>
                <w:ins w:id="1485" w:author="Zhao, Chengming" w:date="2020-02-20T20:29:00Z"/>
              </w:rPr>
            </w:pPr>
          </w:p>
        </w:tc>
      </w:tr>
    </w:tbl>
    <w:p w14:paraId="5BEEC0DE" w14:textId="353E5A0A" w:rsidR="002F6C3F" w:rsidRDefault="002F6C3F" w:rsidP="008316EF">
      <w:pPr>
        <w:rPr>
          <w:ins w:id="1486" w:author="Zhao, Chengming" w:date="2020-02-20T20:59:00Z"/>
        </w:rPr>
      </w:pPr>
    </w:p>
    <w:tbl>
      <w:tblPr>
        <w:tblStyle w:val="TableGrid"/>
        <w:tblW w:w="0" w:type="auto"/>
        <w:tblInd w:w="720" w:type="dxa"/>
        <w:tblLook w:val="04A0" w:firstRow="1" w:lastRow="0" w:firstColumn="1" w:lastColumn="0" w:noHBand="0" w:noVBand="1"/>
        <w:tblPrChange w:id="1487" w:author="Zhao, Chengming" w:date="2020-02-20T21:26:00Z">
          <w:tblPr>
            <w:tblStyle w:val="TableGrid"/>
            <w:tblW w:w="0" w:type="auto"/>
            <w:tblInd w:w="720" w:type="dxa"/>
            <w:tblLook w:val="04A0" w:firstRow="1" w:lastRow="0" w:firstColumn="1" w:lastColumn="0" w:noHBand="0" w:noVBand="1"/>
          </w:tblPr>
        </w:tblPrChange>
      </w:tblPr>
      <w:tblGrid>
        <w:gridCol w:w="3234"/>
        <w:gridCol w:w="3258"/>
        <w:gridCol w:w="3290"/>
        <w:tblGridChange w:id="1488">
          <w:tblGrid>
            <w:gridCol w:w="3234"/>
            <w:gridCol w:w="3258"/>
            <w:gridCol w:w="3290"/>
          </w:tblGrid>
        </w:tblGridChange>
      </w:tblGrid>
      <w:tr w:rsidR="00C63A4B" w14:paraId="396BB82D" w14:textId="77777777" w:rsidTr="008E7AE3">
        <w:trPr>
          <w:ins w:id="1489" w:author="Zhao, Chengming" w:date="2020-02-20T20:59:00Z"/>
        </w:trPr>
        <w:tc>
          <w:tcPr>
            <w:tcW w:w="3234" w:type="dxa"/>
            <w:shd w:val="clear" w:color="auto" w:fill="8DB3E2" w:themeFill="text2" w:themeFillTint="66"/>
            <w:vAlign w:val="center"/>
            <w:tcPrChange w:id="1490" w:author="Zhao, Chengming" w:date="2020-02-20T21:26:00Z">
              <w:tcPr>
                <w:tcW w:w="3234" w:type="dxa"/>
              </w:tcPr>
            </w:tcPrChange>
          </w:tcPr>
          <w:p w14:paraId="543A6786" w14:textId="177FE866" w:rsidR="00C63A4B" w:rsidRPr="00285399" w:rsidRDefault="00C63A4B">
            <w:pPr>
              <w:ind w:left="0"/>
              <w:jc w:val="center"/>
              <w:rPr>
                <w:ins w:id="1491" w:author="Zhao, Chengming" w:date="2020-02-20T20:59:00Z"/>
                <w:b/>
                <w:bCs/>
                <w:sz w:val="24"/>
                <w:szCs w:val="24"/>
                <w:rPrChange w:id="1492" w:author="Zhao, Chengming" w:date="2020-02-20T21:16:00Z">
                  <w:rPr>
                    <w:ins w:id="1493" w:author="Zhao, Chengming" w:date="2020-02-20T20:59:00Z"/>
                  </w:rPr>
                </w:rPrChange>
              </w:rPr>
              <w:pPrChange w:id="1494" w:author="Zhao, Chengming" w:date="2020-02-20T21:26:00Z">
                <w:pPr>
                  <w:ind w:left="0"/>
                </w:pPr>
              </w:pPrChange>
            </w:pPr>
            <w:ins w:id="1495" w:author="Zhao, Chengming" w:date="2020-02-20T20:59:00Z">
              <w:r w:rsidRPr="00285399">
                <w:rPr>
                  <w:b/>
                  <w:bCs/>
                  <w:sz w:val="24"/>
                  <w:szCs w:val="24"/>
                  <w:rPrChange w:id="1496" w:author="Zhao, Chengming" w:date="2020-02-20T21:16:00Z">
                    <w:rPr/>
                  </w:rPrChange>
                </w:rPr>
                <w:t>Driver N</w:t>
              </w:r>
            </w:ins>
            <w:ins w:id="1497" w:author="Zhao, Chengming" w:date="2020-02-20T21:00:00Z">
              <w:r w:rsidRPr="00285399">
                <w:rPr>
                  <w:b/>
                  <w:bCs/>
                  <w:sz w:val="24"/>
                  <w:szCs w:val="24"/>
                  <w:rPrChange w:id="1498" w:author="Zhao, Chengming" w:date="2020-02-20T21:16:00Z">
                    <w:rPr/>
                  </w:rPrChange>
                </w:rPr>
                <w:t>ame</w:t>
              </w:r>
            </w:ins>
          </w:p>
        </w:tc>
        <w:tc>
          <w:tcPr>
            <w:tcW w:w="3258" w:type="dxa"/>
            <w:shd w:val="clear" w:color="auto" w:fill="8DB3E2" w:themeFill="text2" w:themeFillTint="66"/>
            <w:vAlign w:val="center"/>
            <w:tcPrChange w:id="1499" w:author="Zhao, Chengming" w:date="2020-02-20T21:26:00Z">
              <w:tcPr>
                <w:tcW w:w="3258" w:type="dxa"/>
              </w:tcPr>
            </w:tcPrChange>
          </w:tcPr>
          <w:p w14:paraId="5FA258EB" w14:textId="001D5642" w:rsidR="00C63A4B" w:rsidRPr="00285399" w:rsidRDefault="00C63A4B">
            <w:pPr>
              <w:ind w:left="0"/>
              <w:jc w:val="center"/>
              <w:rPr>
                <w:ins w:id="1500" w:author="Zhao, Chengming" w:date="2020-02-20T20:59:00Z"/>
                <w:b/>
                <w:bCs/>
                <w:sz w:val="24"/>
                <w:szCs w:val="24"/>
                <w:rPrChange w:id="1501" w:author="Zhao, Chengming" w:date="2020-02-20T21:16:00Z">
                  <w:rPr>
                    <w:ins w:id="1502" w:author="Zhao, Chengming" w:date="2020-02-20T20:59:00Z"/>
                  </w:rPr>
                </w:rPrChange>
              </w:rPr>
              <w:pPrChange w:id="1503" w:author="Zhao, Chengming" w:date="2020-02-20T21:26:00Z">
                <w:pPr>
                  <w:ind w:left="0"/>
                </w:pPr>
              </w:pPrChange>
            </w:pPr>
            <w:ins w:id="1504" w:author="Zhao, Chengming" w:date="2020-02-20T21:00:00Z">
              <w:r w:rsidRPr="00285399">
                <w:rPr>
                  <w:b/>
                  <w:bCs/>
                  <w:sz w:val="24"/>
                  <w:szCs w:val="24"/>
                  <w:rPrChange w:id="1505" w:author="Zhao, Chengming" w:date="2020-02-20T21:16:00Z">
                    <w:rPr/>
                  </w:rPrChange>
                </w:rPr>
                <w:t>tag</w:t>
              </w:r>
            </w:ins>
          </w:p>
        </w:tc>
        <w:tc>
          <w:tcPr>
            <w:tcW w:w="3290" w:type="dxa"/>
            <w:shd w:val="clear" w:color="auto" w:fill="8DB3E2" w:themeFill="text2" w:themeFillTint="66"/>
            <w:vAlign w:val="center"/>
            <w:tcPrChange w:id="1506" w:author="Zhao, Chengming" w:date="2020-02-20T21:26:00Z">
              <w:tcPr>
                <w:tcW w:w="3290" w:type="dxa"/>
              </w:tcPr>
            </w:tcPrChange>
          </w:tcPr>
          <w:p w14:paraId="723A1605" w14:textId="70DA1CA2" w:rsidR="00C63A4B" w:rsidRPr="00285399" w:rsidRDefault="00C63A4B">
            <w:pPr>
              <w:ind w:left="0"/>
              <w:jc w:val="center"/>
              <w:rPr>
                <w:ins w:id="1507" w:author="Zhao, Chengming" w:date="2020-02-20T20:59:00Z"/>
                <w:b/>
                <w:bCs/>
                <w:sz w:val="24"/>
                <w:szCs w:val="24"/>
                <w:rPrChange w:id="1508" w:author="Zhao, Chengming" w:date="2020-02-20T21:16:00Z">
                  <w:rPr>
                    <w:ins w:id="1509" w:author="Zhao, Chengming" w:date="2020-02-20T20:59:00Z"/>
                  </w:rPr>
                </w:rPrChange>
              </w:rPr>
              <w:pPrChange w:id="1510" w:author="Zhao, Chengming" w:date="2020-02-20T21:26:00Z">
                <w:pPr>
                  <w:ind w:left="0"/>
                </w:pPr>
              </w:pPrChange>
            </w:pPr>
            <w:ins w:id="1511" w:author="Zhao, Chengming" w:date="2020-02-20T21:00:00Z">
              <w:r w:rsidRPr="00285399">
                <w:rPr>
                  <w:b/>
                  <w:bCs/>
                  <w:sz w:val="24"/>
                  <w:szCs w:val="24"/>
                  <w:rPrChange w:id="1512" w:author="Zhao, Chengming" w:date="2020-02-20T21:16:00Z">
                    <w:rPr/>
                  </w:rPrChange>
                </w:rPr>
                <w:t>parameters</w:t>
              </w:r>
            </w:ins>
          </w:p>
        </w:tc>
      </w:tr>
      <w:tr w:rsidR="00692993" w14:paraId="14292534" w14:textId="77777777" w:rsidTr="008E7AE3">
        <w:trPr>
          <w:ins w:id="1513" w:author="Zhao, Chengming" w:date="2020-02-20T20:59:00Z"/>
        </w:trPr>
        <w:tc>
          <w:tcPr>
            <w:tcW w:w="3234" w:type="dxa"/>
            <w:vMerge w:val="restart"/>
            <w:vAlign w:val="center"/>
            <w:tcPrChange w:id="1514" w:author="Zhao, Chengming" w:date="2020-02-20T21:26:00Z">
              <w:tcPr>
                <w:tcW w:w="3234" w:type="dxa"/>
                <w:vMerge w:val="restart"/>
                <w:vAlign w:val="center"/>
              </w:tcPr>
            </w:tcPrChange>
          </w:tcPr>
          <w:p w14:paraId="748561A6" w14:textId="3DB8EF0F" w:rsidR="00692993" w:rsidRDefault="00692993">
            <w:pPr>
              <w:ind w:left="0"/>
              <w:jc w:val="center"/>
              <w:rPr>
                <w:ins w:id="1515" w:author="Zhao, Chengming" w:date="2020-02-20T20:59:00Z"/>
              </w:rPr>
              <w:pPrChange w:id="1516" w:author="Zhao, Chengming" w:date="2020-02-20T21:26:00Z">
                <w:pPr>
                  <w:ind w:left="0"/>
                </w:pPr>
              </w:pPrChange>
            </w:pPr>
            <w:ins w:id="1517" w:author="Zhao, Chengming" w:date="2020-02-20T21:01:00Z">
              <w:r>
                <w:t>Soundwave 2k</w:t>
              </w:r>
            </w:ins>
          </w:p>
        </w:tc>
        <w:tc>
          <w:tcPr>
            <w:tcW w:w="3258" w:type="dxa"/>
            <w:vMerge w:val="restart"/>
            <w:vAlign w:val="center"/>
            <w:tcPrChange w:id="1518" w:author="Zhao, Chengming" w:date="2020-02-20T21:26:00Z">
              <w:tcPr>
                <w:tcW w:w="3258" w:type="dxa"/>
                <w:vMerge w:val="restart"/>
              </w:tcPr>
            </w:tcPrChange>
          </w:tcPr>
          <w:p w14:paraId="3C000C33" w14:textId="090644AB" w:rsidR="00692993" w:rsidRDefault="008E7AE3">
            <w:pPr>
              <w:ind w:left="0"/>
              <w:jc w:val="center"/>
              <w:rPr>
                <w:ins w:id="1519" w:author="Zhao, Chengming" w:date="2020-02-20T20:59:00Z"/>
              </w:rPr>
              <w:pPrChange w:id="1520" w:author="Zhao, Chengming" w:date="2020-02-20T21:26:00Z">
                <w:pPr>
                  <w:ind w:left="0"/>
                </w:pPr>
              </w:pPrChange>
            </w:pPr>
            <w:ins w:id="1521" w:author="Zhao, Chengming" w:date="2020-02-20T21:26:00Z">
              <w:r>
                <w:t>s</w:t>
              </w:r>
            </w:ins>
            <w:ins w:id="1522" w:author="Zhao, Chengming" w:date="2020-02-20T21:01:00Z">
              <w:r w:rsidR="00692993">
                <w:t>oundwave2k</w:t>
              </w:r>
            </w:ins>
          </w:p>
        </w:tc>
        <w:tc>
          <w:tcPr>
            <w:tcW w:w="3290" w:type="dxa"/>
            <w:vAlign w:val="center"/>
            <w:tcPrChange w:id="1523" w:author="Zhao, Chengming" w:date="2020-02-20T21:26:00Z">
              <w:tcPr>
                <w:tcW w:w="3290" w:type="dxa"/>
              </w:tcPr>
            </w:tcPrChange>
          </w:tcPr>
          <w:p w14:paraId="68E0D3C5" w14:textId="45D3B3D8" w:rsidR="00692993" w:rsidRDefault="00692993">
            <w:pPr>
              <w:ind w:left="0"/>
              <w:jc w:val="center"/>
              <w:rPr>
                <w:ins w:id="1524" w:author="Zhao, Chengming" w:date="2020-02-20T20:59:00Z"/>
              </w:rPr>
              <w:pPrChange w:id="1525" w:author="Zhao, Chengming" w:date="2020-02-20T21:26:00Z">
                <w:pPr>
                  <w:ind w:left="0"/>
                </w:pPr>
              </w:pPrChange>
            </w:pPr>
            <w:proofErr w:type="spellStart"/>
            <w:ins w:id="1526" w:author="Zhao, Chengming" w:date="2020-02-20T21:01:00Z">
              <w:r>
                <w:t>Baudrate</w:t>
              </w:r>
              <w:proofErr w:type="spellEnd"/>
              <w:r>
                <w:t xml:space="preserve"> – </w:t>
              </w:r>
              <w:proofErr w:type="spellStart"/>
              <w:r>
                <w:t>baudrate</w:t>
              </w:r>
              <w:proofErr w:type="spellEnd"/>
              <w:r>
                <w:t xml:space="preserve"> of COM </w:t>
              </w:r>
              <w:proofErr w:type="spellStart"/>
              <w:r>
                <w:t>poart</w:t>
              </w:r>
            </w:ins>
            <w:proofErr w:type="spellEnd"/>
          </w:p>
        </w:tc>
      </w:tr>
      <w:tr w:rsidR="00692993" w14:paraId="7CA02642" w14:textId="77777777" w:rsidTr="008E7AE3">
        <w:trPr>
          <w:ins w:id="1527" w:author="Zhao, Chengming" w:date="2020-02-20T20:59:00Z"/>
        </w:trPr>
        <w:tc>
          <w:tcPr>
            <w:tcW w:w="3234" w:type="dxa"/>
            <w:vMerge/>
            <w:vAlign w:val="center"/>
            <w:tcPrChange w:id="1528" w:author="Zhao, Chengming" w:date="2020-02-20T21:26:00Z">
              <w:tcPr>
                <w:tcW w:w="3234" w:type="dxa"/>
                <w:vMerge/>
              </w:tcPr>
            </w:tcPrChange>
          </w:tcPr>
          <w:p w14:paraId="0985004E" w14:textId="77777777" w:rsidR="00692993" w:rsidRDefault="00692993">
            <w:pPr>
              <w:ind w:left="0"/>
              <w:jc w:val="center"/>
              <w:rPr>
                <w:ins w:id="1529" w:author="Zhao, Chengming" w:date="2020-02-20T20:59:00Z"/>
              </w:rPr>
              <w:pPrChange w:id="1530" w:author="Zhao, Chengming" w:date="2020-02-20T21:26:00Z">
                <w:pPr>
                  <w:ind w:left="0"/>
                </w:pPr>
              </w:pPrChange>
            </w:pPr>
          </w:p>
        </w:tc>
        <w:tc>
          <w:tcPr>
            <w:tcW w:w="3258" w:type="dxa"/>
            <w:vMerge/>
            <w:vAlign w:val="center"/>
            <w:tcPrChange w:id="1531" w:author="Zhao, Chengming" w:date="2020-02-20T21:26:00Z">
              <w:tcPr>
                <w:tcW w:w="3258" w:type="dxa"/>
                <w:vMerge/>
              </w:tcPr>
            </w:tcPrChange>
          </w:tcPr>
          <w:p w14:paraId="4E695D98" w14:textId="77777777" w:rsidR="00692993" w:rsidRDefault="00692993">
            <w:pPr>
              <w:ind w:left="0"/>
              <w:jc w:val="center"/>
              <w:rPr>
                <w:ins w:id="1532" w:author="Zhao, Chengming" w:date="2020-02-20T20:59:00Z"/>
              </w:rPr>
              <w:pPrChange w:id="1533" w:author="Zhao, Chengming" w:date="2020-02-20T21:26:00Z">
                <w:pPr>
                  <w:ind w:left="0"/>
                </w:pPr>
              </w:pPrChange>
            </w:pPr>
          </w:p>
        </w:tc>
        <w:tc>
          <w:tcPr>
            <w:tcW w:w="3290" w:type="dxa"/>
            <w:vAlign w:val="center"/>
            <w:tcPrChange w:id="1534" w:author="Zhao, Chengming" w:date="2020-02-20T21:26:00Z">
              <w:tcPr>
                <w:tcW w:w="3290" w:type="dxa"/>
              </w:tcPr>
            </w:tcPrChange>
          </w:tcPr>
          <w:p w14:paraId="3B385EF8" w14:textId="537AE052" w:rsidR="00692993" w:rsidRDefault="00692993">
            <w:pPr>
              <w:ind w:left="0"/>
              <w:jc w:val="center"/>
              <w:rPr>
                <w:ins w:id="1535" w:author="Zhao, Chengming" w:date="2020-02-20T20:59:00Z"/>
              </w:rPr>
              <w:pPrChange w:id="1536" w:author="Zhao, Chengming" w:date="2020-02-20T21:26:00Z">
                <w:pPr>
                  <w:ind w:left="0"/>
                </w:pPr>
              </w:pPrChange>
            </w:pPr>
            <w:ins w:id="1537" w:author="Zhao, Chengming" w:date="2020-02-20T21:02:00Z">
              <w:r>
                <w:t>Port – COM Port</w:t>
              </w:r>
            </w:ins>
          </w:p>
        </w:tc>
      </w:tr>
      <w:tr w:rsidR="00692993" w14:paraId="16D2E4A2" w14:textId="77777777" w:rsidTr="008E7AE3">
        <w:trPr>
          <w:ins w:id="1538" w:author="Zhao, Chengming" w:date="2020-02-20T20:59:00Z"/>
        </w:trPr>
        <w:tc>
          <w:tcPr>
            <w:tcW w:w="3234" w:type="dxa"/>
            <w:vMerge/>
            <w:vAlign w:val="center"/>
            <w:tcPrChange w:id="1539" w:author="Zhao, Chengming" w:date="2020-02-20T21:26:00Z">
              <w:tcPr>
                <w:tcW w:w="3234" w:type="dxa"/>
                <w:vMerge/>
              </w:tcPr>
            </w:tcPrChange>
          </w:tcPr>
          <w:p w14:paraId="26E8ADD6" w14:textId="77777777" w:rsidR="00692993" w:rsidRDefault="00692993">
            <w:pPr>
              <w:ind w:left="0"/>
              <w:jc w:val="center"/>
              <w:rPr>
                <w:ins w:id="1540" w:author="Zhao, Chengming" w:date="2020-02-20T20:59:00Z"/>
              </w:rPr>
              <w:pPrChange w:id="1541" w:author="Zhao, Chengming" w:date="2020-02-20T21:26:00Z">
                <w:pPr>
                  <w:ind w:left="0"/>
                </w:pPr>
              </w:pPrChange>
            </w:pPr>
          </w:p>
        </w:tc>
        <w:tc>
          <w:tcPr>
            <w:tcW w:w="3258" w:type="dxa"/>
            <w:vMerge/>
            <w:vAlign w:val="center"/>
            <w:tcPrChange w:id="1542" w:author="Zhao, Chengming" w:date="2020-02-20T21:26:00Z">
              <w:tcPr>
                <w:tcW w:w="3258" w:type="dxa"/>
                <w:vMerge/>
              </w:tcPr>
            </w:tcPrChange>
          </w:tcPr>
          <w:p w14:paraId="4761A7F5" w14:textId="77777777" w:rsidR="00692993" w:rsidRDefault="00692993">
            <w:pPr>
              <w:ind w:left="0"/>
              <w:jc w:val="center"/>
              <w:rPr>
                <w:ins w:id="1543" w:author="Zhao, Chengming" w:date="2020-02-20T20:59:00Z"/>
              </w:rPr>
              <w:pPrChange w:id="1544" w:author="Zhao, Chengming" w:date="2020-02-20T21:26:00Z">
                <w:pPr>
                  <w:ind w:left="0"/>
                </w:pPr>
              </w:pPrChange>
            </w:pPr>
          </w:p>
        </w:tc>
        <w:tc>
          <w:tcPr>
            <w:tcW w:w="3290" w:type="dxa"/>
            <w:vAlign w:val="center"/>
            <w:tcPrChange w:id="1545" w:author="Zhao, Chengming" w:date="2020-02-20T21:26:00Z">
              <w:tcPr>
                <w:tcW w:w="3290" w:type="dxa"/>
              </w:tcPr>
            </w:tcPrChange>
          </w:tcPr>
          <w:p w14:paraId="08754B35" w14:textId="63EDBDD8" w:rsidR="00692993" w:rsidRDefault="00692993">
            <w:pPr>
              <w:ind w:left="0"/>
              <w:jc w:val="center"/>
              <w:rPr>
                <w:ins w:id="1546" w:author="Zhao, Chengming" w:date="2020-02-20T20:59:00Z"/>
              </w:rPr>
              <w:pPrChange w:id="1547" w:author="Zhao, Chengming" w:date="2020-02-20T21:26:00Z">
                <w:pPr>
                  <w:ind w:left="0"/>
                </w:pPr>
              </w:pPrChange>
            </w:pPr>
            <w:ins w:id="1548" w:author="Zhao, Chengming" w:date="2020-02-20T21:02:00Z">
              <w:r>
                <w:t xml:space="preserve">Voltage </w:t>
              </w:r>
              <w:proofErr w:type="spellStart"/>
              <w:r>
                <w:t>Threholds</w:t>
              </w:r>
              <w:proofErr w:type="spellEnd"/>
              <w:r>
                <w:t xml:space="preserve"> </w:t>
              </w:r>
            </w:ins>
            <w:ins w:id="1549" w:author="Zhao, Chengming" w:date="2020-02-20T21:04:00Z">
              <w:r>
                <w:t>–</w:t>
              </w:r>
            </w:ins>
            <w:ins w:id="1550" w:author="Zhao, Chengming" w:date="2020-02-20T21:02:00Z">
              <w:r>
                <w:t xml:space="preserve"> </w:t>
              </w:r>
            </w:ins>
            <w:proofErr w:type="spellStart"/>
            <w:ins w:id="1551" w:author="Zhao, Chengming" w:date="2020-02-20T21:03:00Z">
              <w:r>
                <w:t>Thre</w:t>
              </w:r>
            </w:ins>
            <w:ins w:id="1552" w:author="Zhao, Chengming" w:date="2020-02-20T21:04:00Z">
              <w:r>
                <w:t>holds</w:t>
              </w:r>
              <w:proofErr w:type="spellEnd"/>
              <w:r>
                <w:t xml:space="preserve"> of the pin</w:t>
              </w:r>
            </w:ins>
          </w:p>
        </w:tc>
      </w:tr>
      <w:tr w:rsidR="00692993" w14:paraId="488A8FCB" w14:textId="77777777" w:rsidTr="008E7AE3">
        <w:trPr>
          <w:ins w:id="1553" w:author="Zhao, Chengming" w:date="2020-02-20T20:59:00Z"/>
        </w:trPr>
        <w:tc>
          <w:tcPr>
            <w:tcW w:w="3234" w:type="dxa"/>
            <w:vMerge/>
            <w:vAlign w:val="center"/>
            <w:tcPrChange w:id="1554" w:author="Zhao, Chengming" w:date="2020-02-20T21:26:00Z">
              <w:tcPr>
                <w:tcW w:w="3234" w:type="dxa"/>
                <w:vMerge/>
              </w:tcPr>
            </w:tcPrChange>
          </w:tcPr>
          <w:p w14:paraId="3399CD0E" w14:textId="77777777" w:rsidR="00692993" w:rsidRDefault="00692993">
            <w:pPr>
              <w:ind w:left="0"/>
              <w:jc w:val="center"/>
              <w:rPr>
                <w:ins w:id="1555" w:author="Zhao, Chengming" w:date="2020-02-20T20:59:00Z"/>
              </w:rPr>
              <w:pPrChange w:id="1556" w:author="Zhao, Chengming" w:date="2020-02-20T21:26:00Z">
                <w:pPr>
                  <w:ind w:left="0"/>
                </w:pPr>
              </w:pPrChange>
            </w:pPr>
          </w:p>
        </w:tc>
        <w:tc>
          <w:tcPr>
            <w:tcW w:w="3258" w:type="dxa"/>
            <w:vMerge/>
            <w:vAlign w:val="center"/>
            <w:tcPrChange w:id="1557" w:author="Zhao, Chengming" w:date="2020-02-20T21:26:00Z">
              <w:tcPr>
                <w:tcW w:w="3258" w:type="dxa"/>
                <w:vMerge/>
              </w:tcPr>
            </w:tcPrChange>
          </w:tcPr>
          <w:p w14:paraId="2E5C6063" w14:textId="77777777" w:rsidR="00692993" w:rsidRDefault="00692993">
            <w:pPr>
              <w:ind w:left="0"/>
              <w:jc w:val="center"/>
              <w:rPr>
                <w:ins w:id="1558" w:author="Zhao, Chengming" w:date="2020-02-20T20:59:00Z"/>
              </w:rPr>
              <w:pPrChange w:id="1559" w:author="Zhao, Chengming" w:date="2020-02-20T21:26:00Z">
                <w:pPr>
                  <w:ind w:left="0"/>
                </w:pPr>
              </w:pPrChange>
            </w:pPr>
          </w:p>
        </w:tc>
        <w:tc>
          <w:tcPr>
            <w:tcW w:w="3290" w:type="dxa"/>
            <w:vAlign w:val="center"/>
            <w:tcPrChange w:id="1560" w:author="Zhao, Chengming" w:date="2020-02-20T21:26:00Z">
              <w:tcPr>
                <w:tcW w:w="3290" w:type="dxa"/>
              </w:tcPr>
            </w:tcPrChange>
          </w:tcPr>
          <w:p w14:paraId="28EA88B0" w14:textId="15FBCF7F" w:rsidR="00692993" w:rsidRDefault="00692993">
            <w:pPr>
              <w:ind w:left="0"/>
              <w:jc w:val="center"/>
              <w:rPr>
                <w:ins w:id="1561" w:author="Zhao, Chengming" w:date="2020-02-20T20:59:00Z"/>
              </w:rPr>
              <w:pPrChange w:id="1562" w:author="Zhao, Chengming" w:date="2020-02-20T21:26:00Z">
                <w:pPr>
                  <w:ind w:left="0"/>
                </w:pPr>
              </w:pPrChange>
            </w:pPr>
            <w:ins w:id="1563" w:author="Zhao, Chengming" w:date="2020-02-20T21:05:00Z">
              <w:r>
                <w:t>Enable_s3_detect – depends on SUT design. Some SUTs provide pin to detect S3</w:t>
              </w:r>
            </w:ins>
          </w:p>
        </w:tc>
      </w:tr>
      <w:tr w:rsidR="00C63A4B" w14:paraId="2E2F8A9B" w14:textId="77777777" w:rsidTr="008E7AE3">
        <w:trPr>
          <w:ins w:id="1564" w:author="Zhao, Chengming" w:date="2020-02-20T20:59:00Z"/>
        </w:trPr>
        <w:tc>
          <w:tcPr>
            <w:tcW w:w="3234" w:type="dxa"/>
            <w:vAlign w:val="center"/>
            <w:tcPrChange w:id="1565" w:author="Zhao, Chengming" w:date="2020-02-20T21:26:00Z">
              <w:tcPr>
                <w:tcW w:w="3234" w:type="dxa"/>
              </w:tcPr>
            </w:tcPrChange>
          </w:tcPr>
          <w:p w14:paraId="06BB4002" w14:textId="4BF57B3C" w:rsidR="00C63A4B" w:rsidRDefault="00692993">
            <w:pPr>
              <w:ind w:left="0"/>
              <w:jc w:val="center"/>
              <w:rPr>
                <w:ins w:id="1566" w:author="Zhao, Chengming" w:date="2020-02-20T20:59:00Z"/>
              </w:rPr>
              <w:pPrChange w:id="1567" w:author="Zhao, Chengming" w:date="2020-02-20T21:26:00Z">
                <w:pPr>
                  <w:ind w:left="0"/>
                </w:pPr>
              </w:pPrChange>
            </w:pPr>
            <w:ins w:id="1568" w:author="Zhao, Chengming" w:date="2020-02-20T21:06:00Z">
              <w:r>
                <w:t>Raspberry PI</w:t>
              </w:r>
            </w:ins>
          </w:p>
        </w:tc>
        <w:tc>
          <w:tcPr>
            <w:tcW w:w="3258" w:type="dxa"/>
            <w:vAlign w:val="center"/>
            <w:tcPrChange w:id="1569" w:author="Zhao, Chengming" w:date="2020-02-20T21:26:00Z">
              <w:tcPr>
                <w:tcW w:w="3258" w:type="dxa"/>
              </w:tcPr>
            </w:tcPrChange>
          </w:tcPr>
          <w:p w14:paraId="5893375C" w14:textId="6968E50A" w:rsidR="00C63A4B" w:rsidRDefault="00692993">
            <w:pPr>
              <w:ind w:left="0"/>
              <w:jc w:val="center"/>
              <w:rPr>
                <w:ins w:id="1570" w:author="Zhao, Chengming" w:date="2020-02-20T20:59:00Z"/>
              </w:rPr>
              <w:pPrChange w:id="1571" w:author="Zhao, Chengming" w:date="2020-02-20T21:26:00Z">
                <w:pPr>
                  <w:ind w:left="0"/>
                </w:pPr>
              </w:pPrChange>
            </w:pPr>
            <w:ins w:id="1572" w:author="Zhao, Chengming" w:date="2020-02-20T21:06:00Z">
              <w:r>
                <w:t>pi</w:t>
              </w:r>
            </w:ins>
          </w:p>
        </w:tc>
        <w:tc>
          <w:tcPr>
            <w:tcW w:w="3290" w:type="dxa"/>
            <w:vAlign w:val="center"/>
            <w:tcPrChange w:id="1573" w:author="Zhao, Chengming" w:date="2020-02-20T21:26:00Z">
              <w:tcPr>
                <w:tcW w:w="3290" w:type="dxa"/>
              </w:tcPr>
            </w:tcPrChange>
          </w:tcPr>
          <w:p w14:paraId="09D8149F" w14:textId="77777777" w:rsidR="00C63A4B" w:rsidRDefault="00692993">
            <w:pPr>
              <w:ind w:left="0"/>
              <w:jc w:val="center"/>
              <w:rPr>
                <w:ins w:id="1574" w:author="Zhao, Chengming" w:date="2020-02-20T21:08:00Z"/>
              </w:rPr>
              <w:pPrChange w:id="1575" w:author="Zhao, Chengming" w:date="2020-02-20T21:26:00Z">
                <w:pPr>
                  <w:ind w:left="0"/>
                </w:pPr>
              </w:pPrChange>
            </w:pPr>
            <w:ins w:id="1576" w:author="Zhao, Chengming" w:date="2020-02-20T21:07:00Z">
              <w:r>
                <w:t xml:space="preserve">IP – IP </w:t>
              </w:r>
            </w:ins>
            <w:ins w:id="1577" w:author="Zhao, Chengming" w:date="2020-02-20T21:08:00Z">
              <w:r>
                <w:t>address of PI</w:t>
              </w:r>
            </w:ins>
          </w:p>
          <w:p w14:paraId="1E25FB6B" w14:textId="77777777" w:rsidR="00692993" w:rsidRDefault="00692993">
            <w:pPr>
              <w:ind w:left="0"/>
              <w:jc w:val="center"/>
              <w:rPr>
                <w:ins w:id="1578" w:author="Zhao, Chengming" w:date="2020-02-20T21:08:00Z"/>
              </w:rPr>
              <w:pPrChange w:id="1579" w:author="Zhao, Chengming" w:date="2020-02-20T21:26:00Z">
                <w:pPr>
                  <w:ind w:left="0"/>
                </w:pPr>
              </w:pPrChange>
            </w:pPr>
            <w:ins w:id="1580" w:author="Zhao, Chengming" w:date="2020-02-20T21:08:00Z">
              <w:r>
                <w:t>Port – Port Number of PI</w:t>
              </w:r>
            </w:ins>
          </w:p>
          <w:p w14:paraId="22BFABD3" w14:textId="417FFB43" w:rsidR="00692993" w:rsidRDefault="00692993">
            <w:pPr>
              <w:ind w:left="0"/>
              <w:jc w:val="center"/>
              <w:rPr>
                <w:ins w:id="1581" w:author="Zhao, Chengming" w:date="2020-02-20T20:59:00Z"/>
              </w:rPr>
              <w:pPrChange w:id="1582" w:author="Zhao, Chengming" w:date="2020-02-20T21:26:00Z">
                <w:pPr>
                  <w:ind w:left="0"/>
                </w:pPr>
              </w:pPrChange>
            </w:pPr>
            <w:ins w:id="1583" w:author="Zhao, Chengming" w:date="2020-02-20T21:08:00Z">
              <w:r>
                <w:t>Proxy – proxy address. It is optional. It is mainly useful for cross-geo usage.</w:t>
              </w:r>
            </w:ins>
          </w:p>
        </w:tc>
      </w:tr>
      <w:tr w:rsidR="00692993" w14:paraId="25996AFF" w14:textId="77777777" w:rsidTr="008E7AE3">
        <w:trPr>
          <w:ins w:id="1584" w:author="Zhao, Chengming" w:date="2020-02-20T21:06:00Z"/>
        </w:trPr>
        <w:tc>
          <w:tcPr>
            <w:tcW w:w="3234" w:type="dxa"/>
            <w:vMerge w:val="restart"/>
            <w:vAlign w:val="center"/>
            <w:tcPrChange w:id="1585" w:author="Zhao, Chengming" w:date="2020-02-20T21:26:00Z">
              <w:tcPr>
                <w:tcW w:w="3234" w:type="dxa"/>
                <w:vMerge w:val="restart"/>
              </w:tcPr>
            </w:tcPrChange>
          </w:tcPr>
          <w:p w14:paraId="252862FD" w14:textId="0F9116EE" w:rsidR="00692993" w:rsidRDefault="00692993">
            <w:pPr>
              <w:ind w:left="0"/>
              <w:jc w:val="center"/>
              <w:rPr>
                <w:ins w:id="1586" w:author="Zhao, Chengming" w:date="2020-02-20T21:06:00Z"/>
              </w:rPr>
              <w:pPrChange w:id="1587" w:author="Zhao, Chengming" w:date="2020-02-20T21:26:00Z">
                <w:pPr>
                  <w:ind w:left="0"/>
                </w:pPr>
              </w:pPrChange>
            </w:pPr>
            <w:ins w:id="1588" w:author="Zhao, Chengming" w:date="2020-02-20T21:09:00Z">
              <w:r>
                <w:t xml:space="preserve">XML </w:t>
              </w:r>
              <w:proofErr w:type="spellStart"/>
              <w:r>
                <w:t>Cli</w:t>
              </w:r>
            </w:ins>
            <w:proofErr w:type="spellEnd"/>
          </w:p>
        </w:tc>
        <w:tc>
          <w:tcPr>
            <w:tcW w:w="3258" w:type="dxa"/>
            <w:vMerge w:val="restart"/>
            <w:vAlign w:val="center"/>
            <w:tcPrChange w:id="1589" w:author="Zhao, Chengming" w:date="2020-02-20T21:26:00Z">
              <w:tcPr>
                <w:tcW w:w="3258" w:type="dxa"/>
                <w:vMerge w:val="restart"/>
              </w:tcPr>
            </w:tcPrChange>
          </w:tcPr>
          <w:p w14:paraId="196A512A" w14:textId="0CE2FE6D" w:rsidR="00692993" w:rsidRDefault="00692993">
            <w:pPr>
              <w:ind w:left="0"/>
              <w:jc w:val="center"/>
              <w:rPr>
                <w:ins w:id="1590" w:author="Zhao, Chengming" w:date="2020-02-20T21:06:00Z"/>
              </w:rPr>
              <w:pPrChange w:id="1591" w:author="Zhao, Chengming" w:date="2020-02-20T21:26:00Z">
                <w:pPr>
                  <w:ind w:left="0"/>
                </w:pPr>
              </w:pPrChange>
            </w:pPr>
            <w:proofErr w:type="spellStart"/>
            <w:ins w:id="1592" w:author="Zhao, Chengming" w:date="2020-02-20T21:09:00Z">
              <w:r>
                <w:t>xmlcli</w:t>
              </w:r>
            </w:ins>
            <w:proofErr w:type="spellEnd"/>
          </w:p>
        </w:tc>
        <w:tc>
          <w:tcPr>
            <w:tcW w:w="3290" w:type="dxa"/>
            <w:vAlign w:val="center"/>
            <w:tcPrChange w:id="1593" w:author="Zhao, Chengming" w:date="2020-02-20T21:26:00Z">
              <w:tcPr>
                <w:tcW w:w="3290" w:type="dxa"/>
              </w:tcPr>
            </w:tcPrChange>
          </w:tcPr>
          <w:p w14:paraId="5F3E2ADC" w14:textId="77777777" w:rsidR="00692993" w:rsidRDefault="00692993">
            <w:pPr>
              <w:ind w:left="0"/>
              <w:jc w:val="center"/>
              <w:rPr>
                <w:ins w:id="1594" w:author="Zhao, Chengming" w:date="2020-02-20T21:10:00Z"/>
              </w:rPr>
              <w:pPrChange w:id="1595" w:author="Zhao, Chengming" w:date="2020-02-20T21:26:00Z">
                <w:pPr>
                  <w:ind w:left="0"/>
                </w:pPr>
              </w:pPrChange>
            </w:pPr>
            <w:proofErr w:type="spellStart"/>
            <w:ins w:id="1596" w:author="Zhao, Chengming" w:date="2020-02-20T21:10:00Z">
              <w:r>
                <w:t>s</w:t>
              </w:r>
            </w:ins>
            <w:ins w:id="1597" w:author="Zhao, Chengming" w:date="2020-02-20T21:09:00Z">
              <w:r>
                <w:t>utospath</w:t>
              </w:r>
              <w:proofErr w:type="spellEnd"/>
              <w:r>
                <w:t xml:space="preserve"> – path to</w:t>
              </w:r>
            </w:ins>
            <w:ins w:id="1598" w:author="Zhao, Chengming" w:date="2020-02-20T21:10:00Z">
              <w:r>
                <w:t xml:space="preserve"> </w:t>
              </w:r>
              <w:proofErr w:type="spellStart"/>
              <w:r>
                <w:t>sut</w:t>
              </w:r>
              <w:proofErr w:type="spellEnd"/>
              <w:r>
                <w:t xml:space="preserve"> </w:t>
              </w:r>
              <w:proofErr w:type="spellStart"/>
              <w:r>
                <w:t>os</w:t>
              </w:r>
              <w:proofErr w:type="spellEnd"/>
            </w:ins>
          </w:p>
          <w:p w14:paraId="1EB87627" w14:textId="69724140" w:rsidR="00692993" w:rsidRDefault="00692993">
            <w:pPr>
              <w:ind w:left="0"/>
              <w:jc w:val="center"/>
              <w:rPr>
                <w:ins w:id="1599" w:author="Zhao, Chengming" w:date="2020-02-20T21:06:00Z"/>
              </w:rPr>
              <w:pPrChange w:id="1600" w:author="Zhao, Chengming" w:date="2020-02-20T21:26:00Z">
                <w:pPr>
                  <w:ind w:left="0"/>
                </w:pPr>
              </w:pPrChange>
            </w:pPr>
          </w:p>
        </w:tc>
      </w:tr>
      <w:tr w:rsidR="00692993" w14:paraId="3C006C73" w14:textId="77777777" w:rsidTr="008E7AE3">
        <w:trPr>
          <w:ins w:id="1601" w:author="Zhao, Chengming" w:date="2020-02-20T21:06:00Z"/>
        </w:trPr>
        <w:tc>
          <w:tcPr>
            <w:tcW w:w="3234" w:type="dxa"/>
            <w:vMerge/>
            <w:vAlign w:val="center"/>
            <w:tcPrChange w:id="1602" w:author="Zhao, Chengming" w:date="2020-02-20T21:26:00Z">
              <w:tcPr>
                <w:tcW w:w="3234" w:type="dxa"/>
                <w:vMerge/>
              </w:tcPr>
            </w:tcPrChange>
          </w:tcPr>
          <w:p w14:paraId="0284160D" w14:textId="77777777" w:rsidR="00692993" w:rsidRDefault="00692993">
            <w:pPr>
              <w:ind w:left="0"/>
              <w:jc w:val="center"/>
              <w:rPr>
                <w:ins w:id="1603" w:author="Zhao, Chengming" w:date="2020-02-20T21:06:00Z"/>
              </w:rPr>
              <w:pPrChange w:id="1604" w:author="Zhao, Chengming" w:date="2020-02-20T21:26:00Z">
                <w:pPr>
                  <w:ind w:left="0"/>
                </w:pPr>
              </w:pPrChange>
            </w:pPr>
          </w:p>
        </w:tc>
        <w:tc>
          <w:tcPr>
            <w:tcW w:w="3258" w:type="dxa"/>
            <w:vMerge/>
            <w:vAlign w:val="center"/>
            <w:tcPrChange w:id="1605" w:author="Zhao, Chengming" w:date="2020-02-20T21:26:00Z">
              <w:tcPr>
                <w:tcW w:w="3258" w:type="dxa"/>
                <w:vMerge/>
              </w:tcPr>
            </w:tcPrChange>
          </w:tcPr>
          <w:p w14:paraId="204EA327" w14:textId="77777777" w:rsidR="00692993" w:rsidRDefault="00692993">
            <w:pPr>
              <w:ind w:left="0"/>
              <w:jc w:val="center"/>
              <w:rPr>
                <w:ins w:id="1606" w:author="Zhao, Chengming" w:date="2020-02-20T21:06:00Z"/>
              </w:rPr>
              <w:pPrChange w:id="1607" w:author="Zhao, Chengming" w:date="2020-02-20T21:26:00Z">
                <w:pPr>
                  <w:ind w:left="0"/>
                </w:pPr>
              </w:pPrChange>
            </w:pPr>
          </w:p>
        </w:tc>
        <w:tc>
          <w:tcPr>
            <w:tcW w:w="3290" w:type="dxa"/>
            <w:vAlign w:val="center"/>
            <w:tcPrChange w:id="1608" w:author="Zhao, Chengming" w:date="2020-02-20T21:26:00Z">
              <w:tcPr>
                <w:tcW w:w="3290" w:type="dxa"/>
              </w:tcPr>
            </w:tcPrChange>
          </w:tcPr>
          <w:p w14:paraId="03D5CC04" w14:textId="4A5C66A5" w:rsidR="00692993" w:rsidRDefault="00692993">
            <w:pPr>
              <w:ind w:left="0"/>
              <w:jc w:val="center"/>
              <w:rPr>
                <w:ins w:id="1609" w:author="Zhao, Chengming" w:date="2020-02-20T21:06:00Z"/>
              </w:rPr>
              <w:pPrChange w:id="1610" w:author="Zhao, Chengming" w:date="2020-02-20T21:26:00Z">
                <w:pPr>
                  <w:ind w:left="0"/>
                </w:pPr>
              </w:pPrChange>
            </w:pPr>
            <w:proofErr w:type="spellStart"/>
            <w:ins w:id="1611" w:author="Zhao, Chengming" w:date="2020-02-20T21:11:00Z">
              <w:r>
                <w:t>Bios_cfgfilepath</w:t>
              </w:r>
              <w:proofErr w:type="spellEnd"/>
              <w:r>
                <w:t xml:space="preserve"> – config file path to set bios knob</w:t>
              </w:r>
            </w:ins>
          </w:p>
        </w:tc>
      </w:tr>
      <w:tr w:rsidR="00692993" w14:paraId="6329456B" w14:textId="77777777" w:rsidTr="008E7AE3">
        <w:trPr>
          <w:ins w:id="1612" w:author="Zhao, Chengming" w:date="2020-02-20T21:06:00Z"/>
        </w:trPr>
        <w:tc>
          <w:tcPr>
            <w:tcW w:w="3234" w:type="dxa"/>
            <w:vMerge/>
            <w:vAlign w:val="center"/>
            <w:tcPrChange w:id="1613" w:author="Zhao, Chengming" w:date="2020-02-20T21:26:00Z">
              <w:tcPr>
                <w:tcW w:w="3234" w:type="dxa"/>
                <w:vMerge/>
              </w:tcPr>
            </w:tcPrChange>
          </w:tcPr>
          <w:p w14:paraId="774D5E0D" w14:textId="77777777" w:rsidR="00692993" w:rsidRDefault="00692993">
            <w:pPr>
              <w:ind w:left="0"/>
              <w:jc w:val="center"/>
              <w:rPr>
                <w:ins w:id="1614" w:author="Zhao, Chengming" w:date="2020-02-20T21:06:00Z"/>
              </w:rPr>
              <w:pPrChange w:id="1615" w:author="Zhao, Chengming" w:date="2020-02-20T21:26:00Z">
                <w:pPr>
                  <w:ind w:left="0"/>
                </w:pPr>
              </w:pPrChange>
            </w:pPr>
          </w:p>
        </w:tc>
        <w:tc>
          <w:tcPr>
            <w:tcW w:w="3258" w:type="dxa"/>
            <w:vMerge/>
            <w:vAlign w:val="center"/>
            <w:tcPrChange w:id="1616" w:author="Zhao, Chengming" w:date="2020-02-20T21:26:00Z">
              <w:tcPr>
                <w:tcW w:w="3258" w:type="dxa"/>
                <w:vMerge/>
              </w:tcPr>
            </w:tcPrChange>
          </w:tcPr>
          <w:p w14:paraId="6E1E169A" w14:textId="77777777" w:rsidR="00692993" w:rsidRDefault="00692993">
            <w:pPr>
              <w:ind w:left="0"/>
              <w:jc w:val="center"/>
              <w:rPr>
                <w:ins w:id="1617" w:author="Zhao, Chengming" w:date="2020-02-20T21:06:00Z"/>
              </w:rPr>
              <w:pPrChange w:id="1618" w:author="Zhao, Chengming" w:date="2020-02-20T21:26:00Z">
                <w:pPr>
                  <w:ind w:left="0"/>
                </w:pPr>
              </w:pPrChange>
            </w:pPr>
          </w:p>
        </w:tc>
        <w:tc>
          <w:tcPr>
            <w:tcW w:w="3290" w:type="dxa"/>
            <w:vAlign w:val="center"/>
            <w:tcPrChange w:id="1619" w:author="Zhao, Chengming" w:date="2020-02-20T21:26:00Z">
              <w:tcPr>
                <w:tcW w:w="3290" w:type="dxa"/>
              </w:tcPr>
            </w:tcPrChange>
          </w:tcPr>
          <w:p w14:paraId="1355F1C8" w14:textId="3E2E7992" w:rsidR="00692993" w:rsidRDefault="00692993">
            <w:pPr>
              <w:ind w:left="0"/>
              <w:jc w:val="center"/>
              <w:rPr>
                <w:ins w:id="1620" w:author="Zhao, Chengming" w:date="2020-02-20T21:06:00Z"/>
              </w:rPr>
              <w:pPrChange w:id="1621" w:author="Zhao, Chengming" w:date="2020-02-20T21:26:00Z">
                <w:pPr>
                  <w:ind w:left="0"/>
                </w:pPr>
              </w:pPrChange>
            </w:pPr>
            <w:proofErr w:type="spellStart"/>
            <w:ins w:id="1622" w:author="Zhao, Chengming" w:date="2020-02-20T21:11:00Z">
              <w:r>
                <w:t>Bios_cfgfilename</w:t>
              </w:r>
              <w:proofErr w:type="spellEnd"/>
              <w:r>
                <w:t xml:space="preserve"> – file name of conf</w:t>
              </w:r>
            </w:ins>
          </w:p>
        </w:tc>
      </w:tr>
      <w:tr w:rsidR="00692993" w14:paraId="4DFE2295" w14:textId="77777777" w:rsidTr="008E7AE3">
        <w:trPr>
          <w:ins w:id="1623" w:author="Zhao, Chengming" w:date="2020-02-20T21:06:00Z"/>
        </w:trPr>
        <w:tc>
          <w:tcPr>
            <w:tcW w:w="3234" w:type="dxa"/>
            <w:vMerge/>
            <w:vAlign w:val="center"/>
            <w:tcPrChange w:id="1624" w:author="Zhao, Chengming" w:date="2020-02-20T21:26:00Z">
              <w:tcPr>
                <w:tcW w:w="3234" w:type="dxa"/>
                <w:vMerge/>
              </w:tcPr>
            </w:tcPrChange>
          </w:tcPr>
          <w:p w14:paraId="4F4299F8" w14:textId="77777777" w:rsidR="00692993" w:rsidRDefault="00692993">
            <w:pPr>
              <w:ind w:left="0"/>
              <w:jc w:val="center"/>
              <w:rPr>
                <w:ins w:id="1625" w:author="Zhao, Chengming" w:date="2020-02-20T21:06:00Z"/>
              </w:rPr>
              <w:pPrChange w:id="1626" w:author="Zhao, Chengming" w:date="2020-02-20T21:26:00Z">
                <w:pPr>
                  <w:ind w:left="0"/>
                </w:pPr>
              </w:pPrChange>
            </w:pPr>
          </w:p>
        </w:tc>
        <w:tc>
          <w:tcPr>
            <w:tcW w:w="3258" w:type="dxa"/>
            <w:vMerge/>
            <w:vAlign w:val="center"/>
            <w:tcPrChange w:id="1627" w:author="Zhao, Chengming" w:date="2020-02-20T21:26:00Z">
              <w:tcPr>
                <w:tcW w:w="3258" w:type="dxa"/>
                <w:vMerge/>
              </w:tcPr>
            </w:tcPrChange>
          </w:tcPr>
          <w:p w14:paraId="4919AE23" w14:textId="77777777" w:rsidR="00692993" w:rsidRDefault="00692993">
            <w:pPr>
              <w:ind w:left="0"/>
              <w:jc w:val="center"/>
              <w:rPr>
                <w:ins w:id="1628" w:author="Zhao, Chengming" w:date="2020-02-20T21:06:00Z"/>
              </w:rPr>
              <w:pPrChange w:id="1629" w:author="Zhao, Chengming" w:date="2020-02-20T21:26:00Z">
                <w:pPr>
                  <w:ind w:left="0"/>
                </w:pPr>
              </w:pPrChange>
            </w:pPr>
          </w:p>
        </w:tc>
        <w:tc>
          <w:tcPr>
            <w:tcW w:w="3290" w:type="dxa"/>
            <w:vAlign w:val="center"/>
            <w:tcPrChange w:id="1630" w:author="Zhao, Chengming" w:date="2020-02-20T21:26:00Z">
              <w:tcPr>
                <w:tcW w:w="3290" w:type="dxa"/>
              </w:tcPr>
            </w:tcPrChange>
          </w:tcPr>
          <w:p w14:paraId="793A55E5" w14:textId="44C9398C" w:rsidR="00692993" w:rsidRDefault="00692993">
            <w:pPr>
              <w:ind w:left="0"/>
              <w:jc w:val="center"/>
              <w:rPr>
                <w:ins w:id="1631" w:author="Zhao, Chengming" w:date="2020-02-20T21:06:00Z"/>
              </w:rPr>
              <w:pPrChange w:id="1632" w:author="Zhao, Chengming" w:date="2020-02-20T21:26:00Z">
                <w:pPr>
                  <w:ind w:left="0"/>
                </w:pPr>
              </w:pPrChange>
            </w:pPr>
            <w:ins w:id="1633" w:author="Zhao, Chengming" w:date="2020-02-20T21:12:00Z">
              <w:r>
                <w:t xml:space="preserve">Ip – </w:t>
              </w:r>
              <w:proofErr w:type="spellStart"/>
              <w:r>
                <w:t>ip</w:t>
              </w:r>
              <w:proofErr w:type="spellEnd"/>
              <w:r>
                <w:t xml:space="preserve"> address</w:t>
              </w:r>
            </w:ins>
          </w:p>
        </w:tc>
      </w:tr>
      <w:tr w:rsidR="00692993" w14:paraId="4B121DEE" w14:textId="77777777" w:rsidTr="008E7AE3">
        <w:trPr>
          <w:ins w:id="1634" w:author="Zhao, Chengming" w:date="2020-02-20T21:12:00Z"/>
        </w:trPr>
        <w:tc>
          <w:tcPr>
            <w:tcW w:w="3234" w:type="dxa"/>
            <w:vMerge/>
            <w:vAlign w:val="center"/>
            <w:tcPrChange w:id="1635" w:author="Zhao, Chengming" w:date="2020-02-20T21:26:00Z">
              <w:tcPr>
                <w:tcW w:w="3234" w:type="dxa"/>
                <w:vMerge/>
              </w:tcPr>
            </w:tcPrChange>
          </w:tcPr>
          <w:p w14:paraId="399F9370" w14:textId="77777777" w:rsidR="00692993" w:rsidRDefault="00692993">
            <w:pPr>
              <w:ind w:left="0"/>
              <w:jc w:val="center"/>
              <w:rPr>
                <w:ins w:id="1636" w:author="Zhao, Chengming" w:date="2020-02-20T21:12:00Z"/>
              </w:rPr>
              <w:pPrChange w:id="1637" w:author="Zhao, Chengming" w:date="2020-02-20T21:26:00Z">
                <w:pPr>
                  <w:ind w:left="0"/>
                </w:pPr>
              </w:pPrChange>
            </w:pPr>
          </w:p>
        </w:tc>
        <w:tc>
          <w:tcPr>
            <w:tcW w:w="3258" w:type="dxa"/>
            <w:vMerge/>
            <w:vAlign w:val="center"/>
            <w:tcPrChange w:id="1638" w:author="Zhao, Chengming" w:date="2020-02-20T21:26:00Z">
              <w:tcPr>
                <w:tcW w:w="3258" w:type="dxa"/>
                <w:vMerge/>
              </w:tcPr>
            </w:tcPrChange>
          </w:tcPr>
          <w:p w14:paraId="39E8076E" w14:textId="77777777" w:rsidR="00692993" w:rsidRDefault="00692993">
            <w:pPr>
              <w:ind w:left="0"/>
              <w:jc w:val="center"/>
              <w:rPr>
                <w:ins w:id="1639" w:author="Zhao, Chengming" w:date="2020-02-20T21:12:00Z"/>
              </w:rPr>
              <w:pPrChange w:id="1640" w:author="Zhao, Chengming" w:date="2020-02-20T21:26:00Z">
                <w:pPr>
                  <w:ind w:left="0"/>
                </w:pPr>
              </w:pPrChange>
            </w:pPr>
          </w:p>
        </w:tc>
        <w:tc>
          <w:tcPr>
            <w:tcW w:w="3290" w:type="dxa"/>
            <w:vAlign w:val="center"/>
            <w:tcPrChange w:id="1641" w:author="Zhao, Chengming" w:date="2020-02-20T21:26:00Z">
              <w:tcPr>
                <w:tcW w:w="3290" w:type="dxa"/>
              </w:tcPr>
            </w:tcPrChange>
          </w:tcPr>
          <w:p w14:paraId="1571D557" w14:textId="0CAD460E" w:rsidR="00692993" w:rsidRDefault="00692993">
            <w:pPr>
              <w:ind w:left="0"/>
              <w:jc w:val="center"/>
              <w:rPr>
                <w:ins w:id="1642" w:author="Zhao, Chengming" w:date="2020-02-20T21:12:00Z"/>
              </w:rPr>
              <w:pPrChange w:id="1643" w:author="Zhao, Chengming" w:date="2020-02-20T21:26:00Z">
                <w:pPr>
                  <w:ind w:left="0"/>
                </w:pPr>
              </w:pPrChange>
            </w:pPr>
            <w:proofErr w:type="gramStart"/>
            <w:ins w:id="1644" w:author="Zhao, Chengming" w:date="2020-02-20T21:12:00Z">
              <w:r>
                <w:t>User name</w:t>
              </w:r>
              <w:proofErr w:type="gramEnd"/>
              <w:r>
                <w:t xml:space="preserve"> – user name for login to SUT OS</w:t>
              </w:r>
            </w:ins>
          </w:p>
        </w:tc>
      </w:tr>
      <w:tr w:rsidR="00692993" w14:paraId="6C17A21A" w14:textId="77777777" w:rsidTr="008E7AE3">
        <w:trPr>
          <w:ins w:id="1645" w:author="Zhao, Chengming" w:date="2020-02-20T21:12:00Z"/>
        </w:trPr>
        <w:tc>
          <w:tcPr>
            <w:tcW w:w="3234" w:type="dxa"/>
            <w:vMerge/>
            <w:vAlign w:val="center"/>
            <w:tcPrChange w:id="1646" w:author="Zhao, Chengming" w:date="2020-02-20T21:26:00Z">
              <w:tcPr>
                <w:tcW w:w="3234" w:type="dxa"/>
                <w:vMerge/>
              </w:tcPr>
            </w:tcPrChange>
          </w:tcPr>
          <w:p w14:paraId="11131D90" w14:textId="77777777" w:rsidR="00692993" w:rsidRDefault="00692993">
            <w:pPr>
              <w:ind w:left="0"/>
              <w:jc w:val="center"/>
              <w:rPr>
                <w:ins w:id="1647" w:author="Zhao, Chengming" w:date="2020-02-20T21:12:00Z"/>
              </w:rPr>
              <w:pPrChange w:id="1648" w:author="Zhao, Chengming" w:date="2020-02-20T21:26:00Z">
                <w:pPr>
                  <w:ind w:left="0"/>
                </w:pPr>
              </w:pPrChange>
            </w:pPr>
          </w:p>
        </w:tc>
        <w:tc>
          <w:tcPr>
            <w:tcW w:w="3258" w:type="dxa"/>
            <w:vMerge/>
            <w:vAlign w:val="center"/>
            <w:tcPrChange w:id="1649" w:author="Zhao, Chengming" w:date="2020-02-20T21:26:00Z">
              <w:tcPr>
                <w:tcW w:w="3258" w:type="dxa"/>
                <w:vMerge/>
              </w:tcPr>
            </w:tcPrChange>
          </w:tcPr>
          <w:p w14:paraId="2561D895" w14:textId="77777777" w:rsidR="00692993" w:rsidRDefault="00692993">
            <w:pPr>
              <w:ind w:left="0"/>
              <w:jc w:val="center"/>
              <w:rPr>
                <w:ins w:id="1650" w:author="Zhao, Chengming" w:date="2020-02-20T21:12:00Z"/>
              </w:rPr>
              <w:pPrChange w:id="1651" w:author="Zhao, Chengming" w:date="2020-02-20T21:26:00Z">
                <w:pPr>
                  <w:ind w:left="0"/>
                </w:pPr>
              </w:pPrChange>
            </w:pPr>
          </w:p>
        </w:tc>
        <w:tc>
          <w:tcPr>
            <w:tcW w:w="3290" w:type="dxa"/>
            <w:vAlign w:val="center"/>
            <w:tcPrChange w:id="1652" w:author="Zhao, Chengming" w:date="2020-02-20T21:26:00Z">
              <w:tcPr>
                <w:tcW w:w="3290" w:type="dxa"/>
              </w:tcPr>
            </w:tcPrChange>
          </w:tcPr>
          <w:p w14:paraId="35BE999B" w14:textId="4C71B710" w:rsidR="00692993" w:rsidRDefault="00692993">
            <w:pPr>
              <w:ind w:left="0"/>
              <w:jc w:val="center"/>
              <w:rPr>
                <w:ins w:id="1653" w:author="Zhao, Chengming" w:date="2020-02-20T21:12:00Z"/>
              </w:rPr>
              <w:pPrChange w:id="1654" w:author="Zhao, Chengming" w:date="2020-02-20T21:26:00Z">
                <w:pPr>
                  <w:ind w:left="0"/>
                </w:pPr>
              </w:pPrChange>
            </w:pPr>
            <w:ins w:id="1655" w:author="Zhao, Chengming" w:date="2020-02-20T21:13:00Z">
              <w:r>
                <w:t>Password – password of SUT OS</w:t>
              </w:r>
            </w:ins>
          </w:p>
        </w:tc>
      </w:tr>
      <w:tr w:rsidR="00692993" w14:paraId="3D649C09" w14:textId="77777777" w:rsidTr="008E7AE3">
        <w:trPr>
          <w:ins w:id="1656" w:author="Zhao, Chengming" w:date="2020-02-20T21:12:00Z"/>
        </w:trPr>
        <w:tc>
          <w:tcPr>
            <w:tcW w:w="3234" w:type="dxa"/>
            <w:vAlign w:val="center"/>
            <w:tcPrChange w:id="1657" w:author="Zhao, Chengming" w:date="2020-02-20T21:26:00Z">
              <w:tcPr>
                <w:tcW w:w="3234" w:type="dxa"/>
              </w:tcPr>
            </w:tcPrChange>
          </w:tcPr>
          <w:p w14:paraId="61B2B4A2" w14:textId="7E07EDEE" w:rsidR="00692993" w:rsidRDefault="00285399">
            <w:pPr>
              <w:ind w:left="0"/>
              <w:jc w:val="center"/>
              <w:rPr>
                <w:ins w:id="1658" w:author="Zhao, Chengming" w:date="2020-02-20T21:12:00Z"/>
              </w:rPr>
              <w:pPrChange w:id="1659" w:author="Zhao, Chengming" w:date="2020-02-20T21:26:00Z">
                <w:pPr>
                  <w:ind w:left="0"/>
                </w:pPr>
              </w:pPrChange>
            </w:pPr>
            <w:proofErr w:type="spellStart"/>
            <w:ins w:id="1660" w:author="Zhao, Chengming" w:date="2020-02-20T21:16:00Z">
              <w:r>
                <w:t>xdp</w:t>
              </w:r>
            </w:ins>
            <w:proofErr w:type="spellEnd"/>
          </w:p>
        </w:tc>
        <w:tc>
          <w:tcPr>
            <w:tcW w:w="3258" w:type="dxa"/>
            <w:vAlign w:val="center"/>
            <w:tcPrChange w:id="1661" w:author="Zhao, Chengming" w:date="2020-02-20T21:26:00Z">
              <w:tcPr>
                <w:tcW w:w="3258" w:type="dxa"/>
              </w:tcPr>
            </w:tcPrChange>
          </w:tcPr>
          <w:p w14:paraId="1FC887FD" w14:textId="5591EF4F" w:rsidR="00692993" w:rsidRDefault="00285399">
            <w:pPr>
              <w:ind w:left="0"/>
              <w:jc w:val="center"/>
              <w:rPr>
                <w:ins w:id="1662" w:author="Zhao, Chengming" w:date="2020-02-20T21:12:00Z"/>
              </w:rPr>
              <w:pPrChange w:id="1663" w:author="Zhao, Chengming" w:date="2020-02-20T21:26:00Z">
                <w:pPr>
                  <w:ind w:left="0"/>
                </w:pPr>
              </w:pPrChange>
            </w:pPr>
            <w:proofErr w:type="spellStart"/>
            <w:ins w:id="1664" w:author="Zhao, Chengming" w:date="2020-02-20T21:16:00Z">
              <w:r>
                <w:t>xdp</w:t>
              </w:r>
            </w:ins>
            <w:proofErr w:type="spellEnd"/>
          </w:p>
        </w:tc>
        <w:tc>
          <w:tcPr>
            <w:tcW w:w="3290" w:type="dxa"/>
            <w:vAlign w:val="center"/>
            <w:tcPrChange w:id="1665" w:author="Zhao, Chengming" w:date="2020-02-20T21:26:00Z">
              <w:tcPr>
                <w:tcW w:w="3290" w:type="dxa"/>
              </w:tcPr>
            </w:tcPrChange>
          </w:tcPr>
          <w:p w14:paraId="6B15C648" w14:textId="78E1FFAF" w:rsidR="00692993" w:rsidRDefault="00285399">
            <w:pPr>
              <w:ind w:left="0"/>
              <w:jc w:val="center"/>
              <w:rPr>
                <w:ins w:id="1666" w:author="Zhao, Chengming" w:date="2020-02-20T21:12:00Z"/>
              </w:rPr>
              <w:pPrChange w:id="1667" w:author="Zhao, Chengming" w:date="2020-02-20T21:26:00Z">
                <w:pPr>
                  <w:ind w:left="0"/>
                </w:pPr>
              </w:pPrChange>
            </w:pPr>
            <w:ins w:id="1668" w:author="Zhao, Chengming" w:date="2020-02-20T21:17:00Z">
              <w:r>
                <w:t>t</w:t>
              </w:r>
            </w:ins>
            <w:ins w:id="1669" w:author="Zhao, Chengming" w:date="2020-02-20T21:16:00Z">
              <w:r>
                <w:t>ype – only ITP supporte</w:t>
              </w:r>
            </w:ins>
            <w:ins w:id="1670" w:author="Zhao, Chengming" w:date="2020-02-20T21:17:00Z">
              <w:r>
                <w:t>d</w:t>
              </w:r>
            </w:ins>
          </w:p>
        </w:tc>
      </w:tr>
      <w:tr w:rsidR="00285399" w14:paraId="590A2487" w14:textId="77777777" w:rsidTr="008E7AE3">
        <w:trPr>
          <w:ins w:id="1671" w:author="Zhao, Chengming" w:date="2020-02-20T21:12:00Z"/>
        </w:trPr>
        <w:tc>
          <w:tcPr>
            <w:tcW w:w="3234" w:type="dxa"/>
            <w:vMerge w:val="restart"/>
            <w:vAlign w:val="center"/>
            <w:tcPrChange w:id="1672" w:author="Zhao, Chengming" w:date="2020-02-20T21:26:00Z">
              <w:tcPr>
                <w:tcW w:w="3234" w:type="dxa"/>
                <w:vMerge w:val="restart"/>
                <w:vAlign w:val="center"/>
              </w:tcPr>
            </w:tcPrChange>
          </w:tcPr>
          <w:p w14:paraId="57C2E40D" w14:textId="7F1DE20E" w:rsidR="00285399" w:rsidRDefault="00285399">
            <w:pPr>
              <w:ind w:left="0"/>
              <w:jc w:val="center"/>
              <w:rPr>
                <w:ins w:id="1673" w:author="Zhao, Chengming" w:date="2020-02-20T21:12:00Z"/>
              </w:rPr>
              <w:pPrChange w:id="1674" w:author="Zhao, Chengming" w:date="2020-02-20T21:26:00Z">
                <w:pPr>
                  <w:ind w:left="0"/>
                </w:pPr>
              </w:pPrChange>
            </w:pPr>
            <w:ins w:id="1675" w:author="Zhao, Chengming" w:date="2020-02-20T21:21:00Z">
              <w:r>
                <w:t>SSH</w:t>
              </w:r>
            </w:ins>
          </w:p>
        </w:tc>
        <w:tc>
          <w:tcPr>
            <w:tcW w:w="3258" w:type="dxa"/>
            <w:vMerge w:val="restart"/>
            <w:vAlign w:val="center"/>
            <w:tcPrChange w:id="1676" w:author="Zhao, Chengming" w:date="2020-02-20T21:26:00Z">
              <w:tcPr>
                <w:tcW w:w="3258" w:type="dxa"/>
                <w:vMerge w:val="restart"/>
                <w:vAlign w:val="center"/>
              </w:tcPr>
            </w:tcPrChange>
          </w:tcPr>
          <w:p w14:paraId="6AB3BE4E" w14:textId="22D26FC9" w:rsidR="00285399" w:rsidRDefault="00285399">
            <w:pPr>
              <w:ind w:left="0"/>
              <w:jc w:val="center"/>
              <w:rPr>
                <w:ins w:id="1677" w:author="Zhao, Chengming" w:date="2020-02-20T21:12:00Z"/>
              </w:rPr>
              <w:pPrChange w:id="1678" w:author="Zhao, Chengming" w:date="2020-02-20T21:26:00Z">
                <w:pPr>
                  <w:ind w:left="0"/>
                </w:pPr>
              </w:pPrChange>
            </w:pPr>
            <w:proofErr w:type="spellStart"/>
            <w:ins w:id="1679" w:author="Zhao, Chengming" w:date="2020-02-20T21:21:00Z">
              <w:r>
                <w:t>ssh</w:t>
              </w:r>
            </w:ins>
            <w:proofErr w:type="spellEnd"/>
          </w:p>
        </w:tc>
        <w:tc>
          <w:tcPr>
            <w:tcW w:w="3290" w:type="dxa"/>
            <w:vAlign w:val="center"/>
            <w:tcPrChange w:id="1680" w:author="Zhao, Chengming" w:date="2020-02-20T21:26:00Z">
              <w:tcPr>
                <w:tcW w:w="3290" w:type="dxa"/>
              </w:tcPr>
            </w:tcPrChange>
          </w:tcPr>
          <w:p w14:paraId="0C98B2A5" w14:textId="10BD94D0" w:rsidR="00285399" w:rsidRDefault="00285399">
            <w:pPr>
              <w:ind w:left="0"/>
              <w:jc w:val="center"/>
              <w:rPr>
                <w:ins w:id="1681" w:author="Zhao, Chengming" w:date="2020-02-20T21:12:00Z"/>
              </w:rPr>
              <w:pPrChange w:id="1682" w:author="Zhao, Chengming" w:date="2020-02-20T21:26:00Z">
                <w:pPr>
                  <w:ind w:left="0"/>
                </w:pPr>
              </w:pPrChange>
            </w:pPr>
            <w:ins w:id="1683" w:author="Zhao, Chengming" w:date="2020-02-20T21:21:00Z">
              <w:r>
                <w:t>Credentia</w:t>
              </w:r>
            </w:ins>
            <w:ins w:id="1684" w:author="Zhao, Chengming" w:date="2020-02-20T21:22:00Z">
              <w:r>
                <w:t>l – username and password to login SUT</w:t>
              </w:r>
            </w:ins>
          </w:p>
        </w:tc>
      </w:tr>
      <w:tr w:rsidR="00285399" w14:paraId="13D0B3A1" w14:textId="77777777" w:rsidTr="008E7AE3">
        <w:trPr>
          <w:ins w:id="1685" w:author="Zhao, Chengming" w:date="2020-02-20T21:12:00Z"/>
        </w:trPr>
        <w:tc>
          <w:tcPr>
            <w:tcW w:w="3234" w:type="dxa"/>
            <w:vMerge/>
            <w:vAlign w:val="center"/>
            <w:tcPrChange w:id="1686" w:author="Zhao, Chengming" w:date="2020-02-20T21:26:00Z">
              <w:tcPr>
                <w:tcW w:w="3234" w:type="dxa"/>
                <w:vMerge/>
              </w:tcPr>
            </w:tcPrChange>
          </w:tcPr>
          <w:p w14:paraId="75283EE8" w14:textId="77777777" w:rsidR="00285399" w:rsidRDefault="00285399">
            <w:pPr>
              <w:ind w:left="0"/>
              <w:jc w:val="center"/>
              <w:rPr>
                <w:ins w:id="1687" w:author="Zhao, Chengming" w:date="2020-02-20T21:12:00Z"/>
              </w:rPr>
              <w:pPrChange w:id="1688" w:author="Zhao, Chengming" w:date="2020-02-20T21:26:00Z">
                <w:pPr>
                  <w:ind w:left="0"/>
                </w:pPr>
              </w:pPrChange>
            </w:pPr>
          </w:p>
        </w:tc>
        <w:tc>
          <w:tcPr>
            <w:tcW w:w="3258" w:type="dxa"/>
            <w:vMerge/>
            <w:vAlign w:val="center"/>
            <w:tcPrChange w:id="1689" w:author="Zhao, Chengming" w:date="2020-02-20T21:26:00Z">
              <w:tcPr>
                <w:tcW w:w="3258" w:type="dxa"/>
                <w:vMerge/>
                <w:vAlign w:val="center"/>
              </w:tcPr>
            </w:tcPrChange>
          </w:tcPr>
          <w:p w14:paraId="240251C1" w14:textId="77777777" w:rsidR="00285399" w:rsidRDefault="00285399">
            <w:pPr>
              <w:ind w:left="0"/>
              <w:jc w:val="center"/>
              <w:rPr>
                <w:ins w:id="1690" w:author="Zhao, Chengming" w:date="2020-02-20T21:12:00Z"/>
              </w:rPr>
              <w:pPrChange w:id="1691" w:author="Zhao, Chengming" w:date="2020-02-20T21:26:00Z">
                <w:pPr>
                  <w:ind w:left="0"/>
                </w:pPr>
              </w:pPrChange>
            </w:pPr>
          </w:p>
        </w:tc>
        <w:tc>
          <w:tcPr>
            <w:tcW w:w="3290" w:type="dxa"/>
            <w:vAlign w:val="center"/>
            <w:tcPrChange w:id="1692" w:author="Zhao, Chengming" w:date="2020-02-20T21:26:00Z">
              <w:tcPr>
                <w:tcW w:w="3290" w:type="dxa"/>
              </w:tcPr>
            </w:tcPrChange>
          </w:tcPr>
          <w:p w14:paraId="08071C2E" w14:textId="201824A9" w:rsidR="00285399" w:rsidRDefault="00285399">
            <w:pPr>
              <w:ind w:left="0"/>
              <w:jc w:val="center"/>
              <w:rPr>
                <w:ins w:id="1693" w:author="Zhao, Chengming" w:date="2020-02-20T21:12:00Z"/>
              </w:rPr>
              <w:pPrChange w:id="1694" w:author="Zhao, Chengming" w:date="2020-02-20T21:26:00Z">
                <w:pPr>
                  <w:ind w:left="0"/>
                </w:pPr>
              </w:pPrChange>
            </w:pPr>
            <w:ins w:id="1695" w:author="Zhao, Chengming" w:date="2020-02-20T21:22:00Z">
              <w:r>
                <w:t>Ipv4 – ipv4 of SUT</w:t>
              </w:r>
            </w:ins>
          </w:p>
        </w:tc>
      </w:tr>
      <w:tr w:rsidR="00285399" w14:paraId="13B09360" w14:textId="77777777" w:rsidTr="008E7AE3">
        <w:trPr>
          <w:ins w:id="1696" w:author="Zhao, Chengming" w:date="2020-02-20T21:06:00Z"/>
        </w:trPr>
        <w:tc>
          <w:tcPr>
            <w:tcW w:w="3234" w:type="dxa"/>
            <w:vMerge w:val="restart"/>
            <w:vAlign w:val="center"/>
            <w:tcPrChange w:id="1697" w:author="Zhao, Chengming" w:date="2020-02-20T21:26:00Z">
              <w:tcPr>
                <w:tcW w:w="3234" w:type="dxa"/>
                <w:vMerge w:val="restart"/>
              </w:tcPr>
            </w:tcPrChange>
          </w:tcPr>
          <w:p w14:paraId="298199A7" w14:textId="1F225794" w:rsidR="00285399" w:rsidRDefault="00285399">
            <w:pPr>
              <w:ind w:left="0"/>
              <w:jc w:val="center"/>
              <w:rPr>
                <w:ins w:id="1698" w:author="Zhao, Chengming" w:date="2020-02-20T21:06:00Z"/>
              </w:rPr>
              <w:pPrChange w:id="1699" w:author="Zhao, Chengming" w:date="2020-02-20T21:26:00Z">
                <w:pPr>
                  <w:ind w:left="0"/>
                </w:pPr>
              </w:pPrChange>
            </w:pPr>
            <w:ins w:id="1700" w:author="Zhao, Chengming" w:date="2020-02-20T21:24:00Z">
              <w:r>
                <w:t>Serial Over Lan</w:t>
              </w:r>
            </w:ins>
          </w:p>
        </w:tc>
        <w:tc>
          <w:tcPr>
            <w:tcW w:w="3258" w:type="dxa"/>
            <w:vMerge w:val="restart"/>
            <w:vAlign w:val="center"/>
            <w:tcPrChange w:id="1701" w:author="Zhao, Chengming" w:date="2020-02-20T21:26:00Z">
              <w:tcPr>
                <w:tcW w:w="3258" w:type="dxa"/>
                <w:vMerge w:val="restart"/>
                <w:vAlign w:val="center"/>
              </w:tcPr>
            </w:tcPrChange>
          </w:tcPr>
          <w:p w14:paraId="6BF0683E" w14:textId="56B9D96D" w:rsidR="00285399" w:rsidRDefault="00285399">
            <w:pPr>
              <w:ind w:left="0"/>
              <w:jc w:val="center"/>
              <w:rPr>
                <w:ins w:id="1702" w:author="Zhao, Chengming" w:date="2020-02-20T21:06:00Z"/>
              </w:rPr>
              <w:pPrChange w:id="1703" w:author="Zhao, Chengming" w:date="2020-02-20T21:26:00Z">
                <w:pPr>
                  <w:ind w:left="0"/>
                </w:pPr>
              </w:pPrChange>
            </w:pPr>
            <w:ins w:id="1704" w:author="Zhao, Chengming" w:date="2020-02-20T21:24:00Z">
              <w:r>
                <w:t>sol</w:t>
              </w:r>
            </w:ins>
          </w:p>
        </w:tc>
        <w:tc>
          <w:tcPr>
            <w:tcW w:w="3290" w:type="dxa"/>
            <w:vAlign w:val="center"/>
            <w:tcPrChange w:id="1705" w:author="Zhao, Chengming" w:date="2020-02-20T21:26:00Z">
              <w:tcPr>
                <w:tcW w:w="3290" w:type="dxa"/>
              </w:tcPr>
            </w:tcPrChange>
          </w:tcPr>
          <w:p w14:paraId="00DC04CB" w14:textId="69FD77BA" w:rsidR="00285399" w:rsidRDefault="00285399">
            <w:pPr>
              <w:ind w:left="0"/>
              <w:jc w:val="center"/>
              <w:rPr>
                <w:ins w:id="1706" w:author="Zhao, Chengming" w:date="2020-02-20T21:06:00Z"/>
              </w:rPr>
              <w:pPrChange w:id="1707" w:author="Zhao, Chengming" w:date="2020-02-20T21:26:00Z">
                <w:pPr>
                  <w:ind w:left="0"/>
                </w:pPr>
              </w:pPrChange>
            </w:pPr>
            <w:ins w:id="1708" w:author="Zhao, Chengming" w:date="2020-02-20T21:24:00Z">
              <w:r>
                <w:t>Address – IP address of BMC</w:t>
              </w:r>
            </w:ins>
          </w:p>
        </w:tc>
      </w:tr>
      <w:tr w:rsidR="00285399" w14:paraId="57B7447E" w14:textId="77777777" w:rsidTr="008E7AE3">
        <w:trPr>
          <w:ins w:id="1709" w:author="Zhao, Chengming" w:date="2020-02-20T21:22:00Z"/>
        </w:trPr>
        <w:tc>
          <w:tcPr>
            <w:tcW w:w="3234" w:type="dxa"/>
            <w:vMerge/>
            <w:vAlign w:val="center"/>
            <w:tcPrChange w:id="1710" w:author="Zhao, Chengming" w:date="2020-02-20T21:26:00Z">
              <w:tcPr>
                <w:tcW w:w="3234" w:type="dxa"/>
                <w:vMerge/>
              </w:tcPr>
            </w:tcPrChange>
          </w:tcPr>
          <w:p w14:paraId="1CFD6905" w14:textId="77777777" w:rsidR="00285399" w:rsidRDefault="00285399">
            <w:pPr>
              <w:ind w:left="0"/>
              <w:jc w:val="center"/>
              <w:rPr>
                <w:ins w:id="1711" w:author="Zhao, Chengming" w:date="2020-02-20T21:22:00Z"/>
              </w:rPr>
              <w:pPrChange w:id="1712" w:author="Zhao, Chengming" w:date="2020-02-20T21:26:00Z">
                <w:pPr>
                  <w:ind w:left="0"/>
                </w:pPr>
              </w:pPrChange>
            </w:pPr>
          </w:p>
        </w:tc>
        <w:tc>
          <w:tcPr>
            <w:tcW w:w="3258" w:type="dxa"/>
            <w:vMerge/>
            <w:vAlign w:val="center"/>
            <w:tcPrChange w:id="1713" w:author="Zhao, Chengming" w:date="2020-02-20T21:26:00Z">
              <w:tcPr>
                <w:tcW w:w="3258" w:type="dxa"/>
                <w:vMerge/>
              </w:tcPr>
            </w:tcPrChange>
          </w:tcPr>
          <w:p w14:paraId="40B2B284" w14:textId="77777777" w:rsidR="00285399" w:rsidRDefault="00285399">
            <w:pPr>
              <w:ind w:left="0"/>
              <w:jc w:val="center"/>
              <w:rPr>
                <w:ins w:id="1714" w:author="Zhao, Chengming" w:date="2020-02-20T21:22:00Z"/>
              </w:rPr>
              <w:pPrChange w:id="1715" w:author="Zhao, Chengming" w:date="2020-02-20T21:26:00Z">
                <w:pPr>
                  <w:ind w:left="0"/>
                </w:pPr>
              </w:pPrChange>
            </w:pPr>
          </w:p>
        </w:tc>
        <w:tc>
          <w:tcPr>
            <w:tcW w:w="3290" w:type="dxa"/>
            <w:vAlign w:val="center"/>
            <w:tcPrChange w:id="1716" w:author="Zhao, Chengming" w:date="2020-02-20T21:26:00Z">
              <w:tcPr>
                <w:tcW w:w="3290" w:type="dxa"/>
              </w:tcPr>
            </w:tcPrChange>
          </w:tcPr>
          <w:p w14:paraId="227759A8" w14:textId="2A35D266" w:rsidR="00285399" w:rsidRDefault="00285399">
            <w:pPr>
              <w:ind w:left="0"/>
              <w:jc w:val="center"/>
              <w:rPr>
                <w:ins w:id="1717" w:author="Zhao, Chengming" w:date="2020-02-20T21:22:00Z"/>
              </w:rPr>
              <w:pPrChange w:id="1718" w:author="Zhao, Chengming" w:date="2020-02-20T21:26:00Z">
                <w:pPr>
                  <w:ind w:left="0"/>
                </w:pPr>
              </w:pPrChange>
            </w:pPr>
            <w:ins w:id="1719" w:author="Zhao, Chengming" w:date="2020-02-20T21:24:00Z">
              <w:r>
                <w:t>Port – port number</w:t>
              </w:r>
            </w:ins>
          </w:p>
        </w:tc>
      </w:tr>
      <w:tr w:rsidR="00285399" w14:paraId="3B003195" w14:textId="77777777" w:rsidTr="008E7AE3">
        <w:trPr>
          <w:ins w:id="1720" w:author="Zhao, Chengming" w:date="2020-02-20T21:22:00Z"/>
        </w:trPr>
        <w:tc>
          <w:tcPr>
            <w:tcW w:w="3234" w:type="dxa"/>
            <w:vMerge/>
            <w:vAlign w:val="center"/>
            <w:tcPrChange w:id="1721" w:author="Zhao, Chengming" w:date="2020-02-20T21:26:00Z">
              <w:tcPr>
                <w:tcW w:w="3234" w:type="dxa"/>
                <w:vMerge/>
              </w:tcPr>
            </w:tcPrChange>
          </w:tcPr>
          <w:p w14:paraId="42568DA1" w14:textId="77777777" w:rsidR="00285399" w:rsidRDefault="00285399">
            <w:pPr>
              <w:ind w:left="0"/>
              <w:jc w:val="center"/>
              <w:rPr>
                <w:ins w:id="1722" w:author="Zhao, Chengming" w:date="2020-02-20T21:22:00Z"/>
              </w:rPr>
              <w:pPrChange w:id="1723" w:author="Zhao, Chengming" w:date="2020-02-20T21:26:00Z">
                <w:pPr>
                  <w:ind w:left="0"/>
                </w:pPr>
              </w:pPrChange>
            </w:pPr>
          </w:p>
        </w:tc>
        <w:tc>
          <w:tcPr>
            <w:tcW w:w="3258" w:type="dxa"/>
            <w:vMerge/>
            <w:vAlign w:val="center"/>
            <w:tcPrChange w:id="1724" w:author="Zhao, Chengming" w:date="2020-02-20T21:26:00Z">
              <w:tcPr>
                <w:tcW w:w="3258" w:type="dxa"/>
                <w:vMerge/>
              </w:tcPr>
            </w:tcPrChange>
          </w:tcPr>
          <w:p w14:paraId="0D843BB9" w14:textId="77777777" w:rsidR="00285399" w:rsidRDefault="00285399">
            <w:pPr>
              <w:ind w:left="0"/>
              <w:jc w:val="center"/>
              <w:rPr>
                <w:ins w:id="1725" w:author="Zhao, Chengming" w:date="2020-02-20T21:22:00Z"/>
              </w:rPr>
              <w:pPrChange w:id="1726" w:author="Zhao, Chengming" w:date="2020-02-20T21:26:00Z">
                <w:pPr>
                  <w:ind w:left="0"/>
                </w:pPr>
              </w:pPrChange>
            </w:pPr>
          </w:p>
        </w:tc>
        <w:tc>
          <w:tcPr>
            <w:tcW w:w="3290" w:type="dxa"/>
            <w:vAlign w:val="center"/>
            <w:tcPrChange w:id="1727" w:author="Zhao, Chengming" w:date="2020-02-20T21:26:00Z">
              <w:tcPr>
                <w:tcW w:w="3290" w:type="dxa"/>
              </w:tcPr>
            </w:tcPrChange>
          </w:tcPr>
          <w:p w14:paraId="24F3E0B4" w14:textId="44B0907B" w:rsidR="00285399" w:rsidRDefault="00285399">
            <w:pPr>
              <w:ind w:left="0"/>
              <w:jc w:val="center"/>
              <w:rPr>
                <w:ins w:id="1728" w:author="Zhao, Chengming" w:date="2020-02-20T21:22:00Z"/>
              </w:rPr>
              <w:pPrChange w:id="1729" w:author="Zhao, Chengming" w:date="2020-02-20T21:26:00Z">
                <w:pPr>
                  <w:ind w:left="0"/>
                </w:pPr>
              </w:pPrChange>
            </w:pPr>
            <w:ins w:id="1730" w:author="Zhao, Chengming" w:date="2020-02-20T21:24:00Z">
              <w:r>
                <w:t>Ti</w:t>
              </w:r>
            </w:ins>
            <w:ins w:id="1731" w:author="Zhao, Chengming" w:date="2020-02-20T21:25:00Z">
              <w:r>
                <w:t>meout – max timeout for communication</w:t>
              </w:r>
            </w:ins>
          </w:p>
        </w:tc>
      </w:tr>
      <w:tr w:rsidR="00285399" w14:paraId="5B285CBF" w14:textId="77777777" w:rsidTr="008E7AE3">
        <w:trPr>
          <w:ins w:id="1732" w:author="Zhao, Chengming" w:date="2020-02-20T21:22:00Z"/>
        </w:trPr>
        <w:tc>
          <w:tcPr>
            <w:tcW w:w="3234" w:type="dxa"/>
            <w:vMerge/>
            <w:vAlign w:val="center"/>
            <w:tcPrChange w:id="1733" w:author="Zhao, Chengming" w:date="2020-02-20T21:26:00Z">
              <w:tcPr>
                <w:tcW w:w="3234" w:type="dxa"/>
                <w:vMerge/>
              </w:tcPr>
            </w:tcPrChange>
          </w:tcPr>
          <w:p w14:paraId="117AF2F4" w14:textId="77777777" w:rsidR="00285399" w:rsidRDefault="00285399">
            <w:pPr>
              <w:ind w:left="0"/>
              <w:jc w:val="center"/>
              <w:rPr>
                <w:ins w:id="1734" w:author="Zhao, Chengming" w:date="2020-02-20T21:22:00Z"/>
              </w:rPr>
              <w:pPrChange w:id="1735" w:author="Zhao, Chengming" w:date="2020-02-20T21:26:00Z">
                <w:pPr>
                  <w:ind w:left="0"/>
                </w:pPr>
              </w:pPrChange>
            </w:pPr>
          </w:p>
        </w:tc>
        <w:tc>
          <w:tcPr>
            <w:tcW w:w="3258" w:type="dxa"/>
            <w:vMerge/>
            <w:vAlign w:val="center"/>
            <w:tcPrChange w:id="1736" w:author="Zhao, Chengming" w:date="2020-02-20T21:26:00Z">
              <w:tcPr>
                <w:tcW w:w="3258" w:type="dxa"/>
                <w:vMerge/>
              </w:tcPr>
            </w:tcPrChange>
          </w:tcPr>
          <w:p w14:paraId="34C73B9B" w14:textId="77777777" w:rsidR="00285399" w:rsidRDefault="00285399">
            <w:pPr>
              <w:ind w:left="0"/>
              <w:jc w:val="center"/>
              <w:rPr>
                <w:ins w:id="1737" w:author="Zhao, Chengming" w:date="2020-02-20T21:22:00Z"/>
              </w:rPr>
              <w:pPrChange w:id="1738" w:author="Zhao, Chengming" w:date="2020-02-20T21:26:00Z">
                <w:pPr>
                  <w:ind w:left="0"/>
                </w:pPr>
              </w:pPrChange>
            </w:pPr>
          </w:p>
        </w:tc>
        <w:tc>
          <w:tcPr>
            <w:tcW w:w="3290" w:type="dxa"/>
            <w:vAlign w:val="center"/>
            <w:tcPrChange w:id="1739" w:author="Zhao, Chengming" w:date="2020-02-20T21:26:00Z">
              <w:tcPr>
                <w:tcW w:w="3290" w:type="dxa"/>
              </w:tcPr>
            </w:tcPrChange>
          </w:tcPr>
          <w:p w14:paraId="5A466F4A" w14:textId="0620D643" w:rsidR="00285399" w:rsidRDefault="00285399">
            <w:pPr>
              <w:ind w:left="0"/>
              <w:jc w:val="center"/>
              <w:rPr>
                <w:ins w:id="1740" w:author="Zhao, Chengming" w:date="2020-02-20T21:22:00Z"/>
              </w:rPr>
              <w:pPrChange w:id="1741" w:author="Zhao, Chengming" w:date="2020-02-20T21:26:00Z">
                <w:pPr>
                  <w:ind w:left="0"/>
                </w:pPr>
              </w:pPrChange>
            </w:pPr>
            <w:ins w:id="1742" w:author="Zhao, Chengming" w:date="2020-02-20T21:25:00Z">
              <w:r>
                <w:t>Credential – username and password to login BMC</w:t>
              </w:r>
            </w:ins>
          </w:p>
        </w:tc>
      </w:tr>
      <w:tr w:rsidR="008E7AE3" w14:paraId="2D176EE6" w14:textId="77777777" w:rsidTr="009337CF">
        <w:trPr>
          <w:ins w:id="1743" w:author="Zhao, Chengming" w:date="2020-02-20T21:22:00Z"/>
        </w:trPr>
        <w:tc>
          <w:tcPr>
            <w:tcW w:w="3234" w:type="dxa"/>
            <w:vMerge w:val="restart"/>
            <w:vAlign w:val="center"/>
          </w:tcPr>
          <w:p w14:paraId="10EC04FB" w14:textId="16298270" w:rsidR="008E7AE3" w:rsidRDefault="008E7AE3">
            <w:pPr>
              <w:ind w:left="0"/>
              <w:jc w:val="center"/>
              <w:rPr>
                <w:ins w:id="1744" w:author="Zhao, Chengming" w:date="2020-02-20T21:22:00Z"/>
              </w:rPr>
              <w:pPrChange w:id="1745" w:author="Zhao, Chengming" w:date="2020-02-20T21:28:00Z">
                <w:pPr>
                  <w:ind w:left="0"/>
                </w:pPr>
              </w:pPrChange>
            </w:pPr>
            <w:ins w:id="1746" w:author="Zhao, Chengming" w:date="2020-02-20T21:27:00Z">
              <w:r>
                <w:t>COM Port</w:t>
              </w:r>
            </w:ins>
          </w:p>
        </w:tc>
        <w:tc>
          <w:tcPr>
            <w:tcW w:w="3258" w:type="dxa"/>
            <w:vMerge w:val="restart"/>
            <w:vAlign w:val="center"/>
          </w:tcPr>
          <w:p w14:paraId="4987CE06" w14:textId="1DC77981" w:rsidR="008E7AE3" w:rsidRDefault="008E7AE3">
            <w:pPr>
              <w:ind w:left="0"/>
              <w:jc w:val="center"/>
              <w:rPr>
                <w:ins w:id="1747" w:author="Zhao, Chengming" w:date="2020-02-20T21:22:00Z"/>
              </w:rPr>
              <w:pPrChange w:id="1748" w:author="Zhao, Chengming" w:date="2020-02-20T21:28:00Z">
                <w:pPr>
                  <w:ind w:left="0"/>
                </w:pPr>
              </w:pPrChange>
            </w:pPr>
            <w:ins w:id="1749" w:author="Zhao, Chengming" w:date="2020-02-20T21:27:00Z">
              <w:r>
                <w:t>com</w:t>
              </w:r>
            </w:ins>
          </w:p>
        </w:tc>
        <w:tc>
          <w:tcPr>
            <w:tcW w:w="3290" w:type="dxa"/>
          </w:tcPr>
          <w:p w14:paraId="79F7A8E6" w14:textId="33280CEC" w:rsidR="008E7AE3" w:rsidRDefault="008E7AE3" w:rsidP="008316EF">
            <w:pPr>
              <w:ind w:left="0"/>
              <w:rPr>
                <w:ins w:id="1750" w:author="Zhao, Chengming" w:date="2020-02-20T21:22:00Z"/>
              </w:rPr>
            </w:pPr>
            <w:proofErr w:type="spellStart"/>
            <w:ins w:id="1751" w:author="Zhao, Chengming" w:date="2020-02-20T21:27:00Z">
              <w:r>
                <w:t>Baudrate</w:t>
              </w:r>
              <w:proofErr w:type="spellEnd"/>
              <w:r>
                <w:t xml:space="preserve"> – </w:t>
              </w:r>
              <w:proofErr w:type="spellStart"/>
              <w:r>
                <w:t>baudrate</w:t>
              </w:r>
              <w:proofErr w:type="spellEnd"/>
              <w:r>
                <w:t xml:space="preserve"> of COM</w:t>
              </w:r>
            </w:ins>
          </w:p>
        </w:tc>
      </w:tr>
      <w:tr w:rsidR="008E7AE3" w14:paraId="216BC035" w14:textId="77777777" w:rsidTr="009337CF">
        <w:trPr>
          <w:ins w:id="1752" w:author="Zhao, Chengming" w:date="2020-02-20T21:22:00Z"/>
        </w:trPr>
        <w:tc>
          <w:tcPr>
            <w:tcW w:w="3234" w:type="dxa"/>
            <w:vMerge/>
          </w:tcPr>
          <w:p w14:paraId="77064465" w14:textId="77777777" w:rsidR="008E7AE3" w:rsidRDefault="008E7AE3" w:rsidP="008316EF">
            <w:pPr>
              <w:ind w:left="0"/>
              <w:rPr>
                <w:ins w:id="1753" w:author="Zhao, Chengming" w:date="2020-02-20T21:22:00Z"/>
              </w:rPr>
            </w:pPr>
          </w:p>
        </w:tc>
        <w:tc>
          <w:tcPr>
            <w:tcW w:w="3258" w:type="dxa"/>
            <w:vMerge/>
            <w:vAlign w:val="center"/>
          </w:tcPr>
          <w:p w14:paraId="467AC489" w14:textId="77777777" w:rsidR="008E7AE3" w:rsidRDefault="008E7AE3" w:rsidP="008316EF">
            <w:pPr>
              <w:ind w:left="0"/>
              <w:rPr>
                <w:ins w:id="1754" w:author="Zhao, Chengming" w:date="2020-02-20T21:22:00Z"/>
              </w:rPr>
            </w:pPr>
          </w:p>
        </w:tc>
        <w:tc>
          <w:tcPr>
            <w:tcW w:w="3290" w:type="dxa"/>
          </w:tcPr>
          <w:p w14:paraId="6ED2A0B2" w14:textId="071AED86" w:rsidR="008E7AE3" w:rsidRDefault="008E7AE3" w:rsidP="008316EF">
            <w:pPr>
              <w:ind w:left="0"/>
              <w:rPr>
                <w:ins w:id="1755" w:author="Zhao, Chengming" w:date="2020-02-20T21:22:00Z"/>
              </w:rPr>
            </w:pPr>
            <w:ins w:id="1756" w:author="Zhao, Chengming" w:date="2020-02-20T21:27:00Z">
              <w:r>
                <w:t xml:space="preserve">Port </w:t>
              </w:r>
            </w:ins>
            <w:ins w:id="1757" w:author="Zhao, Chengming" w:date="2020-02-20T21:28:00Z">
              <w:r>
                <w:t>–</w:t>
              </w:r>
            </w:ins>
            <w:ins w:id="1758" w:author="Zhao, Chengming" w:date="2020-02-20T21:27:00Z">
              <w:r>
                <w:t xml:space="preserve"> </w:t>
              </w:r>
            </w:ins>
            <w:ins w:id="1759" w:author="Zhao, Chengming" w:date="2020-02-20T21:28:00Z">
              <w:r>
                <w:t>COM port</w:t>
              </w:r>
            </w:ins>
          </w:p>
        </w:tc>
      </w:tr>
      <w:tr w:rsidR="008E7AE3" w14:paraId="53B8F3C2" w14:textId="77777777" w:rsidTr="009337CF">
        <w:trPr>
          <w:ins w:id="1760" w:author="Zhao, Chengming" w:date="2020-02-20T21:26:00Z"/>
        </w:trPr>
        <w:tc>
          <w:tcPr>
            <w:tcW w:w="3234" w:type="dxa"/>
            <w:vMerge/>
          </w:tcPr>
          <w:p w14:paraId="2E7C1BB7" w14:textId="77777777" w:rsidR="008E7AE3" w:rsidRDefault="008E7AE3" w:rsidP="008316EF">
            <w:pPr>
              <w:ind w:left="0"/>
              <w:rPr>
                <w:ins w:id="1761" w:author="Zhao, Chengming" w:date="2020-02-20T21:26:00Z"/>
              </w:rPr>
            </w:pPr>
          </w:p>
        </w:tc>
        <w:tc>
          <w:tcPr>
            <w:tcW w:w="3258" w:type="dxa"/>
            <w:vMerge/>
            <w:vAlign w:val="center"/>
          </w:tcPr>
          <w:p w14:paraId="6A3FFB9E" w14:textId="77777777" w:rsidR="008E7AE3" w:rsidRDefault="008E7AE3" w:rsidP="008316EF">
            <w:pPr>
              <w:ind w:left="0"/>
              <w:rPr>
                <w:ins w:id="1762" w:author="Zhao, Chengming" w:date="2020-02-20T21:26:00Z"/>
              </w:rPr>
            </w:pPr>
          </w:p>
        </w:tc>
        <w:tc>
          <w:tcPr>
            <w:tcW w:w="3290" w:type="dxa"/>
          </w:tcPr>
          <w:p w14:paraId="33A4C8D2" w14:textId="77FF3B44" w:rsidR="008E7AE3" w:rsidRDefault="008E7AE3" w:rsidP="008316EF">
            <w:pPr>
              <w:ind w:left="0"/>
              <w:rPr>
                <w:ins w:id="1763" w:author="Zhao, Chengming" w:date="2020-02-20T21:26:00Z"/>
              </w:rPr>
            </w:pPr>
            <w:ins w:id="1764" w:author="Zhao, Chengming" w:date="2020-02-20T21:28:00Z">
              <w:r>
                <w:t>Timeout – max timeout for communication</w:t>
              </w:r>
            </w:ins>
          </w:p>
        </w:tc>
      </w:tr>
      <w:tr w:rsidR="008E7AE3" w14:paraId="20344847" w14:textId="77777777" w:rsidTr="00692993">
        <w:trPr>
          <w:ins w:id="1765" w:author="Zhao, Chengming" w:date="2020-02-20T21:26:00Z"/>
        </w:trPr>
        <w:tc>
          <w:tcPr>
            <w:tcW w:w="3234" w:type="dxa"/>
          </w:tcPr>
          <w:p w14:paraId="796C40A6" w14:textId="77777777" w:rsidR="008E7AE3" w:rsidRDefault="008E7AE3" w:rsidP="008316EF">
            <w:pPr>
              <w:ind w:left="0"/>
              <w:rPr>
                <w:ins w:id="1766" w:author="Zhao, Chengming" w:date="2020-02-20T21:26:00Z"/>
              </w:rPr>
            </w:pPr>
          </w:p>
        </w:tc>
        <w:tc>
          <w:tcPr>
            <w:tcW w:w="3258" w:type="dxa"/>
          </w:tcPr>
          <w:p w14:paraId="48F92514" w14:textId="77777777" w:rsidR="008E7AE3" w:rsidRDefault="008E7AE3" w:rsidP="008316EF">
            <w:pPr>
              <w:ind w:left="0"/>
              <w:rPr>
                <w:ins w:id="1767" w:author="Zhao, Chengming" w:date="2020-02-20T21:26:00Z"/>
              </w:rPr>
            </w:pPr>
          </w:p>
        </w:tc>
        <w:tc>
          <w:tcPr>
            <w:tcW w:w="3290" w:type="dxa"/>
          </w:tcPr>
          <w:p w14:paraId="19104503" w14:textId="77777777" w:rsidR="008E7AE3" w:rsidRDefault="008E7AE3" w:rsidP="008316EF">
            <w:pPr>
              <w:ind w:left="0"/>
              <w:rPr>
                <w:ins w:id="1768" w:author="Zhao, Chengming" w:date="2020-02-20T21:26:00Z"/>
              </w:rPr>
            </w:pPr>
          </w:p>
        </w:tc>
      </w:tr>
      <w:tr w:rsidR="008E7AE3" w14:paraId="7F861D26" w14:textId="77777777" w:rsidTr="00692993">
        <w:trPr>
          <w:ins w:id="1769" w:author="Zhao, Chengming" w:date="2020-02-20T21:26:00Z"/>
        </w:trPr>
        <w:tc>
          <w:tcPr>
            <w:tcW w:w="3234" w:type="dxa"/>
          </w:tcPr>
          <w:p w14:paraId="060C9E5E" w14:textId="77777777" w:rsidR="008E7AE3" w:rsidRDefault="008E7AE3" w:rsidP="008316EF">
            <w:pPr>
              <w:ind w:left="0"/>
              <w:rPr>
                <w:ins w:id="1770" w:author="Zhao, Chengming" w:date="2020-02-20T21:26:00Z"/>
              </w:rPr>
            </w:pPr>
          </w:p>
        </w:tc>
        <w:tc>
          <w:tcPr>
            <w:tcW w:w="3258" w:type="dxa"/>
          </w:tcPr>
          <w:p w14:paraId="2D242A61" w14:textId="77777777" w:rsidR="008E7AE3" w:rsidRDefault="008E7AE3" w:rsidP="008316EF">
            <w:pPr>
              <w:ind w:left="0"/>
              <w:rPr>
                <w:ins w:id="1771" w:author="Zhao, Chengming" w:date="2020-02-20T21:26:00Z"/>
              </w:rPr>
            </w:pPr>
          </w:p>
        </w:tc>
        <w:tc>
          <w:tcPr>
            <w:tcW w:w="3290" w:type="dxa"/>
          </w:tcPr>
          <w:p w14:paraId="5F7AA7D9" w14:textId="77777777" w:rsidR="008E7AE3" w:rsidRDefault="008E7AE3" w:rsidP="008316EF">
            <w:pPr>
              <w:ind w:left="0"/>
              <w:rPr>
                <w:ins w:id="1772" w:author="Zhao, Chengming" w:date="2020-02-20T21:26:00Z"/>
              </w:rPr>
            </w:pPr>
          </w:p>
        </w:tc>
      </w:tr>
      <w:tr w:rsidR="008E7AE3" w14:paraId="6E0DF7FD" w14:textId="77777777" w:rsidTr="00692993">
        <w:trPr>
          <w:ins w:id="1773" w:author="Zhao, Chengming" w:date="2020-02-20T21:26:00Z"/>
        </w:trPr>
        <w:tc>
          <w:tcPr>
            <w:tcW w:w="3234" w:type="dxa"/>
          </w:tcPr>
          <w:p w14:paraId="57193B88" w14:textId="77777777" w:rsidR="008E7AE3" w:rsidRDefault="008E7AE3" w:rsidP="008316EF">
            <w:pPr>
              <w:ind w:left="0"/>
              <w:rPr>
                <w:ins w:id="1774" w:author="Zhao, Chengming" w:date="2020-02-20T21:26:00Z"/>
              </w:rPr>
            </w:pPr>
          </w:p>
        </w:tc>
        <w:tc>
          <w:tcPr>
            <w:tcW w:w="3258" w:type="dxa"/>
          </w:tcPr>
          <w:p w14:paraId="7E0DACA4" w14:textId="77777777" w:rsidR="008E7AE3" w:rsidRDefault="008E7AE3" w:rsidP="008316EF">
            <w:pPr>
              <w:ind w:left="0"/>
              <w:rPr>
                <w:ins w:id="1775" w:author="Zhao, Chengming" w:date="2020-02-20T21:26:00Z"/>
              </w:rPr>
            </w:pPr>
          </w:p>
        </w:tc>
        <w:tc>
          <w:tcPr>
            <w:tcW w:w="3290" w:type="dxa"/>
          </w:tcPr>
          <w:p w14:paraId="6DA5006B" w14:textId="77777777" w:rsidR="008E7AE3" w:rsidRDefault="008E7AE3" w:rsidP="008316EF">
            <w:pPr>
              <w:ind w:left="0"/>
              <w:rPr>
                <w:ins w:id="1776" w:author="Zhao, Chengming" w:date="2020-02-20T21:26:00Z"/>
              </w:rPr>
            </w:pPr>
          </w:p>
        </w:tc>
      </w:tr>
    </w:tbl>
    <w:p w14:paraId="341100AF" w14:textId="701E4F47" w:rsidR="00C63A4B" w:rsidRDefault="00C63A4B" w:rsidP="008316EF">
      <w:pPr>
        <w:rPr>
          <w:ins w:id="1777" w:author="Zhao, Chengming" w:date="2020-02-20T21:30:00Z"/>
        </w:rPr>
      </w:pPr>
    </w:p>
    <w:p w14:paraId="55D45C77" w14:textId="4EEC1CDE" w:rsidR="008E7AE3" w:rsidRDefault="008E7AE3" w:rsidP="008316EF">
      <w:pPr>
        <w:rPr>
          <w:ins w:id="1778" w:author="Zhao, Chengming" w:date="2020-02-20T21:30:00Z"/>
        </w:rPr>
      </w:pPr>
    </w:p>
    <w:p w14:paraId="531C501B" w14:textId="003A0563" w:rsidR="008E7AE3" w:rsidRDefault="008E7AE3" w:rsidP="008316EF">
      <w:pPr>
        <w:rPr>
          <w:ins w:id="1779" w:author="Zhao, Chengming" w:date="2020-02-20T21:30:00Z"/>
        </w:rPr>
      </w:pPr>
    </w:p>
    <w:p w14:paraId="4CED57D1" w14:textId="1238C0D8" w:rsidR="008E7AE3" w:rsidDel="000C2D8B" w:rsidRDefault="008E7AE3" w:rsidP="008316EF">
      <w:pPr>
        <w:rPr>
          <w:ins w:id="1780" w:author="Chengming Zhao" w:date="2020-02-26T12:57:00Z"/>
          <w:del w:id="1781" w:author="Zhao, Chengming" w:date="2020-03-20T10:16:00Z"/>
        </w:rPr>
      </w:pPr>
    </w:p>
    <w:p w14:paraId="57875A4E" w14:textId="77777777" w:rsidR="00244138" w:rsidRDefault="00244138" w:rsidP="008316EF">
      <w:pPr>
        <w:rPr>
          <w:ins w:id="1782" w:author="Zhao, Chengming" w:date="2020-03-19T16:53:00Z"/>
          <w:b/>
          <w:bCs/>
        </w:rPr>
      </w:pPr>
    </w:p>
    <w:p w14:paraId="7FDD4A27" w14:textId="1541C9CC" w:rsidR="00BA733A" w:rsidRPr="00BA733A" w:rsidDel="000C2D8B" w:rsidRDefault="00BA733A" w:rsidP="008316EF">
      <w:pPr>
        <w:rPr>
          <w:ins w:id="1783" w:author="Chengming Zhao" w:date="2020-02-26T12:57:00Z"/>
          <w:del w:id="1784" w:author="Zhao, Chengming" w:date="2020-03-20T10:15:00Z"/>
          <w:b/>
          <w:bCs/>
          <w:rPrChange w:id="1785" w:author="Chengming Zhao" w:date="2020-02-26T12:57:00Z">
            <w:rPr>
              <w:ins w:id="1786" w:author="Chengming Zhao" w:date="2020-02-26T12:57:00Z"/>
              <w:del w:id="1787" w:author="Zhao, Chengming" w:date="2020-03-20T10:15:00Z"/>
            </w:rPr>
          </w:rPrChange>
        </w:rPr>
      </w:pPr>
      <w:ins w:id="1788" w:author="Chengming Zhao" w:date="2020-02-26T12:57:00Z">
        <w:del w:id="1789" w:author="Zhao, Chengming" w:date="2020-03-20T10:15:00Z">
          <w:r w:rsidRPr="00BA733A" w:rsidDel="000C2D8B">
            <w:rPr>
              <w:b/>
              <w:bCs/>
              <w:rPrChange w:id="1790" w:author="Chengming Zhao" w:date="2020-02-26T12:57:00Z">
                <w:rPr/>
              </w:rPrChange>
            </w:rPr>
            <w:delText>Platform Info:</w:delText>
          </w:r>
        </w:del>
      </w:ins>
    </w:p>
    <w:p w14:paraId="1664CF4B" w14:textId="414E1BD5" w:rsidR="00BA733A" w:rsidDel="000C2D8B" w:rsidRDefault="00BA733A" w:rsidP="008316EF">
      <w:pPr>
        <w:rPr>
          <w:ins w:id="1791" w:author="Chengming Zhao" w:date="2020-02-26T12:58:00Z"/>
          <w:del w:id="1792" w:author="Zhao, Chengming" w:date="2020-03-20T10:15:00Z"/>
        </w:rPr>
      </w:pPr>
      <w:ins w:id="1793" w:author="Chengming Zhao" w:date="2020-02-26T12:57:00Z">
        <w:del w:id="1794" w:author="Zhao, Chengming" w:date="2020-03-20T10:15:00Z">
          <w:r w:rsidDel="000C2D8B">
            <w:delText>CPU In</w:delText>
          </w:r>
        </w:del>
      </w:ins>
      <w:ins w:id="1795" w:author="Chengming Zhao" w:date="2020-02-26T12:58:00Z">
        <w:del w:id="1796" w:author="Zhao, Chengming" w:date="2020-03-20T10:15:00Z">
          <w:r w:rsidDel="000C2D8B">
            <w:delText>fo</w:delText>
          </w:r>
        </w:del>
      </w:ins>
    </w:p>
    <w:p w14:paraId="5A23B4AF" w14:textId="3423E22A" w:rsidR="00BA733A" w:rsidDel="000C2D8B" w:rsidRDefault="00BA733A" w:rsidP="008316EF">
      <w:pPr>
        <w:rPr>
          <w:ins w:id="1797" w:author="Chengming Zhao" w:date="2020-02-26T12:58:00Z"/>
          <w:del w:id="1798" w:author="Zhao, Chengming" w:date="2020-03-20T10:15:00Z"/>
        </w:rPr>
      </w:pPr>
      <w:ins w:id="1799" w:author="Chengming Zhao" w:date="2020-02-26T12:58:00Z">
        <w:del w:id="1800" w:author="Zhao, Chengming" w:date="2020-03-20T10:15:00Z">
          <w:r w:rsidDel="000C2D8B">
            <w:delText>PCH</w:delText>
          </w:r>
        </w:del>
      </w:ins>
    </w:p>
    <w:p w14:paraId="35E65189" w14:textId="532503CA" w:rsidR="00BA733A" w:rsidDel="000C2D8B" w:rsidRDefault="00BA733A" w:rsidP="008316EF">
      <w:pPr>
        <w:rPr>
          <w:ins w:id="1801" w:author="Chengming Zhao" w:date="2020-02-26T12:59:00Z"/>
          <w:del w:id="1802" w:author="Zhao, Chengming" w:date="2020-03-20T10:15:00Z"/>
        </w:rPr>
      </w:pPr>
      <w:ins w:id="1803" w:author="Chengming Zhao" w:date="2020-02-26T12:58:00Z">
        <w:del w:id="1804" w:author="Zhao, Chengming" w:date="2020-03-20T10:15:00Z">
          <w:r w:rsidDel="000C2D8B">
            <w:delText>Silicon Type</w:delText>
          </w:r>
        </w:del>
      </w:ins>
    </w:p>
    <w:p w14:paraId="33AB1F12" w14:textId="3A6625F2" w:rsidR="00BA733A" w:rsidDel="000C2D8B" w:rsidRDefault="00BA733A" w:rsidP="008316EF">
      <w:pPr>
        <w:rPr>
          <w:ins w:id="1805" w:author="Chengming Zhao" w:date="2020-02-26T12:59:00Z"/>
          <w:del w:id="1806" w:author="Zhao, Chengming" w:date="2020-03-20T10:15:00Z"/>
          <w:b/>
          <w:bCs/>
        </w:rPr>
      </w:pPr>
      <w:ins w:id="1807" w:author="Chengming Zhao" w:date="2020-02-26T12:59:00Z">
        <w:del w:id="1808" w:author="Zhao, Chengming" w:date="2020-03-20T10:15:00Z">
          <w:r w:rsidRPr="00BA733A" w:rsidDel="000C2D8B">
            <w:rPr>
              <w:b/>
              <w:bCs/>
              <w:rPrChange w:id="1809" w:author="Chengming Zhao" w:date="2020-02-26T12:59:00Z">
                <w:rPr/>
              </w:rPrChange>
            </w:rPr>
            <w:delText>BIOS Knobs Configuration (Under discussion)</w:delText>
          </w:r>
        </w:del>
      </w:ins>
    </w:p>
    <w:p w14:paraId="5E45B8D6" w14:textId="77777777" w:rsidR="008E7AE3" w:rsidRDefault="008E7AE3" w:rsidP="008316EF">
      <w:pPr>
        <w:rPr>
          <w:ins w:id="1810" w:author="Zhao, Chengming" w:date="2020-02-20T19:56:00Z"/>
        </w:rPr>
      </w:pPr>
    </w:p>
    <w:p w14:paraId="24350578" w14:textId="1B8FC42C" w:rsidR="004356EA" w:rsidRPr="00595418" w:rsidDel="00285399" w:rsidRDefault="004356EA">
      <w:pPr>
        <w:pStyle w:val="Heading2"/>
        <w:rPr>
          <w:del w:id="1811" w:author="Zhao, Chengming" w:date="2020-02-20T21:18:00Z"/>
          <w:b w:val="0"/>
          <w:rPrChange w:id="1812" w:author="Zhao, Chengming" w:date="2020-02-18T23:29:00Z">
            <w:rPr>
              <w:del w:id="1813" w:author="Zhao, Chengming" w:date="2020-02-20T21:18:00Z"/>
              <w:rFonts w:ascii="Helvetica" w:hAnsi="Helvetica"/>
              <w:b/>
              <w:kern w:val="28"/>
              <w:sz w:val="28"/>
              <w:szCs w:val="36"/>
            </w:rPr>
          </w:rPrChange>
        </w:rPr>
        <w:pPrChange w:id="1814" w:author="Zhao, Chengming" w:date="2020-04-17T09:45:00Z">
          <w:pPr/>
        </w:pPrChange>
      </w:pPr>
      <w:commentRangeStart w:id="1815"/>
      <w:del w:id="1816" w:author="Zhao, Chengming" w:date="2020-02-20T21:18:00Z">
        <w:r w:rsidRPr="00595418" w:rsidDel="00285399">
          <w:rPr>
            <w:b w:val="0"/>
            <w:rPrChange w:id="1817" w:author="Zhao, Chengming" w:date="2020-02-18T23:29:00Z">
              <w:rPr>
                <w:rFonts w:ascii="Helvetica" w:hAnsi="Helvetica"/>
                <w:b/>
                <w:kern w:val="28"/>
                <w:sz w:val="28"/>
                <w:szCs w:val="36"/>
              </w:rPr>
            </w:rPrChange>
          </w:rPr>
          <w:delText>Configuration Structure</w:delText>
        </w:r>
      </w:del>
      <w:del w:id="1818" w:author="Zhao, Chengming" w:date="2020-02-18T23:50:00Z">
        <w:r w:rsidRPr="00595418" w:rsidDel="00B15A03">
          <w:rPr>
            <w:b w:val="0"/>
            <w:rPrChange w:id="1819" w:author="Zhao, Chengming" w:date="2020-02-18T23:29:00Z">
              <w:rPr>
                <w:rFonts w:ascii="Helvetica" w:hAnsi="Helvetica"/>
                <w:b/>
                <w:kern w:val="28"/>
                <w:sz w:val="28"/>
                <w:szCs w:val="36"/>
              </w:rPr>
            </w:rPrChange>
          </w:rPr>
          <w:delText xml:space="preserve"> Core</w:delText>
        </w:r>
      </w:del>
      <w:del w:id="1820" w:author="Zhao, Chengming" w:date="2020-02-20T21:18:00Z">
        <w:r w:rsidRPr="00595418" w:rsidDel="00285399">
          <w:rPr>
            <w:b w:val="0"/>
            <w:rPrChange w:id="1821" w:author="Zhao, Chengming" w:date="2020-02-18T23:29:00Z">
              <w:rPr>
                <w:rFonts w:ascii="Helvetica" w:hAnsi="Helvetica"/>
                <w:b/>
                <w:kern w:val="28"/>
                <w:sz w:val="28"/>
                <w:szCs w:val="36"/>
              </w:rPr>
            </w:rPrChange>
          </w:rPr>
          <w:delText>:</w:delText>
        </w:r>
      </w:del>
    </w:p>
    <w:p w14:paraId="0C6334EB" w14:textId="7135AB79" w:rsidR="004356EA" w:rsidRPr="00595418" w:rsidDel="00285399" w:rsidRDefault="004356EA">
      <w:pPr>
        <w:pStyle w:val="Heading2"/>
        <w:rPr>
          <w:del w:id="1822" w:author="Zhao, Chengming" w:date="2020-02-20T21:18:00Z"/>
          <w:b w:val="0"/>
          <w:rPrChange w:id="1823" w:author="Zhao, Chengming" w:date="2020-02-18T23:28:00Z">
            <w:rPr>
              <w:del w:id="1824" w:author="Zhao, Chengming" w:date="2020-02-20T21:18:00Z"/>
              <w:rFonts w:ascii="Helvetica" w:hAnsi="Helvetica"/>
              <w:b/>
              <w:kern w:val="28"/>
              <w:sz w:val="28"/>
              <w:szCs w:val="36"/>
            </w:rPr>
          </w:rPrChange>
        </w:rPr>
        <w:pPrChange w:id="1825" w:author="Zhao, Chengming" w:date="2020-04-17T09:45:00Z">
          <w:pPr/>
        </w:pPrChange>
      </w:pPr>
      <w:del w:id="1826" w:author="Zhao, Chengming" w:date="2020-02-20T21:18:00Z">
        <w:r w:rsidRPr="00595418" w:rsidDel="00285399">
          <w:rPr>
            <w:b w:val="0"/>
            <w:rPrChange w:id="1827" w:author="Zhao, Chengming" w:date="2020-02-18T23:29:00Z">
              <w:rPr>
                <w:rFonts w:ascii="Helvetica" w:hAnsi="Helvetica"/>
                <w:b/>
                <w:kern w:val="28"/>
                <w:sz w:val="28"/>
                <w:szCs w:val="36"/>
              </w:rPr>
            </w:rPrChange>
          </w:rPr>
          <w:delText>Format:</w:delText>
        </w:r>
        <w:r w:rsidRPr="00595418" w:rsidDel="00285399">
          <w:rPr>
            <w:b w:val="0"/>
            <w:rPrChange w:id="1828" w:author="Zhao, Chengming" w:date="2020-02-18T23:28:00Z">
              <w:rPr>
                <w:rFonts w:ascii="Helvetica" w:hAnsi="Helvetica"/>
                <w:b/>
                <w:kern w:val="28"/>
                <w:sz w:val="28"/>
                <w:szCs w:val="36"/>
              </w:rPr>
            </w:rPrChange>
          </w:rPr>
          <w:delText xml:space="preserve"> XML</w:delText>
        </w:r>
      </w:del>
    </w:p>
    <w:p w14:paraId="37AA5BE5" w14:textId="7A402750" w:rsidR="004356EA" w:rsidRPr="00595418" w:rsidDel="00285399" w:rsidRDefault="004356EA">
      <w:pPr>
        <w:pStyle w:val="Heading2"/>
        <w:rPr>
          <w:del w:id="1829" w:author="Zhao, Chengming" w:date="2020-02-20T21:18:00Z"/>
          <w:b w:val="0"/>
          <w:rPrChange w:id="1830" w:author="Zhao, Chengming" w:date="2020-02-18T23:28:00Z">
            <w:rPr>
              <w:del w:id="1831" w:author="Zhao, Chengming" w:date="2020-02-20T21:18:00Z"/>
              <w:rFonts w:ascii="Helvetica" w:hAnsi="Helvetica"/>
              <w:b/>
              <w:kern w:val="28"/>
              <w:sz w:val="28"/>
              <w:szCs w:val="36"/>
            </w:rPr>
          </w:rPrChange>
        </w:rPr>
        <w:pPrChange w:id="1832" w:author="Zhao, Chengming" w:date="2020-04-17T09:45:00Z">
          <w:pPr/>
        </w:pPrChange>
      </w:pPr>
      <w:del w:id="1833" w:author="Zhao, Chengming" w:date="2020-02-20T21:18:00Z">
        <w:r w:rsidRPr="00595418" w:rsidDel="00285399">
          <w:rPr>
            <w:b w:val="0"/>
            <w:rPrChange w:id="1834" w:author="Zhao, Chengming" w:date="2020-02-18T23:29:00Z">
              <w:rPr>
                <w:rFonts w:ascii="Helvetica" w:hAnsi="Helvetica"/>
                <w:b/>
                <w:kern w:val="28"/>
                <w:sz w:val="28"/>
                <w:szCs w:val="36"/>
              </w:rPr>
            </w:rPrChange>
          </w:rPr>
          <w:delText>Root Node:</w:delText>
        </w:r>
        <w:r w:rsidRPr="00595418" w:rsidDel="00285399">
          <w:rPr>
            <w:b w:val="0"/>
            <w:rPrChange w:id="1835" w:author="Zhao, Chengming" w:date="2020-02-18T23:28:00Z">
              <w:rPr>
                <w:rFonts w:ascii="Helvetica" w:hAnsi="Helvetica"/>
                <w:b/>
                <w:kern w:val="28"/>
                <w:sz w:val="28"/>
                <w:szCs w:val="36"/>
              </w:rPr>
            </w:rPrChange>
          </w:rPr>
          <w:delText xml:space="preserve"> </w:delText>
        </w:r>
        <w:r w:rsidRPr="00595418" w:rsidDel="00285399">
          <w:rPr>
            <w:rPrChange w:id="1836" w:author="Zhao, Chengming" w:date="2020-02-18T23:28:00Z">
              <w:rPr>
                <w:rFonts w:ascii="Helvetica" w:hAnsi="Helvetica"/>
                <w:kern w:val="28"/>
                <w:sz w:val="28"/>
                <w:szCs w:val="36"/>
              </w:rPr>
            </w:rPrChange>
          </w:rPr>
          <w:delText>Core</w:delText>
        </w:r>
      </w:del>
    </w:p>
    <w:p w14:paraId="0AA759B0" w14:textId="554979AF" w:rsidR="00595418" w:rsidRPr="00A9286C" w:rsidDel="00A9286C" w:rsidRDefault="004356EA">
      <w:pPr>
        <w:pStyle w:val="Heading2"/>
        <w:rPr>
          <w:del w:id="1837" w:author="Zhao, Chengming" w:date="2020-02-18T23:42:00Z"/>
          <w:rFonts w:asciiTheme="majorHAnsi" w:hAnsiTheme="majorHAnsi"/>
          <w:rPrChange w:id="1838" w:author="Zhao, Chengming" w:date="2020-02-18T23:43:00Z">
            <w:rPr>
              <w:del w:id="1839" w:author="Zhao, Chengming" w:date="2020-02-18T23:42:00Z"/>
              <w:rFonts w:ascii="Helvetica" w:hAnsi="Helvetica"/>
              <w:kern w:val="28"/>
              <w:sz w:val="28"/>
              <w:szCs w:val="36"/>
            </w:rPr>
          </w:rPrChange>
        </w:rPr>
        <w:pPrChange w:id="1840" w:author="Zhao, Chengming" w:date="2020-04-17T09:45:00Z">
          <w:pPr/>
        </w:pPrChange>
      </w:pPr>
      <w:del w:id="1841" w:author="Zhao, Chengming" w:date="2020-02-20T21:18:00Z">
        <w:r w:rsidRPr="00595418" w:rsidDel="00285399">
          <w:rPr>
            <w:rPrChange w:id="1842" w:author="Zhao, Chengming" w:date="2020-02-18T23:28:00Z">
              <w:rPr>
                <w:rFonts w:ascii="Helvetica" w:hAnsi="Helvetica"/>
                <w:kern w:val="28"/>
                <w:sz w:val="28"/>
                <w:szCs w:val="36"/>
              </w:rPr>
            </w:rPrChange>
          </w:rPr>
          <w:delText>Core Configuration specifies the configuration of Core Libraries. Potentially, we also have configuration in Domain Level.</w:delText>
        </w:r>
      </w:del>
    </w:p>
    <w:p w14:paraId="033710F1" w14:textId="4F872A29" w:rsidR="004356EA" w:rsidRPr="00A9286C" w:rsidDel="00A9286C" w:rsidRDefault="004356EA">
      <w:pPr>
        <w:pStyle w:val="Heading2"/>
        <w:rPr>
          <w:del w:id="1843" w:author="Zhao, Chengming" w:date="2020-02-18T23:42:00Z"/>
          <w:rPrChange w:id="1844" w:author="Zhao, Chengming" w:date="2020-02-18T23:43:00Z">
            <w:rPr>
              <w:del w:id="1845" w:author="Zhao, Chengming" w:date="2020-02-18T23:42:00Z"/>
              <w:rFonts w:ascii="Helvetica" w:hAnsi="Helvetica"/>
              <w:kern w:val="28"/>
              <w:sz w:val="28"/>
              <w:szCs w:val="36"/>
            </w:rPr>
          </w:rPrChange>
        </w:rPr>
        <w:pPrChange w:id="1846" w:author="Zhao, Chengming" w:date="2020-04-17T09:45:00Z">
          <w:pPr>
            <w:ind w:left="1440"/>
          </w:pPr>
        </w:pPrChange>
      </w:pPr>
      <w:del w:id="1847" w:author="Zhao, Chengming" w:date="2020-02-18T23:42:00Z">
        <w:r w:rsidRPr="00A9286C" w:rsidDel="00A9286C">
          <w:rPr>
            <w:b w:val="0"/>
            <w:rPrChange w:id="1848" w:author="Zhao, Chengming" w:date="2020-02-18T23:43:00Z">
              <w:rPr>
                <w:rFonts w:ascii="Helvetica" w:hAnsi="Helvetica"/>
                <w:b/>
                <w:kern w:val="28"/>
                <w:sz w:val="28"/>
                <w:szCs w:val="36"/>
              </w:rPr>
            </w:rPrChange>
          </w:rPr>
          <w:delText>Host</w:delText>
        </w:r>
        <w:r w:rsidRPr="00A9286C" w:rsidDel="00A9286C">
          <w:rPr>
            <w:rPrChange w:id="1849" w:author="Zhao, Chengming" w:date="2020-02-18T23:43:00Z">
              <w:rPr>
                <w:rFonts w:ascii="Helvetica" w:hAnsi="Helvetica"/>
                <w:kern w:val="28"/>
                <w:sz w:val="28"/>
                <w:szCs w:val="36"/>
              </w:rPr>
            </w:rPrChange>
          </w:rPr>
          <w:delText>: (mandatory)</w:delText>
        </w:r>
      </w:del>
    </w:p>
    <w:p w14:paraId="22644509" w14:textId="557A8BBC" w:rsidR="004356EA" w:rsidRPr="00A9286C" w:rsidDel="00A9286C" w:rsidRDefault="004356EA">
      <w:pPr>
        <w:pStyle w:val="Heading2"/>
        <w:rPr>
          <w:del w:id="1850" w:author="Zhao, Chengming" w:date="2020-02-18T23:42:00Z"/>
          <w:rPrChange w:id="1851" w:author="Zhao, Chengming" w:date="2020-02-18T23:43:00Z">
            <w:rPr>
              <w:del w:id="1852" w:author="Zhao, Chengming" w:date="2020-02-18T23:42:00Z"/>
              <w:rFonts w:ascii="Helvetica" w:hAnsi="Helvetica"/>
              <w:kern w:val="28"/>
              <w:sz w:val="28"/>
              <w:szCs w:val="36"/>
            </w:rPr>
          </w:rPrChange>
        </w:rPr>
        <w:pPrChange w:id="1853" w:author="Zhao, Chengming" w:date="2020-04-17T09:45:00Z">
          <w:pPr>
            <w:ind w:left="1440"/>
          </w:pPr>
        </w:pPrChange>
      </w:pPr>
      <w:del w:id="1854" w:author="Zhao, Chengming" w:date="2020-02-18T23:42:00Z">
        <w:r w:rsidRPr="00A9286C" w:rsidDel="00A9286C">
          <w:rPr>
            <w:rPrChange w:id="1855" w:author="Zhao, Chengming" w:date="2020-02-18T23:43:00Z">
              <w:rPr>
                <w:rFonts w:ascii="Helvetica" w:hAnsi="Helvetica"/>
                <w:kern w:val="28"/>
                <w:sz w:val="28"/>
                <w:szCs w:val="36"/>
              </w:rPr>
            </w:rPrChange>
          </w:rPr>
          <w:delText>Specifiy the environment configuration of Host</w:delText>
        </w:r>
      </w:del>
    </w:p>
    <w:p w14:paraId="25128F09" w14:textId="57C6B85C" w:rsidR="004356EA" w:rsidRPr="00A9286C" w:rsidDel="00285399" w:rsidRDefault="004356EA">
      <w:pPr>
        <w:pStyle w:val="Heading2"/>
        <w:rPr>
          <w:del w:id="1856" w:author="Zhao, Chengming" w:date="2020-02-20T21:18:00Z"/>
          <w:rPrChange w:id="1857" w:author="Zhao, Chengming" w:date="2020-02-18T23:43:00Z">
            <w:rPr>
              <w:del w:id="1858" w:author="Zhao, Chengming" w:date="2020-02-20T21:18:00Z"/>
              <w:rFonts w:ascii="Helvetica" w:hAnsi="Helvetica"/>
              <w:kern w:val="28"/>
              <w:sz w:val="28"/>
              <w:szCs w:val="36"/>
            </w:rPr>
          </w:rPrChange>
        </w:rPr>
        <w:pPrChange w:id="1859" w:author="Zhao, Chengming" w:date="2020-04-17T09:45:00Z">
          <w:pPr>
            <w:ind w:left="1440"/>
          </w:pPr>
        </w:pPrChange>
      </w:pPr>
      <w:del w:id="1860" w:author="Zhao, Chengming" w:date="2020-02-20T21:18:00Z">
        <w:r w:rsidRPr="00A9286C" w:rsidDel="00285399">
          <w:rPr>
            <w:rPrChange w:id="1861" w:author="Zhao, Chengming" w:date="2020-02-18T23:43:00Z">
              <w:rPr>
                <w:rFonts w:ascii="Helvetica" w:hAnsi="Helvetica"/>
                <w:kern w:val="28"/>
                <w:sz w:val="28"/>
                <w:szCs w:val="36"/>
              </w:rPr>
            </w:rPrChange>
          </w:rPr>
          <w:tab/>
        </w:r>
        <w:r w:rsidRPr="00A9286C" w:rsidDel="00285399">
          <w:rPr>
            <w:b w:val="0"/>
            <w:rPrChange w:id="1862" w:author="Zhao, Chengming" w:date="2020-02-18T23:43:00Z">
              <w:rPr>
                <w:rFonts w:ascii="Helvetica" w:hAnsi="Helvetica"/>
                <w:b/>
                <w:kern w:val="28"/>
                <w:sz w:val="28"/>
                <w:szCs w:val="36"/>
              </w:rPr>
            </w:rPrChange>
          </w:rPr>
          <w:delText>Logging</w:delText>
        </w:r>
        <w:r w:rsidRPr="00A9286C" w:rsidDel="00285399">
          <w:rPr>
            <w:rPrChange w:id="1863" w:author="Zhao, Chengming" w:date="2020-02-18T23:43:00Z">
              <w:rPr>
                <w:rFonts w:ascii="Helvetica" w:hAnsi="Helvetica"/>
                <w:kern w:val="28"/>
                <w:sz w:val="28"/>
                <w:szCs w:val="36"/>
              </w:rPr>
            </w:rPrChange>
          </w:rPr>
          <w:delText>: (mandatory)</w:delText>
        </w:r>
      </w:del>
    </w:p>
    <w:p w14:paraId="1B1490FD" w14:textId="0C387225" w:rsidR="004356EA" w:rsidRPr="00A9286C" w:rsidDel="00A9286C" w:rsidRDefault="004356EA">
      <w:pPr>
        <w:pStyle w:val="Heading2"/>
        <w:rPr>
          <w:del w:id="1864" w:author="Zhao, Chengming" w:date="2020-02-18T23:43:00Z"/>
          <w:rPrChange w:id="1865" w:author="Zhao, Chengming" w:date="2020-02-18T23:43:00Z">
            <w:rPr>
              <w:del w:id="1866" w:author="Zhao, Chengming" w:date="2020-02-18T23:43:00Z"/>
              <w:rFonts w:ascii="Helvetica" w:hAnsi="Helvetica"/>
              <w:kern w:val="28"/>
              <w:sz w:val="28"/>
              <w:szCs w:val="36"/>
            </w:rPr>
          </w:rPrChange>
        </w:rPr>
        <w:pPrChange w:id="1867" w:author="Zhao, Chengming" w:date="2020-04-17T09:45:00Z">
          <w:pPr>
            <w:ind w:left="1440"/>
          </w:pPr>
        </w:pPrChange>
      </w:pPr>
      <w:del w:id="1868" w:author="Zhao, Chengming" w:date="2020-02-18T23:43:00Z">
        <w:r w:rsidRPr="00A9286C" w:rsidDel="00A9286C">
          <w:rPr>
            <w:rPrChange w:id="1869" w:author="Zhao, Chengming" w:date="2020-02-18T23:43:00Z">
              <w:rPr>
                <w:rFonts w:ascii="Helvetica" w:hAnsi="Helvetica"/>
                <w:kern w:val="28"/>
                <w:sz w:val="28"/>
                <w:szCs w:val="36"/>
              </w:rPr>
            </w:rPrChange>
          </w:rPr>
          <w:tab/>
        </w:r>
        <w:r w:rsidRPr="00A9286C" w:rsidDel="00A9286C">
          <w:rPr>
            <w:b w:val="0"/>
            <w:rPrChange w:id="1870" w:author="Zhao, Chengming" w:date="2020-02-18T23:43:00Z">
              <w:rPr>
                <w:rFonts w:ascii="Helvetica" w:hAnsi="Helvetica"/>
                <w:b/>
                <w:kern w:val="28"/>
                <w:sz w:val="28"/>
                <w:szCs w:val="36"/>
              </w:rPr>
            </w:rPrChange>
          </w:rPr>
          <w:delText>Pythonsv</w:delText>
        </w:r>
        <w:r w:rsidRPr="00A9286C" w:rsidDel="00A9286C">
          <w:rPr>
            <w:rPrChange w:id="1871" w:author="Zhao, Chengming" w:date="2020-02-18T23:43:00Z">
              <w:rPr>
                <w:rFonts w:ascii="Helvetica" w:hAnsi="Helvetica"/>
                <w:kern w:val="28"/>
                <w:sz w:val="28"/>
                <w:szCs w:val="36"/>
              </w:rPr>
            </w:rPrChange>
          </w:rPr>
          <w:delText>: (optional)</w:delText>
        </w:r>
      </w:del>
    </w:p>
    <w:p w14:paraId="1AD904D5" w14:textId="67A65773" w:rsidR="004356EA" w:rsidRPr="00A9286C" w:rsidDel="00285399" w:rsidRDefault="004356EA">
      <w:pPr>
        <w:pStyle w:val="Heading2"/>
        <w:rPr>
          <w:del w:id="1872" w:author="Zhao, Chengming" w:date="2020-02-20T21:18:00Z"/>
          <w:rPrChange w:id="1873" w:author="Zhao, Chengming" w:date="2020-02-18T23:43:00Z">
            <w:rPr>
              <w:del w:id="1874" w:author="Zhao, Chengming" w:date="2020-02-20T21:18:00Z"/>
              <w:rFonts w:ascii="Helvetica" w:hAnsi="Helvetica"/>
              <w:kern w:val="28"/>
              <w:sz w:val="28"/>
              <w:szCs w:val="36"/>
            </w:rPr>
          </w:rPrChange>
        </w:rPr>
        <w:pPrChange w:id="1875" w:author="Zhao, Chengming" w:date="2020-04-17T09:45:00Z">
          <w:pPr>
            <w:ind w:left="1440"/>
          </w:pPr>
        </w:pPrChange>
      </w:pPr>
      <w:del w:id="1876" w:author="Zhao, Chengming" w:date="2020-02-20T21:18:00Z">
        <w:r w:rsidRPr="00A9286C" w:rsidDel="00285399">
          <w:rPr>
            <w:rPrChange w:id="1877" w:author="Zhao, Chengming" w:date="2020-02-18T23:43:00Z">
              <w:rPr>
                <w:rFonts w:ascii="Helvetica" w:hAnsi="Helvetica"/>
                <w:kern w:val="28"/>
                <w:sz w:val="28"/>
                <w:szCs w:val="36"/>
              </w:rPr>
            </w:rPrChange>
          </w:rPr>
          <w:tab/>
        </w:r>
        <w:r w:rsidRPr="00A9286C" w:rsidDel="00285399">
          <w:rPr>
            <w:b w:val="0"/>
            <w:rPrChange w:id="1878" w:author="Zhao, Chengming" w:date="2020-02-18T23:43:00Z">
              <w:rPr>
                <w:rFonts w:ascii="Helvetica" w:hAnsi="Helvetica"/>
                <w:b/>
                <w:kern w:val="28"/>
                <w:sz w:val="28"/>
                <w:szCs w:val="36"/>
              </w:rPr>
            </w:rPrChange>
          </w:rPr>
          <w:delText>Root</w:delText>
        </w:r>
        <w:r w:rsidRPr="00A9286C" w:rsidDel="00285399">
          <w:rPr>
            <w:rPrChange w:id="1879" w:author="Zhao, Chengming" w:date="2020-02-18T23:43:00Z">
              <w:rPr>
                <w:rFonts w:ascii="Helvetica" w:hAnsi="Helvetica"/>
                <w:kern w:val="28"/>
                <w:sz w:val="28"/>
                <w:szCs w:val="36"/>
              </w:rPr>
            </w:rPrChange>
          </w:rPr>
          <w:delText>: (mandatory)</w:delText>
        </w:r>
        <w:r w:rsidR="00A46D38" w:rsidRPr="00A9286C" w:rsidDel="00285399">
          <w:rPr>
            <w:rPrChange w:id="1880" w:author="Zhao, Chengming" w:date="2020-02-18T23:43:00Z">
              <w:rPr>
                <w:rFonts w:ascii="Helvetica" w:hAnsi="Helvetica"/>
                <w:kern w:val="28"/>
                <w:sz w:val="28"/>
                <w:szCs w:val="36"/>
              </w:rPr>
            </w:rPrChange>
          </w:rPr>
          <w:delText xml:space="preserve"> </w:delText>
        </w:r>
        <w:r w:rsidRPr="00A9286C" w:rsidDel="00285399">
          <w:rPr>
            <w:rPrChange w:id="1881" w:author="Zhao, Chengming" w:date="2020-02-18T23:43:00Z">
              <w:rPr>
                <w:rFonts w:ascii="Helvetica" w:hAnsi="Helvetica"/>
                <w:kern w:val="28"/>
                <w:sz w:val="28"/>
                <w:szCs w:val="36"/>
              </w:rPr>
            </w:rPrChange>
          </w:rPr>
          <w:delText>Root path of workspace</w:delText>
        </w:r>
      </w:del>
    </w:p>
    <w:p w14:paraId="5F5E3DC3" w14:textId="1090E3BF" w:rsidR="004356EA" w:rsidRPr="00A9286C" w:rsidDel="00A9286C" w:rsidRDefault="004356EA">
      <w:pPr>
        <w:pStyle w:val="Heading2"/>
        <w:rPr>
          <w:del w:id="1882" w:author="Zhao, Chengming" w:date="2020-02-18T23:44:00Z"/>
          <w:rPrChange w:id="1883" w:author="Zhao, Chengming" w:date="2020-02-18T23:43:00Z">
            <w:rPr>
              <w:del w:id="1884" w:author="Zhao, Chengming" w:date="2020-02-18T23:44:00Z"/>
              <w:rFonts w:ascii="Helvetica" w:hAnsi="Helvetica"/>
              <w:kern w:val="28"/>
              <w:sz w:val="28"/>
              <w:szCs w:val="36"/>
            </w:rPr>
          </w:rPrChange>
        </w:rPr>
        <w:pPrChange w:id="1885" w:author="Zhao, Chengming" w:date="2020-04-17T09:45:00Z">
          <w:pPr>
            <w:ind w:left="1440"/>
          </w:pPr>
        </w:pPrChange>
      </w:pPr>
      <w:del w:id="1886" w:author="Zhao, Chengming" w:date="2020-02-18T23:44:00Z">
        <w:r w:rsidRPr="00A9286C" w:rsidDel="00A9286C">
          <w:rPr>
            <w:rPrChange w:id="1887" w:author="Zhao, Chengming" w:date="2020-02-18T23:43:00Z">
              <w:rPr>
                <w:rFonts w:ascii="Helvetica" w:hAnsi="Helvetica"/>
                <w:kern w:val="28"/>
                <w:sz w:val="28"/>
                <w:szCs w:val="36"/>
              </w:rPr>
            </w:rPrChange>
          </w:rPr>
          <w:tab/>
        </w:r>
        <w:r w:rsidRPr="00A9286C" w:rsidDel="00A9286C">
          <w:rPr>
            <w:b w:val="0"/>
            <w:rPrChange w:id="1888" w:author="Zhao, Chengming" w:date="2020-02-18T23:43:00Z">
              <w:rPr>
                <w:rFonts w:ascii="Helvetica" w:hAnsi="Helvetica"/>
                <w:b/>
                <w:kern w:val="28"/>
                <w:sz w:val="28"/>
                <w:szCs w:val="36"/>
              </w:rPr>
            </w:rPrChange>
          </w:rPr>
          <w:delText>Em100</w:delText>
        </w:r>
        <w:r w:rsidRPr="00A9286C" w:rsidDel="00A9286C">
          <w:rPr>
            <w:rPrChange w:id="1889" w:author="Zhao, Chengming" w:date="2020-02-18T23:43:00Z">
              <w:rPr>
                <w:rFonts w:ascii="Helvetica" w:hAnsi="Helvetica"/>
                <w:kern w:val="28"/>
                <w:sz w:val="28"/>
                <w:szCs w:val="36"/>
              </w:rPr>
            </w:rPrChange>
          </w:rPr>
          <w:delText>: (optional)</w:delText>
        </w:r>
      </w:del>
    </w:p>
    <w:p w14:paraId="368AA21A" w14:textId="5379BB55" w:rsidR="004356EA" w:rsidRPr="00A9286C" w:rsidDel="00285399" w:rsidRDefault="004356EA">
      <w:pPr>
        <w:pStyle w:val="Heading2"/>
        <w:rPr>
          <w:del w:id="1890" w:author="Zhao, Chengming" w:date="2020-02-20T21:18:00Z"/>
          <w:rPrChange w:id="1891" w:author="Zhao, Chengming" w:date="2020-02-18T23:43:00Z">
            <w:rPr>
              <w:del w:id="1892" w:author="Zhao, Chengming" w:date="2020-02-20T21:18:00Z"/>
              <w:rFonts w:ascii="Helvetica" w:hAnsi="Helvetica"/>
              <w:kern w:val="28"/>
              <w:sz w:val="28"/>
              <w:szCs w:val="36"/>
            </w:rPr>
          </w:rPrChange>
        </w:rPr>
        <w:pPrChange w:id="1893" w:author="Zhao, Chengming" w:date="2020-04-17T09:45:00Z">
          <w:pPr>
            <w:ind w:left="1440"/>
          </w:pPr>
        </w:pPrChange>
      </w:pPr>
      <w:del w:id="1894" w:author="Zhao, Chengming" w:date="2020-02-20T21:18:00Z">
        <w:r w:rsidRPr="00A9286C" w:rsidDel="00285399">
          <w:rPr>
            <w:rPrChange w:id="1895" w:author="Zhao, Chengming" w:date="2020-02-18T23:43:00Z">
              <w:rPr>
                <w:rFonts w:ascii="Helvetica" w:hAnsi="Helvetica"/>
                <w:kern w:val="28"/>
                <w:sz w:val="28"/>
                <w:szCs w:val="36"/>
              </w:rPr>
            </w:rPrChange>
          </w:rPr>
          <w:tab/>
        </w:r>
        <w:r w:rsidRPr="00A9286C" w:rsidDel="00285399">
          <w:rPr>
            <w:b w:val="0"/>
            <w:rPrChange w:id="1896" w:author="Zhao, Chengming" w:date="2020-02-18T23:43:00Z">
              <w:rPr>
                <w:rFonts w:ascii="Helvetica" w:hAnsi="Helvetica"/>
                <w:b/>
                <w:kern w:val="28"/>
                <w:sz w:val="28"/>
                <w:szCs w:val="36"/>
              </w:rPr>
            </w:rPrChange>
          </w:rPr>
          <w:delText>OS</w:delText>
        </w:r>
        <w:r w:rsidRPr="00A9286C" w:rsidDel="00285399">
          <w:rPr>
            <w:rPrChange w:id="1897" w:author="Zhao, Chengming" w:date="2020-02-18T23:43:00Z">
              <w:rPr>
                <w:rFonts w:ascii="Helvetica" w:hAnsi="Helvetica"/>
                <w:kern w:val="28"/>
                <w:sz w:val="28"/>
                <w:szCs w:val="36"/>
              </w:rPr>
            </w:rPrChange>
          </w:rPr>
          <w:delText>: (mandatory)</w:delText>
        </w:r>
      </w:del>
    </w:p>
    <w:p w14:paraId="416C63B4" w14:textId="2CDF4697" w:rsidR="004356EA" w:rsidRPr="00A9286C" w:rsidDel="00285399" w:rsidRDefault="004356EA">
      <w:pPr>
        <w:pStyle w:val="Heading2"/>
        <w:rPr>
          <w:del w:id="1898" w:author="Zhao, Chengming" w:date="2020-02-20T21:18:00Z"/>
          <w:rPrChange w:id="1899" w:author="Zhao, Chengming" w:date="2020-02-18T23:43:00Z">
            <w:rPr>
              <w:del w:id="1900" w:author="Zhao, Chengming" w:date="2020-02-20T21:18:00Z"/>
              <w:rFonts w:ascii="Helvetica" w:hAnsi="Helvetica"/>
              <w:kern w:val="28"/>
              <w:sz w:val="28"/>
              <w:szCs w:val="36"/>
            </w:rPr>
          </w:rPrChange>
        </w:rPr>
        <w:pPrChange w:id="1901" w:author="Zhao, Chengming" w:date="2020-04-17T09:45:00Z">
          <w:pPr>
            <w:ind w:left="1440"/>
          </w:pPr>
        </w:pPrChange>
      </w:pPr>
      <w:del w:id="1902" w:author="Zhao, Chengming" w:date="2020-02-20T21:18:00Z">
        <w:r w:rsidRPr="00A9286C" w:rsidDel="00285399">
          <w:rPr>
            <w:rPrChange w:id="1903" w:author="Zhao, Chengming" w:date="2020-02-18T23:43:00Z">
              <w:rPr>
                <w:rFonts w:ascii="Helvetica" w:hAnsi="Helvetica"/>
                <w:kern w:val="28"/>
                <w:sz w:val="28"/>
                <w:szCs w:val="36"/>
              </w:rPr>
            </w:rPrChange>
          </w:rPr>
          <w:tab/>
          <w:delText>Host OS information</w:delText>
        </w:r>
      </w:del>
    </w:p>
    <w:p w14:paraId="534FADBC" w14:textId="37FC2D3C" w:rsidR="00A941CB" w:rsidRPr="00A9286C" w:rsidDel="00285399" w:rsidRDefault="00A941CB">
      <w:pPr>
        <w:pStyle w:val="Heading2"/>
        <w:rPr>
          <w:del w:id="1904" w:author="Zhao, Chengming" w:date="2020-02-20T21:18:00Z"/>
          <w:rPrChange w:id="1905" w:author="Zhao, Chengming" w:date="2020-02-18T23:43:00Z">
            <w:rPr>
              <w:del w:id="1906" w:author="Zhao, Chengming" w:date="2020-02-20T21:18:00Z"/>
              <w:rFonts w:ascii="Helvetica" w:hAnsi="Helvetica"/>
              <w:kern w:val="28"/>
              <w:sz w:val="28"/>
              <w:szCs w:val="36"/>
            </w:rPr>
          </w:rPrChange>
        </w:rPr>
        <w:pPrChange w:id="1907" w:author="Zhao, Chengming" w:date="2020-04-17T09:45:00Z">
          <w:pPr>
            <w:ind w:left="1440"/>
          </w:pPr>
        </w:pPrChange>
      </w:pPr>
      <w:del w:id="1908" w:author="Zhao, Chengming" w:date="2020-02-20T21:18:00Z">
        <w:r w:rsidRPr="00A9286C" w:rsidDel="00285399">
          <w:rPr>
            <w:rPrChange w:id="1909" w:author="Zhao, Chengming" w:date="2020-02-18T23:43:00Z">
              <w:rPr>
                <w:rFonts w:ascii="Helvetica" w:hAnsi="Helvetica"/>
                <w:kern w:val="28"/>
                <w:sz w:val="28"/>
                <w:szCs w:val="36"/>
              </w:rPr>
            </w:rPrChange>
          </w:rPr>
          <w:tab/>
        </w:r>
        <w:r w:rsidRPr="00A9286C" w:rsidDel="00285399">
          <w:rPr>
            <w:b w:val="0"/>
            <w:rPrChange w:id="1910" w:author="Zhao, Chengming" w:date="2020-02-18T23:43:00Z">
              <w:rPr>
                <w:rFonts w:ascii="Helvetica" w:hAnsi="Helvetica"/>
                <w:b/>
                <w:kern w:val="28"/>
                <w:sz w:val="28"/>
                <w:szCs w:val="36"/>
              </w:rPr>
            </w:rPrChange>
          </w:rPr>
          <w:delText>Kernel</w:delText>
        </w:r>
        <w:r w:rsidRPr="00A9286C" w:rsidDel="00285399">
          <w:rPr>
            <w:rPrChange w:id="1911" w:author="Zhao, Chengming" w:date="2020-02-18T23:43:00Z">
              <w:rPr>
                <w:rFonts w:ascii="Helvetica" w:hAnsi="Helvetica"/>
                <w:kern w:val="28"/>
                <w:sz w:val="28"/>
                <w:szCs w:val="36"/>
              </w:rPr>
            </w:rPrChange>
          </w:rPr>
          <w:delText>:</w:delText>
        </w:r>
        <w:r w:rsidR="00A46D38" w:rsidRPr="00A9286C" w:rsidDel="00285399">
          <w:rPr>
            <w:rPrChange w:id="1912" w:author="Zhao, Chengming" w:date="2020-02-18T23:43:00Z">
              <w:rPr>
                <w:rFonts w:ascii="Helvetica" w:hAnsi="Helvetica"/>
                <w:kern w:val="28"/>
                <w:sz w:val="28"/>
                <w:szCs w:val="36"/>
              </w:rPr>
            </w:rPrChange>
          </w:rPr>
          <w:delText xml:space="preserve"> (optional)</w:delText>
        </w:r>
      </w:del>
    </w:p>
    <w:p w14:paraId="712BDF00" w14:textId="6622632B" w:rsidR="00A46D38" w:rsidRPr="00A9286C" w:rsidDel="00285399" w:rsidRDefault="00A46D38">
      <w:pPr>
        <w:pStyle w:val="Heading2"/>
        <w:rPr>
          <w:del w:id="1913" w:author="Zhao, Chengming" w:date="2020-02-20T21:18:00Z"/>
          <w:rPrChange w:id="1914" w:author="Zhao, Chengming" w:date="2020-02-18T23:43:00Z">
            <w:rPr>
              <w:del w:id="1915" w:author="Zhao, Chengming" w:date="2020-02-20T21:18:00Z"/>
              <w:rFonts w:ascii="Helvetica" w:hAnsi="Helvetica"/>
              <w:kern w:val="28"/>
              <w:sz w:val="28"/>
              <w:szCs w:val="36"/>
            </w:rPr>
          </w:rPrChange>
        </w:rPr>
        <w:pPrChange w:id="1916" w:author="Zhao, Chengming" w:date="2020-04-17T09:45:00Z">
          <w:pPr>
            <w:ind w:left="1440"/>
          </w:pPr>
        </w:pPrChange>
      </w:pPr>
      <w:del w:id="1917" w:author="Zhao, Chengming" w:date="2020-02-20T21:18:00Z">
        <w:r w:rsidRPr="00A9286C" w:rsidDel="00285399">
          <w:rPr>
            <w:b w:val="0"/>
            <w:rPrChange w:id="1918" w:author="Zhao, Chengming" w:date="2020-02-18T23:43:00Z">
              <w:rPr>
                <w:rFonts w:ascii="Helvetica" w:hAnsi="Helvetica"/>
                <w:b/>
                <w:kern w:val="28"/>
                <w:sz w:val="28"/>
                <w:szCs w:val="36"/>
              </w:rPr>
            </w:rPrChange>
          </w:rPr>
          <w:delText>SUT</w:delText>
        </w:r>
        <w:r w:rsidRPr="00A9286C" w:rsidDel="00285399">
          <w:rPr>
            <w:rPrChange w:id="1919" w:author="Zhao, Chengming" w:date="2020-02-18T23:43:00Z">
              <w:rPr>
                <w:rFonts w:ascii="Helvetica" w:hAnsi="Helvetica"/>
                <w:kern w:val="28"/>
                <w:sz w:val="28"/>
                <w:szCs w:val="36"/>
              </w:rPr>
            </w:rPrChange>
          </w:rPr>
          <w:delText>:</w:delText>
        </w:r>
        <w:r w:rsidR="00444F91" w:rsidRPr="00A9286C" w:rsidDel="00285399">
          <w:rPr>
            <w:rPrChange w:id="1920" w:author="Zhao, Chengming" w:date="2020-02-18T23:43:00Z">
              <w:rPr>
                <w:rFonts w:ascii="Helvetica" w:hAnsi="Helvetica"/>
                <w:kern w:val="28"/>
                <w:sz w:val="28"/>
                <w:szCs w:val="36"/>
              </w:rPr>
            </w:rPrChange>
          </w:rPr>
          <w:delText xml:space="preserve"> (Mandatory)</w:delText>
        </w:r>
      </w:del>
    </w:p>
    <w:p w14:paraId="06DC4B52" w14:textId="5043606E" w:rsidR="00A46D38" w:rsidRPr="00A9286C" w:rsidDel="00B15A03" w:rsidRDefault="00A46D38">
      <w:pPr>
        <w:pStyle w:val="Heading2"/>
        <w:rPr>
          <w:del w:id="1921" w:author="Zhao, Chengming" w:date="2020-02-18T23:47:00Z"/>
          <w:rPrChange w:id="1922" w:author="Zhao, Chengming" w:date="2020-02-18T23:43:00Z">
            <w:rPr>
              <w:del w:id="1923" w:author="Zhao, Chengming" w:date="2020-02-18T23:47:00Z"/>
              <w:rFonts w:ascii="Helvetica" w:hAnsi="Helvetica"/>
              <w:kern w:val="28"/>
              <w:sz w:val="28"/>
              <w:szCs w:val="36"/>
            </w:rPr>
          </w:rPrChange>
        </w:rPr>
        <w:pPrChange w:id="1924" w:author="Zhao, Chengming" w:date="2020-04-17T09:45:00Z">
          <w:pPr>
            <w:ind w:left="1440"/>
          </w:pPr>
        </w:pPrChange>
      </w:pPr>
      <w:del w:id="1925" w:author="Zhao, Chengming" w:date="2020-02-20T21:18:00Z">
        <w:r w:rsidRPr="00A9286C" w:rsidDel="00285399">
          <w:rPr>
            <w:b w:val="0"/>
            <w:rPrChange w:id="1926" w:author="Zhao, Chengming" w:date="2020-02-18T23:43:00Z">
              <w:rPr>
                <w:rFonts w:ascii="Helvetica" w:hAnsi="Helvetica"/>
                <w:b/>
                <w:kern w:val="28"/>
                <w:sz w:val="28"/>
                <w:szCs w:val="36"/>
              </w:rPr>
            </w:rPrChange>
          </w:rPr>
          <w:tab/>
        </w:r>
      </w:del>
      <w:del w:id="1927" w:author="Zhao, Chengming" w:date="2020-02-18T23:47:00Z">
        <w:r w:rsidRPr="00A9286C" w:rsidDel="00B15A03">
          <w:rPr>
            <w:b w:val="0"/>
            <w:rPrChange w:id="1928" w:author="Zhao, Chengming" w:date="2020-02-18T23:43:00Z">
              <w:rPr>
                <w:rFonts w:ascii="Helvetica" w:hAnsi="Helvetica"/>
                <w:b/>
                <w:kern w:val="28"/>
                <w:sz w:val="28"/>
                <w:szCs w:val="36"/>
              </w:rPr>
            </w:rPrChange>
          </w:rPr>
          <w:delText>IP</w:delText>
        </w:r>
        <w:r w:rsidRPr="00A9286C" w:rsidDel="00B15A03">
          <w:rPr>
            <w:rPrChange w:id="1929" w:author="Zhao, Chengming" w:date="2020-02-18T23:43:00Z">
              <w:rPr>
                <w:rFonts w:ascii="Helvetica" w:hAnsi="Helvetica"/>
                <w:kern w:val="28"/>
                <w:sz w:val="28"/>
                <w:szCs w:val="36"/>
              </w:rPr>
            </w:rPrChange>
          </w:rPr>
          <w:delText>: Optional</w:delText>
        </w:r>
      </w:del>
    </w:p>
    <w:p w14:paraId="6440CC48" w14:textId="5A015824" w:rsidR="00A46D38" w:rsidRPr="00A9286C" w:rsidDel="00B15A03" w:rsidRDefault="00A46D38">
      <w:pPr>
        <w:pStyle w:val="Heading2"/>
        <w:rPr>
          <w:del w:id="1930" w:author="Zhao, Chengming" w:date="2020-02-18T23:47:00Z"/>
          <w:rPrChange w:id="1931" w:author="Zhao, Chengming" w:date="2020-02-18T23:43:00Z">
            <w:rPr>
              <w:del w:id="1932" w:author="Zhao, Chengming" w:date="2020-02-18T23:47:00Z"/>
              <w:rFonts w:ascii="Helvetica" w:hAnsi="Helvetica"/>
              <w:kern w:val="28"/>
              <w:sz w:val="28"/>
              <w:szCs w:val="36"/>
            </w:rPr>
          </w:rPrChange>
        </w:rPr>
        <w:pPrChange w:id="1933" w:author="Zhao, Chengming" w:date="2020-04-17T09:45:00Z">
          <w:pPr>
            <w:ind w:left="1440"/>
          </w:pPr>
        </w:pPrChange>
      </w:pPr>
      <w:del w:id="1934" w:author="Zhao, Chengming" w:date="2020-02-18T23:47:00Z">
        <w:r w:rsidRPr="00A9286C" w:rsidDel="00B15A03">
          <w:rPr>
            <w:b w:val="0"/>
            <w:rPrChange w:id="1935" w:author="Zhao, Chengming" w:date="2020-02-18T23:43:00Z">
              <w:rPr>
                <w:rFonts w:ascii="Helvetica" w:hAnsi="Helvetica"/>
                <w:b/>
                <w:kern w:val="28"/>
                <w:sz w:val="28"/>
                <w:szCs w:val="36"/>
              </w:rPr>
            </w:rPrChange>
          </w:rPr>
          <w:tab/>
          <w:delText>OS</w:delText>
        </w:r>
        <w:r w:rsidRPr="00A9286C" w:rsidDel="00B15A03">
          <w:rPr>
            <w:rPrChange w:id="1936" w:author="Zhao, Chengming" w:date="2020-02-18T23:43:00Z">
              <w:rPr>
                <w:rFonts w:ascii="Helvetica" w:hAnsi="Helvetica"/>
                <w:kern w:val="28"/>
                <w:sz w:val="28"/>
                <w:szCs w:val="36"/>
              </w:rPr>
            </w:rPrChange>
          </w:rPr>
          <w:delText>:</w:delText>
        </w:r>
        <w:r w:rsidR="00444F91" w:rsidRPr="00A9286C" w:rsidDel="00B15A03">
          <w:rPr>
            <w:rPrChange w:id="1937" w:author="Zhao, Chengming" w:date="2020-02-18T23:43:00Z">
              <w:rPr>
                <w:rFonts w:ascii="Helvetica" w:hAnsi="Helvetica"/>
                <w:kern w:val="28"/>
                <w:sz w:val="28"/>
                <w:szCs w:val="36"/>
              </w:rPr>
            </w:rPrChange>
          </w:rPr>
          <w:delText xml:space="preserve"> Optional</w:delText>
        </w:r>
      </w:del>
    </w:p>
    <w:p w14:paraId="20FB11CF" w14:textId="1BEB0524" w:rsidR="00A46D38" w:rsidRPr="00A9286C" w:rsidDel="00B15A03" w:rsidRDefault="00A46D38">
      <w:pPr>
        <w:pStyle w:val="Heading2"/>
        <w:rPr>
          <w:del w:id="1938" w:author="Zhao, Chengming" w:date="2020-02-18T23:47:00Z"/>
          <w:rPrChange w:id="1939" w:author="Zhao, Chengming" w:date="2020-02-18T23:43:00Z">
            <w:rPr>
              <w:del w:id="1940" w:author="Zhao, Chengming" w:date="2020-02-18T23:47:00Z"/>
              <w:rFonts w:ascii="Helvetica" w:hAnsi="Helvetica"/>
              <w:kern w:val="28"/>
              <w:sz w:val="28"/>
              <w:szCs w:val="36"/>
            </w:rPr>
          </w:rPrChange>
        </w:rPr>
        <w:pPrChange w:id="1941" w:author="Zhao, Chengming" w:date="2020-04-17T09:45:00Z">
          <w:pPr>
            <w:ind w:left="1440"/>
          </w:pPr>
        </w:pPrChange>
      </w:pPr>
      <w:del w:id="1942" w:author="Zhao, Chengming" w:date="2020-02-18T23:47:00Z">
        <w:r w:rsidRPr="00A9286C" w:rsidDel="00B15A03">
          <w:rPr>
            <w:b w:val="0"/>
            <w:rPrChange w:id="1943" w:author="Zhao, Chengming" w:date="2020-02-18T23:43:00Z">
              <w:rPr>
                <w:rFonts w:ascii="Helvetica" w:hAnsi="Helvetica"/>
                <w:b/>
                <w:kern w:val="28"/>
                <w:sz w:val="28"/>
                <w:szCs w:val="36"/>
              </w:rPr>
            </w:rPrChange>
          </w:rPr>
          <w:tab/>
        </w:r>
        <w:r w:rsidRPr="00A9286C" w:rsidDel="00B15A03">
          <w:rPr>
            <w:b w:val="0"/>
            <w:rPrChange w:id="1944" w:author="Zhao, Chengming" w:date="2020-02-18T23:43:00Z">
              <w:rPr>
                <w:rFonts w:ascii="Helvetica" w:hAnsi="Helvetica"/>
                <w:b/>
                <w:kern w:val="28"/>
                <w:sz w:val="28"/>
                <w:szCs w:val="36"/>
              </w:rPr>
            </w:rPrChange>
          </w:rPr>
          <w:tab/>
          <w:delText>Crediential</w:delText>
        </w:r>
        <w:r w:rsidRPr="00A9286C" w:rsidDel="00B15A03">
          <w:rPr>
            <w:rPrChange w:id="1945" w:author="Zhao, Chengming" w:date="2020-02-18T23:43:00Z">
              <w:rPr>
                <w:rFonts w:ascii="Helvetica" w:hAnsi="Helvetica"/>
                <w:kern w:val="28"/>
                <w:sz w:val="28"/>
                <w:szCs w:val="36"/>
              </w:rPr>
            </w:rPrChange>
          </w:rPr>
          <w:delText>:</w:delText>
        </w:r>
      </w:del>
    </w:p>
    <w:p w14:paraId="4A17815A" w14:textId="339F0920" w:rsidR="00A46D38" w:rsidRPr="00A9286C" w:rsidDel="00B15A03" w:rsidRDefault="00A46D38">
      <w:pPr>
        <w:pStyle w:val="Heading2"/>
        <w:rPr>
          <w:del w:id="1946" w:author="Zhao, Chengming" w:date="2020-02-18T23:47:00Z"/>
          <w:rPrChange w:id="1947" w:author="Zhao, Chengming" w:date="2020-02-18T23:43:00Z">
            <w:rPr>
              <w:del w:id="1948" w:author="Zhao, Chengming" w:date="2020-02-18T23:47:00Z"/>
              <w:rFonts w:ascii="Helvetica" w:hAnsi="Helvetica"/>
              <w:kern w:val="28"/>
              <w:sz w:val="28"/>
              <w:szCs w:val="36"/>
            </w:rPr>
          </w:rPrChange>
        </w:rPr>
        <w:pPrChange w:id="1949" w:author="Zhao, Chengming" w:date="2020-04-17T09:45:00Z">
          <w:pPr>
            <w:ind w:left="1440"/>
          </w:pPr>
        </w:pPrChange>
      </w:pPr>
      <w:del w:id="1950" w:author="Zhao, Chengming" w:date="2020-02-18T23:47:00Z">
        <w:r w:rsidRPr="00A9286C" w:rsidDel="00B15A03">
          <w:rPr>
            <w:b w:val="0"/>
            <w:rPrChange w:id="1951" w:author="Zhao, Chengming" w:date="2020-02-18T23:43:00Z">
              <w:rPr>
                <w:rFonts w:ascii="Helvetica" w:hAnsi="Helvetica"/>
                <w:b/>
                <w:kern w:val="28"/>
                <w:sz w:val="28"/>
                <w:szCs w:val="36"/>
              </w:rPr>
            </w:rPrChange>
          </w:rPr>
          <w:tab/>
        </w:r>
        <w:r w:rsidRPr="00A9286C" w:rsidDel="00B15A03">
          <w:rPr>
            <w:b w:val="0"/>
            <w:rPrChange w:id="1952" w:author="Zhao, Chengming" w:date="2020-02-18T23:43:00Z">
              <w:rPr>
                <w:rFonts w:ascii="Helvetica" w:hAnsi="Helvetica"/>
                <w:b/>
                <w:kern w:val="28"/>
                <w:sz w:val="28"/>
                <w:szCs w:val="36"/>
              </w:rPr>
            </w:rPrChange>
          </w:rPr>
          <w:tab/>
          <w:delText>Serial</w:delText>
        </w:r>
        <w:r w:rsidRPr="00A9286C" w:rsidDel="00B15A03">
          <w:rPr>
            <w:rPrChange w:id="1953" w:author="Zhao, Chengming" w:date="2020-02-18T23:43:00Z">
              <w:rPr>
                <w:rFonts w:ascii="Helvetica" w:hAnsi="Helvetica"/>
                <w:kern w:val="28"/>
                <w:sz w:val="28"/>
                <w:szCs w:val="36"/>
              </w:rPr>
            </w:rPrChange>
          </w:rPr>
          <w:delText>:</w:delText>
        </w:r>
      </w:del>
    </w:p>
    <w:p w14:paraId="150E9722" w14:textId="37C50630" w:rsidR="00A46D38" w:rsidRPr="00A9286C" w:rsidDel="00B15A03" w:rsidRDefault="00A46D38">
      <w:pPr>
        <w:pStyle w:val="Heading2"/>
        <w:rPr>
          <w:del w:id="1954" w:author="Zhao, Chengming" w:date="2020-02-18T23:47:00Z"/>
          <w:b w:val="0"/>
          <w:rPrChange w:id="1955" w:author="Zhao, Chengming" w:date="2020-02-18T23:43:00Z">
            <w:rPr>
              <w:del w:id="1956" w:author="Zhao, Chengming" w:date="2020-02-18T23:47:00Z"/>
              <w:rFonts w:ascii="Helvetica" w:hAnsi="Helvetica"/>
              <w:b/>
              <w:kern w:val="28"/>
              <w:sz w:val="28"/>
              <w:szCs w:val="36"/>
            </w:rPr>
          </w:rPrChange>
        </w:rPr>
        <w:pPrChange w:id="1957" w:author="Zhao, Chengming" w:date="2020-04-17T09:45:00Z">
          <w:pPr>
            <w:ind w:left="1440"/>
          </w:pPr>
        </w:pPrChange>
      </w:pPr>
      <w:del w:id="1958" w:author="Zhao, Chengming" w:date="2020-02-18T23:47:00Z">
        <w:r w:rsidRPr="00A9286C" w:rsidDel="00B15A03">
          <w:rPr>
            <w:b w:val="0"/>
            <w:rPrChange w:id="1959" w:author="Zhao, Chengming" w:date="2020-02-18T23:43:00Z">
              <w:rPr>
                <w:rFonts w:ascii="Helvetica" w:hAnsi="Helvetica"/>
                <w:b/>
                <w:kern w:val="28"/>
                <w:sz w:val="28"/>
                <w:szCs w:val="36"/>
              </w:rPr>
            </w:rPrChange>
          </w:rPr>
          <w:tab/>
        </w:r>
        <w:r w:rsidRPr="00A9286C" w:rsidDel="00B15A03">
          <w:rPr>
            <w:b w:val="0"/>
            <w:rPrChange w:id="1960" w:author="Zhao, Chengming" w:date="2020-02-18T23:43:00Z">
              <w:rPr>
                <w:rFonts w:ascii="Helvetica" w:hAnsi="Helvetica"/>
                <w:b/>
                <w:kern w:val="28"/>
                <w:sz w:val="28"/>
                <w:szCs w:val="36"/>
              </w:rPr>
            </w:rPrChange>
          </w:rPr>
          <w:tab/>
          <w:delText>Network</w:delText>
        </w:r>
      </w:del>
    </w:p>
    <w:p w14:paraId="58C1EF2B" w14:textId="729F3668" w:rsidR="00A46D38" w:rsidRPr="00A9286C" w:rsidDel="00B15A03" w:rsidRDefault="00A46D38">
      <w:pPr>
        <w:pStyle w:val="Heading2"/>
        <w:rPr>
          <w:del w:id="1961" w:author="Zhao, Chengming" w:date="2020-02-18T23:47:00Z"/>
          <w:b w:val="0"/>
          <w:rPrChange w:id="1962" w:author="Zhao, Chengming" w:date="2020-02-18T23:43:00Z">
            <w:rPr>
              <w:del w:id="1963" w:author="Zhao, Chengming" w:date="2020-02-18T23:47:00Z"/>
              <w:rFonts w:ascii="Helvetica" w:hAnsi="Helvetica"/>
              <w:b/>
              <w:kern w:val="28"/>
              <w:sz w:val="28"/>
              <w:szCs w:val="36"/>
            </w:rPr>
          </w:rPrChange>
        </w:rPr>
        <w:pPrChange w:id="1964" w:author="Zhao, Chengming" w:date="2020-04-17T09:45:00Z">
          <w:pPr>
            <w:ind w:left="1440"/>
          </w:pPr>
        </w:pPrChange>
      </w:pPr>
      <w:del w:id="1965" w:author="Zhao, Chengming" w:date="2020-02-18T23:47:00Z">
        <w:r w:rsidRPr="00A9286C" w:rsidDel="00B15A03">
          <w:rPr>
            <w:b w:val="0"/>
            <w:rPrChange w:id="1966" w:author="Zhao, Chengming" w:date="2020-02-18T23:43:00Z">
              <w:rPr>
                <w:rFonts w:ascii="Helvetica" w:hAnsi="Helvetica"/>
                <w:b/>
                <w:kern w:val="28"/>
                <w:sz w:val="28"/>
                <w:szCs w:val="36"/>
              </w:rPr>
            </w:rPrChange>
          </w:rPr>
          <w:tab/>
          <w:delText>Control:</w:delText>
        </w:r>
        <w:r w:rsidR="00444F91" w:rsidRPr="00A9286C" w:rsidDel="00B15A03">
          <w:rPr>
            <w:b w:val="0"/>
            <w:rPrChange w:id="1967" w:author="Zhao, Chengming" w:date="2020-02-18T23:43:00Z">
              <w:rPr>
                <w:rFonts w:ascii="Helvetica" w:hAnsi="Helvetica"/>
                <w:b/>
                <w:kern w:val="28"/>
                <w:sz w:val="28"/>
                <w:szCs w:val="36"/>
              </w:rPr>
            </w:rPrChange>
          </w:rPr>
          <w:delText xml:space="preserve"> </w:delText>
        </w:r>
        <w:r w:rsidR="00444F91" w:rsidRPr="00A9286C" w:rsidDel="00B15A03">
          <w:rPr>
            <w:rPrChange w:id="1968" w:author="Zhao, Chengming" w:date="2020-02-18T23:43:00Z">
              <w:rPr>
                <w:rFonts w:ascii="Helvetica" w:hAnsi="Helvetica"/>
                <w:kern w:val="28"/>
                <w:sz w:val="28"/>
                <w:szCs w:val="36"/>
              </w:rPr>
            </w:rPrChange>
          </w:rPr>
          <w:delText>(Mandatory)</w:delText>
        </w:r>
      </w:del>
    </w:p>
    <w:p w14:paraId="31B56E36" w14:textId="06D51B0C" w:rsidR="00A46D38" w:rsidRPr="00A9286C" w:rsidDel="00B15A03" w:rsidRDefault="00A46D38">
      <w:pPr>
        <w:pStyle w:val="Heading2"/>
        <w:rPr>
          <w:del w:id="1969" w:author="Zhao, Chengming" w:date="2020-02-18T23:47:00Z"/>
          <w:rPrChange w:id="1970" w:author="Zhao, Chengming" w:date="2020-02-18T23:43:00Z">
            <w:rPr>
              <w:del w:id="1971" w:author="Zhao, Chengming" w:date="2020-02-18T23:47:00Z"/>
              <w:rFonts w:ascii="Helvetica" w:hAnsi="Helvetica"/>
              <w:kern w:val="28"/>
              <w:sz w:val="28"/>
              <w:szCs w:val="36"/>
            </w:rPr>
          </w:rPrChange>
        </w:rPr>
        <w:pPrChange w:id="1972" w:author="Zhao, Chengming" w:date="2020-04-17T09:45:00Z">
          <w:pPr>
            <w:ind w:left="1440"/>
          </w:pPr>
        </w:pPrChange>
      </w:pPr>
      <w:del w:id="1973" w:author="Zhao, Chengming" w:date="2020-02-18T23:47:00Z">
        <w:r w:rsidRPr="00A9286C" w:rsidDel="00B15A03">
          <w:rPr>
            <w:b w:val="0"/>
            <w:rPrChange w:id="1974" w:author="Zhao, Chengming" w:date="2020-02-18T23:43:00Z">
              <w:rPr>
                <w:rFonts w:ascii="Helvetica" w:hAnsi="Helvetica"/>
                <w:b/>
                <w:kern w:val="28"/>
                <w:sz w:val="28"/>
                <w:szCs w:val="36"/>
              </w:rPr>
            </w:rPrChange>
          </w:rPr>
          <w:tab/>
        </w:r>
        <w:r w:rsidRPr="00A9286C" w:rsidDel="00B15A03">
          <w:rPr>
            <w:b w:val="0"/>
            <w:rPrChange w:id="1975" w:author="Zhao, Chengming" w:date="2020-02-18T23:43:00Z">
              <w:rPr>
                <w:rFonts w:ascii="Helvetica" w:hAnsi="Helvetica"/>
                <w:b/>
                <w:kern w:val="28"/>
                <w:sz w:val="28"/>
                <w:szCs w:val="36"/>
              </w:rPr>
            </w:rPrChange>
          </w:rPr>
          <w:tab/>
          <w:delText xml:space="preserve">Rsc2: </w:delText>
        </w:r>
        <w:r w:rsidRPr="00A9286C" w:rsidDel="00B15A03">
          <w:rPr>
            <w:rPrChange w:id="1976" w:author="Zhao, Chengming" w:date="2020-02-18T23:43:00Z">
              <w:rPr>
                <w:rFonts w:ascii="Helvetica" w:hAnsi="Helvetica"/>
                <w:kern w:val="28"/>
                <w:sz w:val="28"/>
                <w:szCs w:val="36"/>
              </w:rPr>
            </w:rPrChange>
          </w:rPr>
          <w:delText>(optional)</w:delText>
        </w:r>
      </w:del>
    </w:p>
    <w:p w14:paraId="2EC45E32" w14:textId="7C44AB0E" w:rsidR="00A46D38" w:rsidRPr="00A9286C" w:rsidDel="00B15A03" w:rsidRDefault="00A46D38">
      <w:pPr>
        <w:pStyle w:val="Heading2"/>
        <w:rPr>
          <w:del w:id="1977" w:author="Zhao, Chengming" w:date="2020-02-18T23:47:00Z"/>
          <w:rPrChange w:id="1978" w:author="Zhao, Chengming" w:date="2020-02-18T23:43:00Z">
            <w:rPr>
              <w:del w:id="1979" w:author="Zhao, Chengming" w:date="2020-02-18T23:47:00Z"/>
              <w:rFonts w:ascii="Helvetica" w:hAnsi="Helvetica"/>
              <w:kern w:val="28"/>
              <w:sz w:val="28"/>
              <w:szCs w:val="36"/>
            </w:rPr>
          </w:rPrChange>
        </w:rPr>
        <w:pPrChange w:id="1980" w:author="Zhao, Chengming" w:date="2020-04-17T09:45:00Z">
          <w:pPr>
            <w:ind w:left="1440"/>
          </w:pPr>
        </w:pPrChange>
      </w:pPr>
      <w:del w:id="1981" w:author="Zhao, Chengming" w:date="2020-02-18T23:47:00Z">
        <w:r w:rsidRPr="00A9286C" w:rsidDel="00B15A03">
          <w:rPr>
            <w:b w:val="0"/>
            <w:rPrChange w:id="1982" w:author="Zhao, Chengming" w:date="2020-02-18T23:43:00Z">
              <w:rPr>
                <w:rFonts w:ascii="Helvetica" w:hAnsi="Helvetica"/>
                <w:b/>
                <w:kern w:val="28"/>
                <w:sz w:val="28"/>
                <w:szCs w:val="36"/>
              </w:rPr>
            </w:rPrChange>
          </w:rPr>
          <w:tab/>
        </w:r>
        <w:r w:rsidRPr="00A9286C" w:rsidDel="00B15A03">
          <w:rPr>
            <w:b w:val="0"/>
            <w:rPrChange w:id="1983" w:author="Zhao, Chengming" w:date="2020-02-18T23:43:00Z">
              <w:rPr>
                <w:rFonts w:ascii="Helvetica" w:hAnsi="Helvetica"/>
                <w:b/>
                <w:kern w:val="28"/>
                <w:sz w:val="28"/>
                <w:szCs w:val="36"/>
              </w:rPr>
            </w:rPrChange>
          </w:rPr>
          <w:tab/>
          <w:delText>Soundwave2k:</w:delText>
        </w:r>
        <w:r w:rsidRPr="00A9286C" w:rsidDel="00B15A03">
          <w:rPr>
            <w:rPrChange w:id="1984" w:author="Zhao, Chengming" w:date="2020-02-18T23:43:00Z">
              <w:rPr>
                <w:rFonts w:ascii="Helvetica" w:hAnsi="Helvetica"/>
                <w:kern w:val="28"/>
                <w:sz w:val="28"/>
                <w:szCs w:val="36"/>
              </w:rPr>
            </w:rPrChange>
          </w:rPr>
          <w:delText xml:space="preserve"> (optional)</w:delText>
        </w:r>
      </w:del>
    </w:p>
    <w:p w14:paraId="79655125" w14:textId="0319E88B" w:rsidR="00A46D38" w:rsidRPr="00A9286C" w:rsidDel="00B15A03" w:rsidRDefault="00A46D38">
      <w:pPr>
        <w:pStyle w:val="Heading2"/>
        <w:rPr>
          <w:del w:id="1985" w:author="Zhao, Chengming" w:date="2020-02-18T23:47:00Z"/>
          <w:rPrChange w:id="1986" w:author="Zhao, Chengming" w:date="2020-02-18T23:43:00Z">
            <w:rPr>
              <w:del w:id="1987" w:author="Zhao, Chengming" w:date="2020-02-18T23:47:00Z"/>
              <w:rFonts w:ascii="Helvetica" w:hAnsi="Helvetica"/>
              <w:kern w:val="28"/>
              <w:sz w:val="28"/>
              <w:szCs w:val="36"/>
            </w:rPr>
          </w:rPrChange>
        </w:rPr>
        <w:pPrChange w:id="1988" w:author="Zhao, Chengming" w:date="2020-04-17T09:45:00Z">
          <w:pPr>
            <w:ind w:left="1440"/>
          </w:pPr>
        </w:pPrChange>
      </w:pPr>
      <w:del w:id="1989" w:author="Zhao, Chengming" w:date="2020-02-18T23:47:00Z">
        <w:r w:rsidRPr="00A9286C" w:rsidDel="00B15A03">
          <w:rPr>
            <w:b w:val="0"/>
            <w:rPrChange w:id="1990" w:author="Zhao, Chengming" w:date="2020-02-18T23:43:00Z">
              <w:rPr>
                <w:rFonts w:ascii="Helvetica" w:hAnsi="Helvetica"/>
                <w:b/>
                <w:kern w:val="28"/>
                <w:sz w:val="28"/>
                <w:szCs w:val="36"/>
              </w:rPr>
            </w:rPrChange>
          </w:rPr>
          <w:tab/>
        </w:r>
        <w:r w:rsidRPr="00A9286C" w:rsidDel="00B15A03">
          <w:rPr>
            <w:b w:val="0"/>
            <w:rPrChange w:id="1991" w:author="Zhao, Chengming" w:date="2020-02-18T23:43:00Z">
              <w:rPr>
                <w:rFonts w:ascii="Helvetica" w:hAnsi="Helvetica"/>
                <w:b/>
                <w:kern w:val="28"/>
                <w:sz w:val="28"/>
                <w:szCs w:val="36"/>
              </w:rPr>
            </w:rPrChange>
          </w:rPr>
          <w:tab/>
          <w:delText>Banino:</w:delText>
        </w:r>
        <w:r w:rsidRPr="00A9286C" w:rsidDel="00B15A03">
          <w:rPr>
            <w:rPrChange w:id="1992" w:author="Zhao, Chengming" w:date="2020-02-18T23:43:00Z">
              <w:rPr>
                <w:rFonts w:ascii="Helvetica" w:hAnsi="Helvetica"/>
                <w:kern w:val="28"/>
                <w:sz w:val="28"/>
                <w:szCs w:val="36"/>
              </w:rPr>
            </w:rPrChange>
          </w:rPr>
          <w:delText xml:space="preserve"> (optional)</w:delText>
        </w:r>
      </w:del>
    </w:p>
    <w:p w14:paraId="0E69E01C" w14:textId="337E344C" w:rsidR="00A46D38" w:rsidRPr="00A9286C" w:rsidDel="00B15A03" w:rsidRDefault="00A46D38">
      <w:pPr>
        <w:pStyle w:val="Heading2"/>
        <w:rPr>
          <w:del w:id="1993" w:author="Zhao, Chengming" w:date="2020-02-18T23:47:00Z"/>
          <w:rPrChange w:id="1994" w:author="Zhao, Chengming" w:date="2020-02-18T23:43:00Z">
            <w:rPr>
              <w:del w:id="1995" w:author="Zhao, Chengming" w:date="2020-02-18T23:47:00Z"/>
              <w:rFonts w:ascii="Helvetica" w:hAnsi="Helvetica"/>
              <w:kern w:val="28"/>
              <w:sz w:val="28"/>
              <w:szCs w:val="36"/>
            </w:rPr>
          </w:rPrChange>
        </w:rPr>
        <w:pPrChange w:id="1996" w:author="Zhao, Chengming" w:date="2020-04-17T09:45:00Z">
          <w:pPr>
            <w:ind w:left="1440"/>
          </w:pPr>
        </w:pPrChange>
      </w:pPr>
      <w:del w:id="1997" w:author="Zhao, Chengming" w:date="2020-02-18T23:47:00Z">
        <w:r w:rsidRPr="00A9286C" w:rsidDel="00B15A03">
          <w:rPr>
            <w:b w:val="0"/>
            <w:rPrChange w:id="1998" w:author="Zhao, Chengming" w:date="2020-02-18T23:43:00Z">
              <w:rPr>
                <w:rFonts w:ascii="Helvetica" w:hAnsi="Helvetica"/>
                <w:b/>
                <w:kern w:val="28"/>
                <w:sz w:val="28"/>
                <w:szCs w:val="36"/>
              </w:rPr>
            </w:rPrChange>
          </w:rPr>
          <w:tab/>
        </w:r>
        <w:r w:rsidRPr="00A9286C" w:rsidDel="00B15A03">
          <w:rPr>
            <w:b w:val="0"/>
            <w:rPrChange w:id="1999" w:author="Zhao, Chengming" w:date="2020-02-18T23:43:00Z">
              <w:rPr>
                <w:rFonts w:ascii="Helvetica" w:hAnsi="Helvetica"/>
                <w:b/>
                <w:kern w:val="28"/>
                <w:sz w:val="28"/>
                <w:szCs w:val="36"/>
              </w:rPr>
            </w:rPrChange>
          </w:rPr>
          <w:tab/>
          <w:delText>Simics:</w:delText>
        </w:r>
        <w:r w:rsidRPr="00A9286C" w:rsidDel="00B15A03">
          <w:rPr>
            <w:rPrChange w:id="2000" w:author="Zhao, Chengming" w:date="2020-02-18T23:43:00Z">
              <w:rPr>
                <w:rFonts w:ascii="Helvetica" w:hAnsi="Helvetica"/>
                <w:kern w:val="28"/>
                <w:sz w:val="28"/>
                <w:szCs w:val="36"/>
              </w:rPr>
            </w:rPrChange>
          </w:rPr>
          <w:delText xml:space="preserve"> (optional)</w:delText>
        </w:r>
      </w:del>
    </w:p>
    <w:p w14:paraId="4220DD02" w14:textId="26851320" w:rsidR="00A46D38" w:rsidRPr="00A9286C" w:rsidDel="00B15A03" w:rsidRDefault="00A46D38">
      <w:pPr>
        <w:pStyle w:val="Heading2"/>
        <w:rPr>
          <w:del w:id="2001" w:author="Zhao, Chengming" w:date="2020-02-18T23:47:00Z"/>
          <w:rPrChange w:id="2002" w:author="Zhao, Chengming" w:date="2020-02-18T23:43:00Z">
            <w:rPr>
              <w:del w:id="2003" w:author="Zhao, Chengming" w:date="2020-02-18T23:47:00Z"/>
              <w:rFonts w:ascii="Helvetica" w:hAnsi="Helvetica"/>
              <w:kern w:val="28"/>
              <w:sz w:val="28"/>
              <w:szCs w:val="36"/>
            </w:rPr>
          </w:rPrChange>
        </w:rPr>
        <w:pPrChange w:id="2004" w:author="Zhao, Chengming" w:date="2020-04-17T09:45:00Z">
          <w:pPr>
            <w:ind w:left="1440"/>
          </w:pPr>
        </w:pPrChange>
      </w:pPr>
      <w:del w:id="2005" w:author="Zhao, Chengming" w:date="2020-02-18T23:47:00Z">
        <w:r w:rsidRPr="00A9286C" w:rsidDel="00B15A03">
          <w:rPr>
            <w:b w:val="0"/>
            <w:rPrChange w:id="2006" w:author="Zhao, Chengming" w:date="2020-02-18T23:43:00Z">
              <w:rPr>
                <w:rFonts w:ascii="Helvetica" w:hAnsi="Helvetica"/>
                <w:b/>
                <w:kern w:val="28"/>
                <w:sz w:val="28"/>
                <w:szCs w:val="36"/>
              </w:rPr>
            </w:rPrChange>
          </w:rPr>
          <w:tab/>
        </w:r>
        <w:r w:rsidRPr="00A9286C" w:rsidDel="00B15A03">
          <w:rPr>
            <w:b w:val="0"/>
            <w:rPrChange w:id="2007" w:author="Zhao, Chengming" w:date="2020-02-18T23:43:00Z">
              <w:rPr>
                <w:rFonts w:ascii="Helvetica" w:hAnsi="Helvetica"/>
                <w:b/>
                <w:kern w:val="28"/>
                <w:sz w:val="28"/>
                <w:szCs w:val="36"/>
              </w:rPr>
            </w:rPrChange>
          </w:rPr>
          <w:tab/>
        </w:r>
        <w:r w:rsidRPr="00A9286C" w:rsidDel="00B15A03">
          <w:rPr>
            <w:b w:val="0"/>
            <w:rPrChange w:id="2008" w:author="Zhao, Chengming" w:date="2020-02-18T23:43:00Z">
              <w:rPr>
                <w:rFonts w:ascii="Helvetica" w:hAnsi="Helvetica"/>
                <w:b/>
                <w:kern w:val="28"/>
                <w:sz w:val="28"/>
                <w:szCs w:val="36"/>
              </w:rPr>
            </w:rPrChange>
          </w:rPr>
          <w:tab/>
          <w:delText>Capture:</w:delText>
        </w:r>
        <w:r w:rsidRPr="00A9286C" w:rsidDel="00B15A03">
          <w:rPr>
            <w:rPrChange w:id="2009" w:author="Zhao, Chengming" w:date="2020-02-18T23:43:00Z">
              <w:rPr>
                <w:rFonts w:ascii="Helvetica" w:hAnsi="Helvetica"/>
                <w:kern w:val="28"/>
                <w:sz w:val="28"/>
                <w:szCs w:val="36"/>
              </w:rPr>
            </w:rPrChange>
          </w:rPr>
          <w:delText xml:space="preserve"> (mandatory)</w:delText>
        </w:r>
      </w:del>
    </w:p>
    <w:p w14:paraId="38A24893" w14:textId="7EC7EA67" w:rsidR="00A46D38" w:rsidRPr="00A9286C" w:rsidDel="00B15A03" w:rsidRDefault="00A46D38">
      <w:pPr>
        <w:pStyle w:val="Heading2"/>
        <w:rPr>
          <w:del w:id="2010" w:author="Zhao, Chengming" w:date="2020-02-18T23:47:00Z"/>
          <w:rPrChange w:id="2011" w:author="Zhao, Chengming" w:date="2020-02-18T23:43:00Z">
            <w:rPr>
              <w:del w:id="2012" w:author="Zhao, Chengming" w:date="2020-02-18T23:47:00Z"/>
              <w:rFonts w:ascii="Helvetica" w:hAnsi="Helvetica"/>
              <w:kern w:val="28"/>
              <w:sz w:val="28"/>
              <w:szCs w:val="36"/>
            </w:rPr>
          </w:rPrChange>
        </w:rPr>
        <w:pPrChange w:id="2013" w:author="Zhao, Chengming" w:date="2020-04-17T09:45:00Z">
          <w:pPr>
            <w:ind w:left="1440"/>
          </w:pPr>
        </w:pPrChange>
      </w:pPr>
      <w:del w:id="2014" w:author="Zhao, Chengming" w:date="2020-02-18T23:47:00Z">
        <w:r w:rsidRPr="00A9286C" w:rsidDel="00B15A03">
          <w:rPr>
            <w:b w:val="0"/>
            <w:rPrChange w:id="2015" w:author="Zhao, Chengming" w:date="2020-02-18T23:43:00Z">
              <w:rPr>
                <w:rFonts w:ascii="Helvetica" w:hAnsi="Helvetica"/>
                <w:b/>
                <w:kern w:val="28"/>
                <w:sz w:val="28"/>
                <w:szCs w:val="36"/>
              </w:rPr>
            </w:rPrChange>
          </w:rPr>
          <w:tab/>
        </w:r>
        <w:r w:rsidRPr="00A9286C" w:rsidDel="00B15A03">
          <w:rPr>
            <w:b w:val="0"/>
            <w:rPrChange w:id="2016" w:author="Zhao, Chengming" w:date="2020-02-18T23:43:00Z">
              <w:rPr>
                <w:rFonts w:ascii="Helvetica" w:hAnsi="Helvetica"/>
                <w:b/>
                <w:kern w:val="28"/>
                <w:sz w:val="28"/>
                <w:szCs w:val="36"/>
              </w:rPr>
            </w:rPrChange>
          </w:rPr>
          <w:tab/>
        </w:r>
        <w:r w:rsidRPr="00A9286C" w:rsidDel="00B15A03">
          <w:rPr>
            <w:b w:val="0"/>
            <w:rPrChange w:id="2017" w:author="Zhao, Chengming" w:date="2020-02-18T23:43:00Z">
              <w:rPr>
                <w:rFonts w:ascii="Helvetica" w:hAnsi="Helvetica"/>
                <w:b/>
                <w:kern w:val="28"/>
                <w:sz w:val="28"/>
                <w:szCs w:val="36"/>
              </w:rPr>
            </w:rPrChange>
          </w:rPr>
          <w:tab/>
          <w:delText>Console:</w:delText>
        </w:r>
        <w:r w:rsidRPr="00A9286C" w:rsidDel="00B15A03">
          <w:rPr>
            <w:rPrChange w:id="2018" w:author="Zhao, Chengming" w:date="2020-02-18T23:43:00Z">
              <w:rPr>
                <w:rFonts w:ascii="Helvetica" w:hAnsi="Helvetica"/>
                <w:kern w:val="28"/>
                <w:sz w:val="28"/>
                <w:szCs w:val="36"/>
              </w:rPr>
            </w:rPrChange>
          </w:rPr>
          <w:delText xml:space="preserve"> (Mandatory)</w:delText>
        </w:r>
      </w:del>
    </w:p>
    <w:p w14:paraId="3E82E4DD" w14:textId="094F5E14" w:rsidR="00A46D38" w:rsidRPr="00A9286C" w:rsidDel="00B15A03" w:rsidRDefault="00A46D38">
      <w:pPr>
        <w:pStyle w:val="Heading2"/>
        <w:rPr>
          <w:del w:id="2019" w:author="Zhao, Chengming" w:date="2020-02-18T23:47:00Z"/>
          <w:rPrChange w:id="2020" w:author="Zhao, Chengming" w:date="2020-02-18T23:43:00Z">
            <w:rPr>
              <w:del w:id="2021" w:author="Zhao, Chengming" w:date="2020-02-18T23:47:00Z"/>
              <w:rFonts w:ascii="Helvetica" w:hAnsi="Helvetica"/>
              <w:kern w:val="28"/>
              <w:sz w:val="28"/>
              <w:szCs w:val="36"/>
            </w:rPr>
          </w:rPrChange>
        </w:rPr>
        <w:pPrChange w:id="2022" w:author="Zhao, Chengming" w:date="2020-04-17T09:45:00Z">
          <w:pPr>
            <w:ind w:left="1440"/>
          </w:pPr>
        </w:pPrChange>
      </w:pPr>
      <w:del w:id="2023" w:author="Zhao, Chengming" w:date="2020-02-18T23:47:00Z">
        <w:r w:rsidRPr="00A9286C" w:rsidDel="00B15A03">
          <w:rPr>
            <w:b w:val="0"/>
            <w:rPrChange w:id="2024" w:author="Zhao, Chengming" w:date="2020-02-18T23:43:00Z">
              <w:rPr>
                <w:rFonts w:ascii="Helvetica" w:hAnsi="Helvetica"/>
                <w:b/>
                <w:kern w:val="28"/>
                <w:sz w:val="28"/>
                <w:szCs w:val="36"/>
              </w:rPr>
            </w:rPrChange>
          </w:rPr>
          <w:tab/>
        </w:r>
        <w:r w:rsidRPr="00A9286C" w:rsidDel="00B15A03">
          <w:rPr>
            <w:b w:val="0"/>
            <w:rPrChange w:id="2025" w:author="Zhao, Chengming" w:date="2020-02-18T23:43:00Z">
              <w:rPr>
                <w:rFonts w:ascii="Helvetica" w:hAnsi="Helvetica"/>
                <w:b/>
                <w:kern w:val="28"/>
                <w:sz w:val="28"/>
                <w:szCs w:val="36"/>
              </w:rPr>
            </w:rPrChange>
          </w:rPr>
          <w:tab/>
          <w:delText>Remote:</w:delText>
        </w:r>
        <w:r w:rsidRPr="00A9286C" w:rsidDel="00B15A03">
          <w:rPr>
            <w:rPrChange w:id="2026" w:author="Zhao, Chengming" w:date="2020-02-18T23:43:00Z">
              <w:rPr>
                <w:rFonts w:ascii="Helvetica" w:hAnsi="Helvetica"/>
                <w:kern w:val="28"/>
                <w:sz w:val="28"/>
                <w:szCs w:val="36"/>
              </w:rPr>
            </w:rPrChange>
          </w:rPr>
          <w:delText xml:space="preserve"> (optional)</w:delText>
        </w:r>
      </w:del>
    </w:p>
    <w:p w14:paraId="12F917BB" w14:textId="4BC07115" w:rsidR="00A46D38" w:rsidRPr="00A9286C" w:rsidDel="00B15A03" w:rsidRDefault="00A46D38">
      <w:pPr>
        <w:pStyle w:val="Heading2"/>
        <w:rPr>
          <w:del w:id="2027" w:author="Zhao, Chengming" w:date="2020-02-18T23:47:00Z"/>
          <w:rPrChange w:id="2028" w:author="Zhao, Chengming" w:date="2020-02-18T23:43:00Z">
            <w:rPr>
              <w:del w:id="2029" w:author="Zhao, Chengming" w:date="2020-02-18T23:47:00Z"/>
              <w:rFonts w:ascii="Helvetica" w:hAnsi="Helvetica"/>
              <w:kern w:val="28"/>
              <w:sz w:val="28"/>
              <w:szCs w:val="36"/>
            </w:rPr>
          </w:rPrChange>
        </w:rPr>
        <w:pPrChange w:id="2030" w:author="Zhao, Chengming" w:date="2020-04-17T09:45:00Z">
          <w:pPr>
            <w:ind w:left="1440"/>
          </w:pPr>
        </w:pPrChange>
      </w:pPr>
      <w:del w:id="2031" w:author="Zhao, Chengming" w:date="2020-02-18T23:47:00Z">
        <w:r w:rsidRPr="00A9286C" w:rsidDel="00B15A03">
          <w:rPr>
            <w:b w:val="0"/>
            <w:rPrChange w:id="2032" w:author="Zhao, Chengming" w:date="2020-02-18T23:43:00Z">
              <w:rPr>
                <w:rFonts w:ascii="Helvetica" w:hAnsi="Helvetica"/>
                <w:b/>
                <w:kern w:val="28"/>
                <w:sz w:val="28"/>
                <w:szCs w:val="36"/>
              </w:rPr>
            </w:rPrChange>
          </w:rPr>
          <w:tab/>
        </w:r>
        <w:r w:rsidRPr="00A9286C" w:rsidDel="00B15A03">
          <w:rPr>
            <w:b w:val="0"/>
            <w:rPrChange w:id="2033" w:author="Zhao, Chengming" w:date="2020-02-18T23:43:00Z">
              <w:rPr>
                <w:rFonts w:ascii="Helvetica" w:hAnsi="Helvetica"/>
                <w:b/>
                <w:kern w:val="28"/>
                <w:sz w:val="28"/>
                <w:szCs w:val="36"/>
              </w:rPr>
            </w:rPrChange>
          </w:rPr>
          <w:tab/>
        </w:r>
        <w:r w:rsidRPr="00A9286C" w:rsidDel="00B15A03">
          <w:rPr>
            <w:b w:val="0"/>
            <w:rPrChange w:id="2034" w:author="Zhao, Chengming" w:date="2020-02-18T23:43:00Z">
              <w:rPr>
                <w:rFonts w:ascii="Helvetica" w:hAnsi="Helvetica"/>
                <w:b/>
                <w:kern w:val="28"/>
                <w:sz w:val="28"/>
                <w:szCs w:val="36"/>
              </w:rPr>
            </w:rPrChange>
          </w:rPr>
          <w:tab/>
          <w:delText>BMC:</w:delText>
        </w:r>
        <w:r w:rsidRPr="00A9286C" w:rsidDel="00B15A03">
          <w:rPr>
            <w:rPrChange w:id="2035" w:author="Zhao, Chengming" w:date="2020-02-18T23:43:00Z">
              <w:rPr>
                <w:rFonts w:ascii="Helvetica" w:hAnsi="Helvetica"/>
                <w:kern w:val="28"/>
                <w:sz w:val="28"/>
                <w:szCs w:val="36"/>
              </w:rPr>
            </w:rPrChange>
          </w:rPr>
          <w:delText xml:space="preserve"> (mandatory)</w:delText>
        </w:r>
      </w:del>
    </w:p>
    <w:p w14:paraId="62FE85F5" w14:textId="2283329F" w:rsidR="00A46D38" w:rsidRPr="00A9286C" w:rsidDel="00B15A03" w:rsidRDefault="00A46D38">
      <w:pPr>
        <w:pStyle w:val="Heading2"/>
        <w:rPr>
          <w:del w:id="2036" w:author="Zhao, Chengming" w:date="2020-02-18T23:47:00Z"/>
          <w:rPrChange w:id="2037" w:author="Zhao, Chengming" w:date="2020-02-18T23:43:00Z">
            <w:rPr>
              <w:del w:id="2038" w:author="Zhao, Chengming" w:date="2020-02-18T23:47:00Z"/>
              <w:rFonts w:ascii="Helvetica" w:hAnsi="Helvetica"/>
              <w:kern w:val="28"/>
              <w:sz w:val="28"/>
              <w:szCs w:val="36"/>
            </w:rPr>
          </w:rPrChange>
        </w:rPr>
        <w:pPrChange w:id="2039" w:author="Zhao, Chengming" w:date="2020-04-17T09:45:00Z">
          <w:pPr>
            <w:ind w:left="1440"/>
          </w:pPr>
        </w:pPrChange>
      </w:pPr>
      <w:del w:id="2040" w:author="Zhao, Chengming" w:date="2020-02-18T23:47:00Z">
        <w:r w:rsidRPr="00A9286C" w:rsidDel="00B15A03">
          <w:rPr>
            <w:b w:val="0"/>
            <w:rPrChange w:id="2041" w:author="Zhao, Chengming" w:date="2020-02-18T23:43:00Z">
              <w:rPr>
                <w:rFonts w:ascii="Helvetica" w:hAnsi="Helvetica"/>
                <w:b/>
                <w:kern w:val="28"/>
                <w:sz w:val="28"/>
                <w:szCs w:val="36"/>
              </w:rPr>
            </w:rPrChange>
          </w:rPr>
          <w:tab/>
        </w:r>
        <w:r w:rsidRPr="00A9286C" w:rsidDel="00B15A03">
          <w:rPr>
            <w:b w:val="0"/>
            <w:rPrChange w:id="2042" w:author="Zhao, Chengming" w:date="2020-02-18T23:43:00Z">
              <w:rPr>
                <w:rFonts w:ascii="Helvetica" w:hAnsi="Helvetica"/>
                <w:b/>
                <w:kern w:val="28"/>
                <w:sz w:val="28"/>
                <w:szCs w:val="36"/>
              </w:rPr>
            </w:rPrChange>
          </w:rPr>
          <w:tab/>
        </w:r>
        <w:r w:rsidRPr="00A9286C" w:rsidDel="00B15A03">
          <w:rPr>
            <w:b w:val="0"/>
            <w:rPrChange w:id="2043" w:author="Zhao, Chengming" w:date="2020-02-18T23:43:00Z">
              <w:rPr>
                <w:rFonts w:ascii="Helvetica" w:hAnsi="Helvetica"/>
                <w:b/>
                <w:kern w:val="28"/>
                <w:sz w:val="28"/>
                <w:szCs w:val="36"/>
              </w:rPr>
            </w:rPrChange>
          </w:rPr>
          <w:tab/>
          <w:delText>PDU:</w:delText>
        </w:r>
        <w:r w:rsidRPr="00A9286C" w:rsidDel="00B15A03">
          <w:rPr>
            <w:rPrChange w:id="2044" w:author="Zhao, Chengming" w:date="2020-02-18T23:43:00Z">
              <w:rPr>
                <w:rFonts w:ascii="Helvetica" w:hAnsi="Helvetica"/>
                <w:kern w:val="28"/>
                <w:sz w:val="28"/>
                <w:szCs w:val="36"/>
              </w:rPr>
            </w:rPrChange>
          </w:rPr>
          <w:delText xml:space="preserve"> (mandatory)</w:delText>
        </w:r>
      </w:del>
    </w:p>
    <w:p w14:paraId="49CF7451" w14:textId="1FC3502C" w:rsidR="00A46D38" w:rsidRPr="00A9286C" w:rsidDel="00B15A03" w:rsidRDefault="00A46D38">
      <w:pPr>
        <w:pStyle w:val="Heading2"/>
        <w:rPr>
          <w:del w:id="2045" w:author="Zhao, Chengming" w:date="2020-02-18T23:47:00Z"/>
          <w:rPrChange w:id="2046" w:author="Zhao, Chengming" w:date="2020-02-18T23:43:00Z">
            <w:rPr>
              <w:del w:id="2047" w:author="Zhao, Chengming" w:date="2020-02-18T23:47:00Z"/>
              <w:rFonts w:ascii="Helvetica" w:hAnsi="Helvetica"/>
              <w:kern w:val="28"/>
              <w:sz w:val="28"/>
              <w:szCs w:val="36"/>
            </w:rPr>
          </w:rPrChange>
        </w:rPr>
        <w:pPrChange w:id="2048" w:author="Zhao, Chengming" w:date="2020-04-17T09:45:00Z">
          <w:pPr>
            <w:ind w:left="1440"/>
          </w:pPr>
        </w:pPrChange>
      </w:pPr>
      <w:del w:id="2049" w:author="Zhao, Chengming" w:date="2020-02-18T23:47:00Z">
        <w:r w:rsidRPr="00A9286C" w:rsidDel="00B15A03">
          <w:rPr>
            <w:b w:val="0"/>
            <w:rPrChange w:id="2050" w:author="Zhao, Chengming" w:date="2020-02-18T23:43:00Z">
              <w:rPr>
                <w:rFonts w:ascii="Helvetica" w:hAnsi="Helvetica"/>
                <w:b/>
                <w:kern w:val="28"/>
                <w:sz w:val="28"/>
                <w:szCs w:val="36"/>
              </w:rPr>
            </w:rPrChange>
          </w:rPr>
          <w:tab/>
          <w:delText xml:space="preserve">BIOS: </w:delText>
        </w:r>
        <w:r w:rsidRPr="00A9286C" w:rsidDel="00B15A03">
          <w:rPr>
            <w:rPrChange w:id="2051" w:author="Zhao, Chengming" w:date="2020-02-18T23:43:00Z">
              <w:rPr>
                <w:rFonts w:ascii="Helvetica" w:hAnsi="Helvetica"/>
                <w:kern w:val="28"/>
                <w:sz w:val="28"/>
                <w:szCs w:val="36"/>
              </w:rPr>
            </w:rPrChange>
          </w:rPr>
          <w:delText>(optional)</w:delText>
        </w:r>
      </w:del>
    </w:p>
    <w:p w14:paraId="68CA61F1" w14:textId="00D123D3" w:rsidR="00A46D38" w:rsidRPr="00A9286C" w:rsidDel="00B15A03" w:rsidRDefault="00A46D38">
      <w:pPr>
        <w:pStyle w:val="Heading2"/>
        <w:rPr>
          <w:del w:id="2052" w:author="Zhao, Chengming" w:date="2020-02-18T23:47:00Z"/>
          <w:rPrChange w:id="2053" w:author="Zhao, Chengming" w:date="2020-02-18T23:43:00Z">
            <w:rPr>
              <w:del w:id="2054" w:author="Zhao, Chengming" w:date="2020-02-18T23:47:00Z"/>
              <w:rFonts w:ascii="Helvetica" w:hAnsi="Helvetica"/>
              <w:kern w:val="28"/>
              <w:sz w:val="28"/>
              <w:szCs w:val="36"/>
            </w:rPr>
          </w:rPrChange>
        </w:rPr>
        <w:pPrChange w:id="2055" w:author="Zhao, Chengming" w:date="2020-04-17T09:45:00Z">
          <w:pPr>
            <w:ind w:left="1440"/>
          </w:pPr>
        </w:pPrChange>
      </w:pPr>
      <w:del w:id="2056" w:author="Zhao, Chengming" w:date="2020-02-18T23:47:00Z">
        <w:r w:rsidRPr="00A9286C" w:rsidDel="00B15A03">
          <w:rPr>
            <w:rPrChange w:id="2057" w:author="Zhao, Chengming" w:date="2020-02-18T23:43:00Z">
              <w:rPr>
                <w:rFonts w:ascii="Helvetica" w:hAnsi="Helvetica"/>
                <w:kern w:val="28"/>
                <w:sz w:val="28"/>
                <w:szCs w:val="36"/>
              </w:rPr>
            </w:rPrChange>
          </w:rPr>
          <w:tab/>
        </w:r>
        <w:r w:rsidRPr="00A9286C" w:rsidDel="00B15A03">
          <w:rPr>
            <w:rPrChange w:id="2058" w:author="Zhao, Chengming" w:date="2020-02-18T23:43:00Z">
              <w:rPr>
                <w:rFonts w:ascii="Helvetica" w:hAnsi="Helvetica"/>
                <w:kern w:val="28"/>
                <w:sz w:val="28"/>
                <w:szCs w:val="36"/>
              </w:rPr>
            </w:rPrChange>
          </w:rPr>
          <w:tab/>
        </w:r>
        <w:r w:rsidRPr="00A9286C" w:rsidDel="00B15A03">
          <w:rPr>
            <w:b w:val="0"/>
            <w:rPrChange w:id="2059" w:author="Zhao, Chengming" w:date="2020-02-18T23:43:00Z">
              <w:rPr>
                <w:rFonts w:ascii="Helvetica" w:hAnsi="Helvetica"/>
                <w:b/>
                <w:kern w:val="28"/>
                <w:sz w:val="28"/>
                <w:szCs w:val="36"/>
              </w:rPr>
            </w:rPrChange>
          </w:rPr>
          <w:delText>Redfish</w:delText>
        </w:r>
        <w:r w:rsidRPr="00A9286C" w:rsidDel="00B15A03">
          <w:rPr>
            <w:rPrChange w:id="2060" w:author="Zhao, Chengming" w:date="2020-02-18T23:43:00Z">
              <w:rPr>
                <w:rFonts w:ascii="Helvetica" w:hAnsi="Helvetica"/>
                <w:kern w:val="28"/>
                <w:sz w:val="28"/>
                <w:szCs w:val="36"/>
              </w:rPr>
            </w:rPrChange>
          </w:rPr>
          <w:delText>:</w:delText>
        </w:r>
        <w:r w:rsidR="0083615F" w:rsidRPr="00A9286C" w:rsidDel="00B15A03">
          <w:rPr>
            <w:rPrChange w:id="2061" w:author="Zhao, Chengming" w:date="2020-02-18T23:43:00Z">
              <w:rPr>
                <w:rFonts w:ascii="Helvetica" w:hAnsi="Helvetica"/>
                <w:kern w:val="28"/>
                <w:sz w:val="28"/>
                <w:szCs w:val="36"/>
              </w:rPr>
            </w:rPrChange>
          </w:rPr>
          <w:delText xml:space="preserve"> (optional)</w:delText>
        </w:r>
      </w:del>
    </w:p>
    <w:p w14:paraId="0DDFDCD9" w14:textId="2C3BBC83" w:rsidR="00A46D38" w:rsidRPr="00A9286C" w:rsidDel="00B15A03" w:rsidRDefault="00A46D38">
      <w:pPr>
        <w:pStyle w:val="Heading2"/>
        <w:rPr>
          <w:del w:id="2062" w:author="Zhao, Chengming" w:date="2020-02-18T23:47:00Z"/>
          <w:rPrChange w:id="2063" w:author="Zhao, Chengming" w:date="2020-02-18T23:43:00Z">
            <w:rPr>
              <w:del w:id="2064" w:author="Zhao, Chengming" w:date="2020-02-18T23:47:00Z"/>
              <w:rFonts w:ascii="Helvetica" w:hAnsi="Helvetica"/>
              <w:kern w:val="28"/>
              <w:sz w:val="28"/>
              <w:szCs w:val="36"/>
            </w:rPr>
          </w:rPrChange>
        </w:rPr>
        <w:pPrChange w:id="2065" w:author="Zhao, Chengming" w:date="2020-04-17T09:45:00Z">
          <w:pPr>
            <w:ind w:left="1440"/>
          </w:pPr>
        </w:pPrChange>
      </w:pPr>
      <w:del w:id="2066" w:author="Zhao, Chengming" w:date="2020-02-18T23:47:00Z">
        <w:r w:rsidRPr="00A9286C" w:rsidDel="00B15A03">
          <w:rPr>
            <w:rPrChange w:id="2067" w:author="Zhao, Chengming" w:date="2020-02-18T23:43:00Z">
              <w:rPr>
                <w:rFonts w:ascii="Helvetica" w:hAnsi="Helvetica"/>
                <w:kern w:val="28"/>
                <w:sz w:val="28"/>
                <w:szCs w:val="36"/>
              </w:rPr>
            </w:rPrChange>
          </w:rPr>
          <w:tab/>
        </w:r>
        <w:r w:rsidRPr="00A9286C" w:rsidDel="00B15A03">
          <w:rPr>
            <w:rPrChange w:id="2068" w:author="Zhao, Chengming" w:date="2020-02-18T23:43:00Z">
              <w:rPr>
                <w:rFonts w:ascii="Helvetica" w:hAnsi="Helvetica"/>
                <w:kern w:val="28"/>
                <w:sz w:val="28"/>
                <w:szCs w:val="36"/>
              </w:rPr>
            </w:rPrChange>
          </w:rPr>
          <w:tab/>
        </w:r>
        <w:r w:rsidRPr="00A9286C" w:rsidDel="00B15A03">
          <w:rPr>
            <w:b w:val="0"/>
            <w:rPrChange w:id="2069" w:author="Zhao, Chengming" w:date="2020-02-18T23:43:00Z">
              <w:rPr>
                <w:rFonts w:ascii="Helvetica" w:hAnsi="Helvetica"/>
                <w:b/>
                <w:kern w:val="28"/>
                <w:sz w:val="28"/>
                <w:szCs w:val="36"/>
              </w:rPr>
            </w:rPrChange>
          </w:rPr>
          <w:delText>XmlCli</w:delText>
        </w:r>
        <w:r w:rsidRPr="00A9286C" w:rsidDel="00B15A03">
          <w:rPr>
            <w:rPrChange w:id="2070" w:author="Zhao, Chengming" w:date="2020-02-18T23:43:00Z">
              <w:rPr>
                <w:rFonts w:ascii="Helvetica" w:hAnsi="Helvetica"/>
                <w:kern w:val="28"/>
                <w:sz w:val="28"/>
                <w:szCs w:val="36"/>
              </w:rPr>
            </w:rPrChange>
          </w:rPr>
          <w:delText>:</w:delText>
        </w:r>
        <w:r w:rsidR="0083615F" w:rsidRPr="00A9286C" w:rsidDel="00B15A03">
          <w:rPr>
            <w:rPrChange w:id="2071" w:author="Zhao, Chengming" w:date="2020-02-18T23:43:00Z">
              <w:rPr>
                <w:rFonts w:ascii="Helvetica" w:hAnsi="Helvetica"/>
                <w:kern w:val="28"/>
                <w:sz w:val="28"/>
                <w:szCs w:val="36"/>
              </w:rPr>
            </w:rPrChange>
          </w:rPr>
          <w:delText xml:space="preserve"> (optional)</w:delText>
        </w:r>
      </w:del>
    </w:p>
    <w:p w14:paraId="08C11705" w14:textId="7363C32E" w:rsidR="00B15A03" w:rsidRPr="00A9286C" w:rsidDel="00285399" w:rsidRDefault="0083615F">
      <w:pPr>
        <w:pStyle w:val="Heading2"/>
        <w:rPr>
          <w:del w:id="2072" w:author="Zhao, Chengming" w:date="2020-02-20T21:18:00Z"/>
          <w:rPrChange w:id="2073" w:author="Zhao, Chengming" w:date="2020-02-18T23:43:00Z">
            <w:rPr>
              <w:del w:id="2074" w:author="Zhao, Chengming" w:date="2020-02-20T21:18:00Z"/>
              <w:rFonts w:ascii="Helvetica" w:hAnsi="Helvetica"/>
              <w:kern w:val="28"/>
              <w:sz w:val="28"/>
              <w:szCs w:val="36"/>
            </w:rPr>
          </w:rPrChange>
        </w:rPr>
        <w:pPrChange w:id="2075" w:author="Zhao, Chengming" w:date="2020-04-17T09:45:00Z">
          <w:pPr>
            <w:ind w:left="1440"/>
          </w:pPr>
        </w:pPrChange>
      </w:pPr>
      <w:del w:id="2076" w:author="Zhao, Chengming" w:date="2020-02-18T23:47:00Z">
        <w:r w:rsidRPr="00A9286C" w:rsidDel="00B15A03">
          <w:rPr>
            <w:b w:val="0"/>
            <w:rPrChange w:id="2077" w:author="Zhao, Chengming" w:date="2020-02-18T23:43:00Z">
              <w:rPr>
                <w:rFonts w:ascii="Helvetica" w:hAnsi="Helvetica"/>
                <w:b/>
                <w:kern w:val="28"/>
                <w:sz w:val="28"/>
                <w:szCs w:val="36"/>
              </w:rPr>
            </w:rPrChange>
          </w:rPr>
          <w:tab/>
        </w:r>
        <w:r w:rsidRPr="00A9286C" w:rsidDel="00B15A03">
          <w:rPr>
            <w:b w:val="0"/>
            <w:rPrChange w:id="2078" w:author="Zhao, Chengming" w:date="2020-02-18T23:43:00Z">
              <w:rPr>
                <w:rFonts w:ascii="Helvetica" w:hAnsi="Helvetica"/>
                <w:b/>
                <w:kern w:val="28"/>
                <w:sz w:val="28"/>
                <w:szCs w:val="36"/>
              </w:rPr>
            </w:rPrChange>
          </w:rPr>
          <w:tab/>
          <w:delText>Simics</w:delText>
        </w:r>
        <w:r w:rsidRPr="00A9286C" w:rsidDel="00B15A03">
          <w:rPr>
            <w:rPrChange w:id="2079" w:author="Zhao, Chengming" w:date="2020-02-18T23:43:00Z">
              <w:rPr>
                <w:rFonts w:ascii="Helvetica" w:hAnsi="Helvetica"/>
                <w:kern w:val="28"/>
                <w:sz w:val="28"/>
                <w:szCs w:val="36"/>
              </w:rPr>
            </w:rPrChange>
          </w:rPr>
          <w:delText>: (optional)</w:delText>
        </w:r>
        <w:commentRangeEnd w:id="1815"/>
        <w:r w:rsidR="001F1255" w:rsidRPr="00A9286C" w:rsidDel="00B15A03">
          <w:rPr>
            <w:rStyle w:val="CommentReference"/>
            <w:rFonts w:asciiTheme="majorHAnsi" w:hAnsiTheme="majorHAnsi"/>
            <w:sz w:val="20"/>
            <w:szCs w:val="20"/>
            <w:rPrChange w:id="2080" w:author="Zhao, Chengming" w:date="2020-02-18T23:43:00Z">
              <w:rPr>
                <w:rStyle w:val="CommentReference"/>
              </w:rPr>
            </w:rPrChange>
          </w:rPr>
          <w:commentReference w:id="1815"/>
        </w:r>
      </w:del>
    </w:p>
    <w:p w14:paraId="3A36423A" w14:textId="27F750A8" w:rsidR="00B15A03" w:rsidDel="00285399" w:rsidRDefault="00B15A03">
      <w:pPr>
        <w:pStyle w:val="Heading2"/>
        <w:rPr>
          <w:del w:id="2081" w:author="Zhao, Chengming" w:date="2020-02-20T21:18:00Z"/>
        </w:rPr>
        <w:pPrChange w:id="2082" w:author="Zhao, Chengming" w:date="2020-04-17T09:45:00Z">
          <w:pPr/>
        </w:pPrChange>
      </w:pPr>
    </w:p>
    <w:p w14:paraId="59B3DBEA" w14:textId="42B8EAD9" w:rsidR="00A941CB" w:rsidRPr="00444F91" w:rsidDel="00285399" w:rsidRDefault="00A941CB">
      <w:pPr>
        <w:pStyle w:val="Heading2"/>
        <w:rPr>
          <w:del w:id="2083" w:author="Zhao, Chengming" w:date="2020-02-20T21:18:00Z"/>
        </w:rPr>
        <w:pPrChange w:id="2084" w:author="Zhao, Chengming" w:date="2020-04-17T09:45:00Z">
          <w:pPr/>
        </w:pPrChange>
      </w:pPr>
      <w:del w:id="2085" w:author="Zhao, Chengming" w:date="2020-02-20T21:18:00Z">
        <w:r w:rsidRPr="00444F91" w:rsidDel="00285399">
          <w:delText>Configuration Example:</w:delText>
        </w:r>
      </w:del>
    </w:p>
    <w:p w14:paraId="1088C864" w14:textId="0C07576A" w:rsidR="00444F91" w:rsidRPr="00444F91" w:rsidDel="00285399" w:rsidRDefault="00444F91">
      <w:pPr>
        <w:pStyle w:val="Heading2"/>
        <w:rPr>
          <w:del w:id="2086" w:author="Zhao, Chengming" w:date="2020-02-20T21:18:00Z"/>
          <w:color w:val="A9B7C6"/>
          <w:lang w:eastAsia="zh-CN"/>
        </w:rPr>
        <w:pPrChange w:id="2087" w:author="Zhao, Chengming" w:date="2020-04-17T09:45:00Z">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pPr>
        </w:pPrChange>
      </w:pPr>
      <w:del w:id="2088" w:author="Zhao, Chengming" w:date="2020-02-20T21:18:00Z">
        <w:r w:rsidRPr="00444F91" w:rsidDel="00285399">
          <w:rPr>
            <w:lang w:eastAsia="zh-CN"/>
          </w:rPr>
          <w:delText>&lt;?</w:delText>
        </w:r>
        <w:r w:rsidRPr="00444F91" w:rsidDel="00285399">
          <w:rPr>
            <w:color w:val="BABABA"/>
            <w:lang w:eastAsia="zh-CN"/>
          </w:rPr>
          <w:delText>xml version=</w:delText>
        </w:r>
        <w:r w:rsidRPr="00444F91" w:rsidDel="00285399">
          <w:rPr>
            <w:color w:val="6A8759"/>
            <w:lang w:eastAsia="zh-CN"/>
          </w:rPr>
          <w:delText xml:space="preserve">"1.0" </w:delText>
        </w:r>
        <w:r w:rsidRPr="00444F91" w:rsidDel="00285399">
          <w:rPr>
            <w:color w:val="BABABA"/>
            <w:lang w:eastAsia="zh-CN"/>
          </w:rPr>
          <w:delText>encoding=</w:delText>
        </w:r>
        <w:r w:rsidRPr="00444F91" w:rsidDel="00285399">
          <w:rPr>
            <w:color w:val="6A8759"/>
            <w:lang w:eastAsia="zh-CN"/>
          </w:rPr>
          <w:delText>"ISO-8859-1"</w:delText>
        </w:r>
        <w:r w:rsidRPr="00444F91" w:rsidDel="00285399">
          <w:rPr>
            <w:lang w:eastAsia="zh-CN"/>
          </w:rPr>
          <w:delText>?&gt;</w:delText>
        </w:r>
        <w:r w:rsidRPr="00444F91" w:rsidDel="00285399">
          <w:rPr>
            <w:lang w:eastAsia="zh-CN"/>
          </w:rPr>
          <w:br/>
          <w:delText>&lt;core&gt;</w:delText>
        </w:r>
        <w:r w:rsidRPr="00444F91" w:rsidDel="00285399">
          <w:rPr>
            <w:lang w:eastAsia="zh-CN"/>
          </w:rPr>
          <w:br/>
          <w:delText xml:space="preserve">    &lt;version&gt;</w:delText>
        </w:r>
        <w:r w:rsidRPr="00444F91" w:rsidDel="00285399">
          <w:rPr>
            <w:color w:val="A9B7C6"/>
            <w:lang w:eastAsia="zh-CN"/>
          </w:rPr>
          <w:delText>v1.15</w:delText>
        </w:r>
        <w:r w:rsidRPr="00444F91" w:rsidDel="00285399">
          <w:rPr>
            <w:lang w:eastAsia="zh-CN"/>
          </w:rPr>
          <w:delText>&lt;/version&gt;</w:delText>
        </w:r>
        <w:r w:rsidRPr="00444F91" w:rsidDel="00285399">
          <w:rPr>
            <w:lang w:eastAsia="zh-CN"/>
          </w:rPr>
          <w:br/>
          <w:delText xml:space="preserve">    &lt;host&gt;</w:delText>
        </w:r>
        <w:r w:rsidRPr="00444F91" w:rsidDel="00285399">
          <w:rPr>
            <w:lang w:eastAsia="zh-CN"/>
          </w:rPr>
          <w:br/>
          <w:delText xml:space="preserve">        &lt;logging </w:delText>
        </w:r>
        <w:r w:rsidRPr="00444F91" w:rsidDel="00285399">
          <w:rPr>
            <w:color w:val="BABABA"/>
            <w:lang w:eastAsia="zh-CN"/>
          </w:rPr>
          <w:delText>format=</w:delText>
        </w:r>
        <w:r w:rsidRPr="00444F91" w:rsidDel="00285399">
          <w:rPr>
            <w:color w:val="6A8759"/>
            <w:lang w:eastAsia="zh-CN"/>
          </w:rPr>
          <w:delText>"jUnit"</w:delText>
        </w:r>
        <w:r w:rsidRPr="00444F91" w:rsidDel="00285399">
          <w:rPr>
            <w:lang w:eastAsia="zh-CN"/>
          </w:rPr>
          <w:delText>/&gt;</w:delText>
        </w:r>
        <w:r w:rsidRPr="00444F91" w:rsidDel="00285399">
          <w:rPr>
            <w:lang w:eastAsia="zh-CN"/>
          </w:rPr>
          <w:br/>
          <w:delText xml:space="preserve">        &lt;pythonsv </w:delText>
        </w:r>
        <w:r w:rsidRPr="00444F91" w:rsidDel="00285399">
          <w:rPr>
            <w:color w:val="BABABA"/>
            <w:lang w:eastAsia="zh-CN"/>
          </w:rPr>
          <w:delText>path=</w:delText>
        </w:r>
        <w:r w:rsidRPr="00444F91" w:rsidDel="00285399">
          <w:rPr>
            <w:color w:val="6A8759"/>
            <w:lang w:eastAsia="zh-CN"/>
          </w:rPr>
          <w:delText>"c:\pythonsv"</w:delText>
        </w:r>
        <w:r w:rsidRPr="00444F91" w:rsidDel="00285399">
          <w:rPr>
            <w:lang w:eastAsia="zh-CN"/>
          </w:rPr>
          <w:delText>/&gt;</w:delText>
        </w:r>
        <w:r w:rsidRPr="00444F91" w:rsidDel="00285399">
          <w:rPr>
            <w:lang w:eastAsia="zh-CN"/>
          </w:rPr>
          <w:br/>
          <w:delText xml:space="preserve">        &lt;root&gt;</w:delText>
        </w:r>
        <w:r w:rsidRPr="00444F91" w:rsidDel="00285399">
          <w:rPr>
            <w:color w:val="A9B7C6"/>
            <w:lang w:eastAsia="zh-CN"/>
          </w:rPr>
          <w:delText>C:\workspace</w:delText>
        </w:r>
        <w:r w:rsidRPr="00444F91" w:rsidDel="00285399">
          <w:rPr>
            <w:lang w:eastAsia="zh-CN"/>
          </w:rPr>
          <w:delText>&lt;/root&gt;</w:delText>
        </w:r>
        <w:r w:rsidRPr="00444F91" w:rsidDel="00285399">
          <w:rPr>
            <w:lang w:eastAsia="zh-CN"/>
          </w:rPr>
          <w:br/>
          <w:delText xml:space="preserve">        &lt;em100 </w:delText>
        </w:r>
        <w:r w:rsidRPr="00444F91" w:rsidDel="00285399">
          <w:rPr>
            <w:color w:val="BABABA"/>
            <w:lang w:eastAsia="zh-CN"/>
          </w:rPr>
          <w:delText>path=</w:delText>
        </w:r>
        <w:r w:rsidRPr="00444F91" w:rsidDel="00285399">
          <w:rPr>
            <w:color w:val="6A8759"/>
            <w:lang w:eastAsia="zh-CN"/>
          </w:rPr>
          <w:delText>"C:\Program Files (x86)\DediProg\EM100\"</w:delText>
        </w:r>
        <w:r w:rsidRPr="00444F91" w:rsidDel="00285399">
          <w:rPr>
            <w:lang w:eastAsia="zh-CN"/>
          </w:rPr>
          <w:delText>&gt;</w:delText>
        </w:r>
        <w:r w:rsidRPr="00444F91" w:rsidDel="00285399">
          <w:rPr>
            <w:lang w:eastAsia="zh-CN"/>
          </w:rPr>
          <w:br/>
          <w:delText xml:space="preserve">            &lt;devices&gt;</w:delText>
        </w:r>
        <w:r w:rsidRPr="00444F91" w:rsidDel="00285399">
          <w:rPr>
            <w:color w:val="A9B7C6"/>
            <w:lang w:eastAsia="zh-CN"/>
          </w:rPr>
          <w:delText>PCH=1;BMC=2</w:delText>
        </w:r>
        <w:r w:rsidRPr="00444F91" w:rsidDel="00285399">
          <w:rPr>
            <w:lang w:eastAsia="zh-CN"/>
          </w:rPr>
          <w:delText>&lt;/devices&gt;</w:delText>
        </w:r>
        <w:r w:rsidRPr="00444F91" w:rsidDel="00285399">
          <w:rPr>
            <w:lang w:eastAsia="zh-CN"/>
          </w:rPr>
          <w:br/>
          <w:delText xml:space="preserve">        &lt;/em100&gt;</w:delText>
        </w:r>
        <w:r w:rsidRPr="00444F91" w:rsidDel="00285399">
          <w:rPr>
            <w:lang w:eastAsia="zh-CN"/>
          </w:rPr>
          <w:br/>
          <w:delText xml:space="preserve">        &lt;os </w:delText>
        </w:r>
        <w:r w:rsidRPr="00444F91" w:rsidDel="00285399">
          <w:rPr>
            <w:color w:val="BABABA"/>
            <w:lang w:eastAsia="zh-CN"/>
          </w:rPr>
          <w:delText>name=</w:delText>
        </w:r>
        <w:r w:rsidRPr="00444F91" w:rsidDel="00285399">
          <w:rPr>
            <w:color w:val="6A8759"/>
            <w:lang w:eastAsia="zh-CN"/>
          </w:rPr>
          <w:delText xml:space="preserve">"Windows" </w:delText>
        </w:r>
        <w:r w:rsidRPr="00444F91" w:rsidDel="00285399">
          <w:rPr>
            <w:color w:val="BABABA"/>
            <w:lang w:eastAsia="zh-CN"/>
          </w:rPr>
          <w:delText>version=</w:delText>
        </w:r>
        <w:r w:rsidRPr="00444F91" w:rsidDel="00285399">
          <w:rPr>
            <w:color w:val="6A8759"/>
            <w:lang w:eastAsia="zh-CN"/>
          </w:rPr>
          <w:delText>"10"</w:delText>
        </w:r>
        <w:r w:rsidRPr="00444F91" w:rsidDel="00285399">
          <w:rPr>
            <w:lang w:eastAsia="zh-CN"/>
          </w:rPr>
          <w:delText>&gt;</w:delText>
        </w:r>
        <w:r w:rsidRPr="00444F91" w:rsidDel="00285399">
          <w:rPr>
            <w:lang w:eastAsia="zh-CN"/>
          </w:rPr>
          <w:br/>
          <w:delText xml:space="preserve">            &lt;kernel </w:delText>
        </w:r>
        <w:r w:rsidRPr="00444F91" w:rsidDel="00285399">
          <w:rPr>
            <w:color w:val="BABABA"/>
            <w:lang w:eastAsia="zh-CN"/>
          </w:rPr>
          <w:delText>version=</w:delText>
        </w:r>
        <w:r w:rsidRPr="00444F91" w:rsidDel="00285399">
          <w:rPr>
            <w:color w:val="6A8759"/>
            <w:lang w:eastAsia="zh-CN"/>
          </w:rPr>
          <w:delText>"10.0.14393"</w:delText>
        </w:r>
        <w:r w:rsidRPr="00444F91" w:rsidDel="00285399">
          <w:rPr>
            <w:lang w:eastAsia="zh-CN"/>
          </w:rPr>
          <w:delText>&gt;&lt;/kernel&gt;</w:delText>
        </w:r>
        <w:r w:rsidRPr="00444F91" w:rsidDel="00285399">
          <w:rPr>
            <w:lang w:eastAsia="zh-CN"/>
          </w:rPr>
          <w:br/>
          <w:delText xml:space="preserve">        &lt;/os&gt;</w:delText>
        </w:r>
        <w:r w:rsidRPr="00444F91" w:rsidDel="00285399">
          <w:rPr>
            <w:lang w:eastAsia="zh-CN"/>
          </w:rPr>
          <w:br/>
          <w:delText xml:space="preserve">    &lt;/host&gt;</w:delText>
        </w:r>
        <w:r w:rsidRPr="00444F91" w:rsidDel="00285399">
          <w:rPr>
            <w:lang w:eastAsia="zh-CN"/>
          </w:rPr>
          <w:br/>
          <w:delText xml:space="preserve">    &lt;suts&gt;</w:delText>
        </w:r>
        <w:r w:rsidRPr="00444F91" w:rsidDel="00285399">
          <w:rPr>
            <w:lang w:eastAsia="zh-CN"/>
          </w:rPr>
          <w:br/>
          <w:delText xml:space="preserve">        &lt;sut </w:delText>
        </w:r>
        <w:r w:rsidRPr="00444F91" w:rsidDel="00285399">
          <w:rPr>
            <w:color w:val="BABABA"/>
            <w:lang w:eastAsia="zh-CN"/>
          </w:rPr>
          <w:delText>ip=</w:delText>
        </w:r>
        <w:r w:rsidRPr="00444F91" w:rsidDel="00285399">
          <w:rPr>
            <w:color w:val="6A8759"/>
            <w:lang w:eastAsia="zh-CN"/>
          </w:rPr>
          <w:delText>"10.13.168.111"</w:delText>
        </w:r>
        <w:r w:rsidRPr="00444F91" w:rsidDel="00285399">
          <w:rPr>
            <w:lang w:eastAsia="zh-CN"/>
          </w:rPr>
          <w:delText>&gt;</w:delText>
        </w:r>
        <w:r w:rsidRPr="00444F91" w:rsidDel="00285399">
          <w:rPr>
            <w:lang w:eastAsia="zh-CN"/>
          </w:rPr>
          <w:br/>
          <w:delText xml:space="preserve">            &lt;os </w:delText>
        </w:r>
        <w:r w:rsidRPr="00444F91" w:rsidDel="00285399">
          <w:rPr>
            <w:color w:val="BABABA"/>
            <w:lang w:eastAsia="zh-CN"/>
          </w:rPr>
          <w:delText>name=</w:delText>
        </w:r>
        <w:r w:rsidRPr="00444F91" w:rsidDel="00285399">
          <w:rPr>
            <w:color w:val="6A8759"/>
            <w:lang w:eastAsia="zh-CN"/>
          </w:rPr>
          <w:delText xml:space="preserve">"Linux" </w:delText>
        </w:r>
        <w:r w:rsidRPr="00444F91" w:rsidDel="00285399">
          <w:rPr>
            <w:color w:val="BABABA"/>
            <w:lang w:eastAsia="zh-CN"/>
          </w:rPr>
          <w:delText>version=</w:delText>
        </w:r>
        <w:r w:rsidRPr="00444F91" w:rsidDel="00285399">
          <w:rPr>
            <w:color w:val="6A8759"/>
            <w:lang w:eastAsia="zh-CN"/>
          </w:rPr>
          <w:delText xml:space="preserve">"3.10" </w:delText>
        </w:r>
        <w:r w:rsidRPr="00444F91" w:rsidDel="00285399">
          <w:rPr>
            <w:color w:val="BABABA"/>
            <w:lang w:eastAsia="zh-CN"/>
          </w:rPr>
          <w:delText>subtype=</w:delText>
        </w:r>
        <w:r w:rsidRPr="00444F91" w:rsidDel="00285399">
          <w:rPr>
            <w:color w:val="6A8759"/>
            <w:lang w:eastAsia="zh-CN"/>
          </w:rPr>
          <w:delText>"RHEL"</w:delText>
        </w:r>
        <w:r w:rsidRPr="00444F91" w:rsidDel="00285399">
          <w:rPr>
            <w:lang w:eastAsia="zh-CN"/>
          </w:rPr>
          <w:delText>&gt;</w:delText>
        </w:r>
        <w:r w:rsidRPr="00444F91" w:rsidDel="00285399">
          <w:rPr>
            <w:lang w:eastAsia="zh-CN"/>
          </w:rPr>
          <w:br/>
          <w:delText xml:space="preserve">                &lt;crediential </w:delText>
        </w:r>
        <w:r w:rsidRPr="00444F91" w:rsidDel="00285399">
          <w:rPr>
            <w:color w:val="BABABA"/>
            <w:lang w:eastAsia="zh-CN"/>
          </w:rPr>
          <w:delText>user=</w:delText>
        </w:r>
        <w:r w:rsidRPr="00444F91" w:rsidDel="00285399">
          <w:rPr>
            <w:color w:val="6A8759"/>
            <w:lang w:eastAsia="zh-CN"/>
          </w:rPr>
          <w:delText xml:space="preserve">"xxxx" </w:delText>
        </w:r>
        <w:r w:rsidRPr="00444F91" w:rsidDel="00285399">
          <w:rPr>
            <w:color w:val="BABABA"/>
            <w:lang w:eastAsia="zh-CN"/>
          </w:rPr>
          <w:delText>password=</w:delText>
        </w:r>
        <w:r w:rsidRPr="00444F91" w:rsidDel="00285399">
          <w:rPr>
            <w:color w:val="6A8759"/>
            <w:lang w:eastAsia="zh-CN"/>
          </w:rPr>
          <w:delText>"xxxxx"</w:delText>
        </w:r>
        <w:r w:rsidRPr="00444F91" w:rsidDel="00285399">
          <w:rPr>
            <w:lang w:eastAsia="zh-CN"/>
          </w:rPr>
          <w:delText>/&gt;</w:delText>
        </w:r>
        <w:r w:rsidRPr="00444F91" w:rsidDel="00285399">
          <w:rPr>
            <w:lang w:eastAsia="zh-CN"/>
          </w:rPr>
          <w:br/>
          <w:delText xml:space="preserve">                &lt;serial </w:delText>
        </w:r>
        <w:r w:rsidRPr="00444F91" w:rsidDel="00285399">
          <w:rPr>
            <w:color w:val="BABABA"/>
            <w:lang w:eastAsia="zh-CN"/>
          </w:rPr>
          <w:delText>path=</w:delText>
        </w:r>
        <w:r w:rsidRPr="00444F91" w:rsidDel="00285399">
          <w:rPr>
            <w:color w:val="6A8759"/>
            <w:lang w:eastAsia="zh-CN"/>
          </w:rPr>
          <w:delText>"C:\Program Files (x86)\com0com"</w:delText>
        </w:r>
        <w:r w:rsidRPr="00444F91" w:rsidDel="00285399">
          <w:rPr>
            <w:lang w:eastAsia="zh-CN"/>
          </w:rPr>
          <w:delText>&gt;</w:delText>
        </w:r>
        <w:r w:rsidRPr="00444F91" w:rsidDel="00285399">
          <w:rPr>
            <w:lang w:eastAsia="zh-CN"/>
          </w:rPr>
          <w:br/>
          <w:delText xml:space="preserve">                    &lt;baudrate&gt;</w:delText>
        </w:r>
        <w:r w:rsidRPr="00444F91" w:rsidDel="00285399">
          <w:rPr>
            <w:color w:val="A9B7C6"/>
            <w:lang w:eastAsia="zh-CN"/>
          </w:rPr>
          <w:delText>115200</w:delText>
        </w:r>
        <w:r w:rsidRPr="00444F91" w:rsidDel="00285399">
          <w:rPr>
            <w:lang w:eastAsia="zh-CN"/>
          </w:rPr>
          <w:delText>&lt;/baudrate&gt;</w:delText>
        </w:r>
        <w:r w:rsidRPr="00444F91" w:rsidDel="00285399">
          <w:rPr>
            <w:lang w:eastAsia="zh-CN"/>
          </w:rPr>
          <w:br/>
          <w:delText xml:space="preserve">                    &lt;port </w:delText>
        </w:r>
        <w:r w:rsidRPr="00444F91" w:rsidDel="00285399">
          <w:rPr>
            <w:color w:val="BABABA"/>
            <w:lang w:eastAsia="zh-CN"/>
          </w:rPr>
          <w:delText>type=</w:delText>
        </w:r>
        <w:r w:rsidRPr="00444F91" w:rsidDel="00285399">
          <w:rPr>
            <w:color w:val="6A8759"/>
            <w:lang w:eastAsia="zh-CN"/>
          </w:rPr>
          <w:delText>"host"</w:delText>
        </w:r>
        <w:r w:rsidRPr="00444F91" w:rsidDel="00285399">
          <w:rPr>
            <w:lang w:eastAsia="zh-CN"/>
          </w:rPr>
          <w:delText>&gt;</w:delText>
        </w:r>
        <w:r w:rsidRPr="00444F91" w:rsidDel="00285399">
          <w:rPr>
            <w:color w:val="A9B7C6"/>
            <w:lang w:eastAsia="zh-CN"/>
          </w:rPr>
          <w:delText>COM4</w:delText>
        </w:r>
        <w:r w:rsidRPr="00444F91" w:rsidDel="00285399">
          <w:rPr>
            <w:lang w:eastAsia="zh-CN"/>
          </w:rPr>
          <w:delText>&lt;/port&gt;</w:delText>
        </w:r>
        <w:r w:rsidRPr="00444F91" w:rsidDel="00285399">
          <w:rPr>
            <w:lang w:eastAsia="zh-CN"/>
          </w:rPr>
          <w:br/>
          <w:delText xml:space="preserve">                &lt;/serial&gt;</w:delText>
        </w:r>
        <w:r w:rsidRPr="00444F91" w:rsidDel="00285399">
          <w:rPr>
            <w:lang w:eastAsia="zh-CN"/>
          </w:rPr>
          <w:br/>
          <w:delText xml:space="preserve">                &lt;network&gt;</w:delText>
        </w:r>
        <w:r w:rsidRPr="00444F91" w:rsidDel="00285399">
          <w:rPr>
            <w:lang w:eastAsia="zh-CN"/>
          </w:rPr>
          <w:br/>
          <w:delText xml:space="preserve">                    &lt;protocol </w:delText>
        </w:r>
        <w:r w:rsidRPr="00444F91" w:rsidDel="00285399">
          <w:rPr>
            <w:color w:val="BABABA"/>
            <w:lang w:eastAsia="zh-CN"/>
          </w:rPr>
          <w:delText>port=</w:delText>
        </w:r>
        <w:r w:rsidRPr="00444F91" w:rsidDel="00285399">
          <w:rPr>
            <w:color w:val="6A8759"/>
            <w:lang w:eastAsia="zh-CN"/>
          </w:rPr>
          <w:delText>"21"</w:delText>
        </w:r>
        <w:r w:rsidRPr="00444F91" w:rsidDel="00285399">
          <w:rPr>
            <w:lang w:eastAsia="zh-CN"/>
          </w:rPr>
          <w:delText>&gt;</w:delText>
        </w:r>
        <w:r w:rsidRPr="00444F91" w:rsidDel="00285399">
          <w:rPr>
            <w:color w:val="A9B7C6"/>
            <w:lang w:eastAsia="zh-CN"/>
          </w:rPr>
          <w:delText>ssh</w:delText>
        </w:r>
        <w:r w:rsidRPr="00444F91" w:rsidDel="00285399">
          <w:rPr>
            <w:lang w:eastAsia="zh-CN"/>
          </w:rPr>
          <w:delText>&lt;/protocol&gt;</w:delText>
        </w:r>
        <w:r w:rsidRPr="00444F91" w:rsidDel="00285399">
          <w:rPr>
            <w:lang w:eastAsia="zh-CN"/>
          </w:rPr>
          <w:br/>
          <w:delText xml:space="preserve">                    &lt;crediential </w:delText>
        </w:r>
        <w:r w:rsidRPr="00444F91" w:rsidDel="00285399">
          <w:rPr>
            <w:color w:val="BABABA"/>
            <w:lang w:eastAsia="zh-CN"/>
          </w:rPr>
          <w:delText>user=</w:delText>
        </w:r>
        <w:r w:rsidRPr="00444F91" w:rsidDel="00285399">
          <w:rPr>
            <w:color w:val="6A8759"/>
            <w:lang w:eastAsia="zh-CN"/>
          </w:rPr>
          <w:delText xml:space="preserve">"xxxx" </w:delText>
        </w:r>
        <w:r w:rsidRPr="00444F91" w:rsidDel="00285399">
          <w:rPr>
            <w:color w:val="BABABA"/>
            <w:lang w:eastAsia="zh-CN"/>
          </w:rPr>
          <w:delText>password=</w:delText>
        </w:r>
        <w:r w:rsidRPr="00444F91" w:rsidDel="00285399">
          <w:rPr>
            <w:color w:val="6A8759"/>
            <w:lang w:eastAsia="zh-CN"/>
          </w:rPr>
          <w:delText>"xxxxx"</w:delText>
        </w:r>
        <w:r w:rsidRPr="00444F91" w:rsidDel="00285399">
          <w:rPr>
            <w:lang w:eastAsia="zh-CN"/>
          </w:rPr>
          <w:delText>/&gt;</w:delText>
        </w:r>
        <w:r w:rsidRPr="00444F91" w:rsidDel="00285399">
          <w:rPr>
            <w:lang w:eastAsia="zh-CN"/>
          </w:rPr>
          <w:br/>
          <w:delText xml:space="preserve">                &lt;/network&gt;</w:delText>
        </w:r>
        <w:r w:rsidRPr="00444F91" w:rsidDel="00285399">
          <w:rPr>
            <w:lang w:eastAsia="zh-CN"/>
          </w:rPr>
          <w:br/>
          <w:delText xml:space="preserve">            &lt;/os&gt;</w:delText>
        </w:r>
        <w:r w:rsidRPr="00444F91" w:rsidDel="00285399">
          <w:rPr>
            <w:lang w:eastAsia="zh-CN"/>
          </w:rPr>
          <w:br/>
          <w:delText xml:space="preserve">            &lt;control&gt;</w:delText>
        </w:r>
        <w:r w:rsidRPr="00444F91" w:rsidDel="00285399">
          <w:rPr>
            <w:lang w:eastAsia="zh-CN"/>
          </w:rPr>
          <w:br/>
          <w:delText xml:space="preserve">                &lt;rsc2&gt;&lt;/rsc2&gt;</w:delText>
        </w:r>
        <w:r w:rsidRPr="00444F91" w:rsidDel="00285399">
          <w:rPr>
            <w:lang w:eastAsia="zh-CN"/>
          </w:rPr>
          <w:br/>
          <w:delText xml:space="preserve">                &lt;soundwave2k&gt;&lt;/soundwave2k&gt;</w:delText>
        </w:r>
        <w:r w:rsidRPr="00444F91" w:rsidDel="00285399">
          <w:rPr>
            <w:lang w:eastAsia="zh-CN"/>
          </w:rPr>
          <w:br/>
          <w:delText xml:space="preserve">                &lt;banino&gt;&lt;/banino&gt;</w:delText>
        </w:r>
        <w:r w:rsidRPr="00444F91" w:rsidDel="00285399">
          <w:rPr>
            <w:lang w:eastAsia="zh-CN"/>
          </w:rPr>
          <w:br/>
          <w:delText xml:space="preserve">                &lt;simics </w:delText>
        </w:r>
        <w:r w:rsidRPr="00444F91" w:rsidDel="00285399">
          <w:rPr>
            <w:color w:val="BABABA"/>
            <w:lang w:eastAsia="zh-CN"/>
          </w:rPr>
          <w:delText>path=</w:delText>
        </w:r>
        <w:r w:rsidRPr="00444F91" w:rsidDel="00285399">
          <w:rPr>
            <w:color w:val="6A8759"/>
            <w:lang w:eastAsia="zh-CN"/>
          </w:rPr>
          <w:delText>"XXXXXX"</w:delText>
        </w:r>
        <w:r w:rsidRPr="00444F91" w:rsidDel="00285399">
          <w:rPr>
            <w:lang w:eastAsia="zh-CN"/>
          </w:rPr>
          <w:delText>&gt;</w:delText>
        </w:r>
        <w:r w:rsidRPr="00444F91" w:rsidDel="00285399">
          <w:rPr>
            <w:lang w:eastAsia="zh-CN"/>
          </w:rPr>
          <w:br/>
          <w:delText xml:space="preserve">                    &lt;capture&gt;</w:delText>
        </w:r>
        <w:r w:rsidRPr="00444F91" w:rsidDel="00285399">
          <w:rPr>
            <w:lang w:eastAsia="zh-CN"/>
          </w:rPr>
          <w:br/>
          <w:delText xml:space="preserve">                        &lt;serial&gt;</w:delText>
        </w:r>
        <w:r w:rsidRPr="00444F91" w:rsidDel="00285399">
          <w:rPr>
            <w:lang w:eastAsia="zh-CN"/>
          </w:rPr>
          <w:br/>
          <w:delText xml:space="preserve">                            &lt;baudrate&gt;</w:delText>
        </w:r>
        <w:r w:rsidRPr="00444F91" w:rsidDel="00285399">
          <w:rPr>
            <w:color w:val="A9B7C6"/>
            <w:lang w:eastAsia="zh-CN"/>
          </w:rPr>
          <w:delText>115200</w:delText>
        </w:r>
        <w:r w:rsidRPr="00444F91" w:rsidDel="00285399">
          <w:rPr>
            <w:lang w:eastAsia="zh-CN"/>
          </w:rPr>
          <w:delText>&lt;/baudrate&gt;</w:delText>
        </w:r>
        <w:r w:rsidRPr="00444F91" w:rsidDel="00285399">
          <w:rPr>
            <w:lang w:eastAsia="zh-CN"/>
          </w:rPr>
          <w:br/>
          <w:delText xml:space="preserve">                            &lt;port </w:delText>
        </w:r>
        <w:r w:rsidRPr="00444F91" w:rsidDel="00285399">
          <w:rPr>
            <w:color w:val="BABABA"/>
            <w:lang w:eastAsia="zh-CN"/>
          </w:rPr>
          <w:delText>type=</w:delText>
        </w:r>
        <w:r w:rsidRPr="00444F91" w:rsidDel="00285399">
          <w:rPr>
            <w:color w:val="6A8759"/>
            <w:lang w:eastAsia="zh-CN"/>
          </w:rPr>
          <w:delText>"host"</w:delText>
        </w:r>
        <w:r w:rsidRPr="00444F91" w:rsidDel="00285399">
          <w:rPr>
            <w:lang w:eastAsia="zh-CN"/>
          </w:rPr>
          <w:delText>&gt;</w:delText>
        </w:r>
        <w:r w:rsidRPr="00444F91" w:rsidDel="00285399">
          <w:rPr>
            <w:color w:val="A9B7C6"/>
            <w:lang w:eastAsia="zh-CN"/>
          </w:rPr>
          <w:delText>COM100</w:delText>
        </w:r>
        <w:r w:rsidRPr="00444F91" w:rsidDel="00285399">
          <w:rPr>
            <w:lang w:eastAsia="zh-CN"/>
          </w:rPr>
          <w:delText>&lt;/port&gt;</w:delText>
        </w:r>
        <w:r w:rsidRPr="00444F91" w:rsidDel="00285399">
          <w:rPr>
            <w:lang w:eastAsia="zh-CN"/>
          </w:rPr>
          <w:br/>
          <w:delText xml:space="preserve">                        &lt;/serial&gt;</w:delText>
        </w:r>
        <w:r w:rsidRPr="00444F91" w:rsidDel="00285399">
          <w:rPr>
            <w:lang w:eastAsia="zh-CN"/>
          </w:rPr>
          <w:br/>
          <w:delText xml:space="preserve">                    &lt;/capture&gt;</w:delText>
        </w:r>
        <w:r w:rsidRPr="00444F91" w:rsidDel="00285399">
          <w:rPr>
            <w:lang w:eastAsia="zh-CN"/>
          </w:rPr>
          <w:br/>
          <w:delText xml:space="preserve">                    &lt;console&gt;</w:delText>
        </w:r>
        <w:r w:rsidRPr="00444F91" w:rsidDel="00285399">
          <w:rPr>
            <w:lang w:eastAsia="zh-CN"/>
          </w:rPr>
          <w:br/>
          <w:delText xml:space="preserve">                        &lt;telnet </w:delText>
        </w:r>
        <w:r w:rsidRPr="00444F91" w:rsidDel="00285399">
          <w:rPr>
            <w:color w:val="BABABA"/>
            <w:lang w:eastAsia="zh-CN"/>
          </w:rPr>
          <w:delText>ip=</w:delText>
        </w:r>
        <w:r w:rsidRPr="00444F91" w:rsidDel="00285399">
          <w:rPr>
            <w:color w:val="6A8759"/>
            <w:lang w:eastAsia="zh-CN"/>
          </w:rPr>
          <w:delText xml:space="preserve">"xxxxxx" </w:delText>
        </w:r>
        <w:r w:rsidRPr="00444F91" w:rsidDel="00285399">
          <w:rPr>
            <w:color w:val="BABABA"/>
            <w:lang w:eastAsia="zh-CN"/>
          </w:rPr>
          <w:delText>port=</w:delText>
        </w:r>
        <w:r w:rsidRPr="00444F91" w:rsidDel="00285399">
          <w:rPr>
            <w:color w:val="6A8759"/>
            <w:lang w:eastAsia="zh-CN"/>
          </w:rPr>
          <w:delText>""</w:delText>
        </w:r>
        <w:r w:rsidRPr="00444F91" w:rsidDel="00285399">
          <w:rPr>
            <w:lang w:eastAsia="zh-CN"/>
          </w:rPr>
          <w:delText>/&gt;</w:delText>
        </w:r>
        <w:r w:rsidRPr="00444F91" w:rsidDel="00285399">
          <w:rPr>
            <w:lang w:eastAsia="zh-CN"/>
          </w:rPr>
          <w:br/>
          <w:delText xml:space="preserve">                    &lt;/console&gt;</w:delText>
        </w:r>
        <w:r w:rsidRPr="00444F91" w:rsidDel="00285399">
          <w:rPr>
            <w:lang w:eastAsia="zh-CN"/>
          </w:rPr>
          <w:br/>
          <w:delText xml:space="preserve">                &lt;/simics&gt;</w:delText>
        </w:r>
        <w:r w:rsidRPr="00444F91" w:rsidDel="00285399">
          <w:rPr>
            <w:lang w:eastAsia="zh-CN"/>
          </w:rPr>
          <w:br/>
          <w:delText xml:space="preserve">                &lt;remote&gt;</w:delText>
        </w:r>
        <w:r w:rsidRPr="00444F91" w:rsidDel="00285399">
          <w:rPr>
            <w:lang w:eastAsia="zh-CN"/>
          </w:rPr>
          <w:br/>
          <w:delText xml:space="preserve">                    &lt;bmc </w:delText>
        </w:r>
        <w:r w:rsidRPr="00444F91" w:rsidDel="00285399">
          <w:rPr>
            <w:color w:val="BABABA"/>
            <w:lang w:eastAsia="zh-CN"/>
          </w:rPr>
          <w:delText>version=</w:delText>
        </w:r>
        <w:r w:rsidRPr="00444F91" w:rsidDel="00285399">
          <w:rPr>
            <w:color w:val="6A8759"/>
            <w:lang w:eastAsia="zh-CN"/>
          </w:rPr>
          <w:delText>"xxxx"</w:delText>
        </w:r>
        <w:r w:rsidRPr="00444F91" w:rsidDel="00285399">
          <w:rPr>
            <w:lang w:eastAsia="zh-CN"/>
          </w:rPr>
          <w:delText>&gt;</w:delText>
        </w:r>
        <w:r w:rsidRPr="00444F91" w:rsidDel="00285399">
          <w:rPr>
            <w:lang w:eastAsia="zh-CN"/>
          </w:rPr>
          <w:br/>
          <w:delText xml:space="preserve">                        &lt;ip&gt;</w:delText>
        </w:r>
        <w:r w:rsidRPr="00444F91" w:rsidDel="00285399">
          <w:rPr>
            <w:color w:val="A9B7C6"/>
            <w:lang w:eastAsia="zh-CN"/>
          </w:rPr>
          <w:delText>10.130.11.111</w:delText>
        </w:r>
        <w:r w:rsidRPr="00444F91" w:rsidDel="00285399">
          <w:rPr>
            <w:lang w:eastAsia="zh-CN"/>
          </w:rPr>
          <w:delText>&lt;/ip&gt;</w:delText>
        </w:r>
        <w:r w:rsidRPr="00444F91" w:rsidDel="00285399">
          <w:rPr>
            <w:lang w:eastAsia="zh-CN"/>
          </w:rPr>
          <w:br/>
          <w:delText xml:space="preserve">                        &lt;crediential </w:delText>
        </w:r>
        <w:r w:rsidRPr="00444F91" w:rsidDel="00285399">
          <w:rPr>
            <w:color w:val="BABABA"/>
            <w:lang w:eastAsia="zh-CN"/>
          </w:rPr>
          <w:delText>user=</w:delText>
        </w:r>
        <w:r w:rsidRPr="00444F91" w:rsidDel="00285399">
          <w:rPr>
            <w:color w:val="6A8759"/>
            <w:lang w:eastAsia="zh-CN"/>
          </w:rPr>
          <w:delText xml:space="preserve">"xxxx" </w:delText>
        </w:r>
        <w:r w:rsidRPr="00444F91" w:rsidDel="00285399">
          <w:rPr>
            <w:color w:val="BABABA"/>
            <w:lang w:eastAsia="zh-CN"/>
          </w:rPr>
          <w:delText>password=</w:delText>
        </w:r>
        <w:r w:rsidRPr="00444F91" w:rsidDel="00285399">
          <w:rPr>
            <w:color w:val="6A8759"/>
            <w:lang w:eastAsia="zh-CN"/>
          </w:rPr>
          <w:delText>"xxxx"</w:delText>
        </w:r>
        <w:r w:rsidRPr="00444F91" w:rsidDel="00285399">
          <w:rPr>
            <w:lang w:eastAsia="zh-CN"/>
          </w:rPr>
          <w:delText>/&gt;</w:delText>
        </w:r>
        <w:r w:rsidRPr="00444F91" w:rsidDel="00285399">
          <w:rPr>
            <w:lang w:eastAsia="zh-CN"/>
          </w:rPr>
          <w:br/>
          <w:delText xml:space="preserve">                    &lt;/bmc&gt;</w:delText>
        </w:r>
        <w:r w:rsidRPr="00444F91" w:rsidDel="00285399">
          <w:rPr>
            <w:lang w:eastAsia="zh-CN"/>
          </w:rPr>
          <w:br/>
          <w:delText xml:space="preserve">                    &lt;pdu </w:delText>
        </w:r>
        <w:r w:rsidRPr="00444F91" w:rsidDel="00285399">
          <w:rPr>
            <w:color w:val="BABABA"/>
            <w:lang w:eastAsia="zh-CN"/>
          </w:rPr>
          <w:delText>brand=</w:delText>
        </w:r>
        <w:r w:rsidRPr="00444F91" w:rsidDel="00285399">
          <w:rPr>
            <w:color w:val="6A8759"/>
            <w:lang w:eastAsia="zh-CN"/>
          </w:rPr>
          <w:delText>"raritan"</w:delText>
        </w:r>
        <w:r w:rsidRPr="00444F91" w:rsidDel="00285399">
          <w:rPr>
            <w:lang w:eastAsia="zh-CN"/>
          </w:rPr>
          <w:delText>&gt;</w:delText>
        </w:r>
        <w:r w:rsidRPr="00444F91" w:rsidDel="00285399">
          <w:rPr>
            <w:lang w:eastAsia="zh-CN"/>
          </w:rPr>
          <w:br/>
          <w:delText xml:space="preserve">                        &lt;ip&gt;</w:delText>
        </w:r>
        <w:r w:rsidRPr="00444F91" w:rsidDel="00285399">
          <w:rPr>
            <w:color w:val="A9B7C6"/>
            <w:lang w:eastAsia="zh-CN"/>
          </w:rPr>
          <w:delText>10.130.11.111</w:delText>
        </w:r>
        <w:r w:rsidRPr="00444F91" w:rsidDel="00285399">
          <w:rPr>
            <w:lang w:eastAsia="zh-CN"/>
          </w:rPr>
          <w:delText>&lt;/ip&gt;</w:delText>
        </w:r>
        <w:r w:rsidRPr="00444F91" w:rsidDel="00285399">
          <w:rPr>
            <w:lang w:eastAsia="zh-CN"/>
          </w:rPr>
          <w:br/>
          <w:delText xml:space="preserve">                        &lt;port </w:delText>
        </w:r>
        <w:r w:rsidRPr="00444F91" w:rsidDel="00285399">
          <w:rPr>
            <w:color w:val="BABABA"/>
            <w:lang w:eastAsia="zh-CN"/>
          </w:rPr>
          <w:delText>type=</w:delText>
        </w:r>
        <w:r w:rsidRPr="00444F91" w:rsidDel="00285399">
          <w:rPr>
            <w:color w:val="6A8759"/>
            <w:lang w:eastAsia="zh-CN"/>
          </w:rPr>
          <w:delText>"main"</w:delText>
        </w:r>
        <w:r w:rsidRPr="00444F91" w:rsidDel="00285399">
          <w:rPr>
            <w:lang w:eastAsia="zh-CN"/>
          </w:rPr>
          <w:delText>&gt;</w:delText>
        </w:r>
        <w:r w:rsidRPr="00444F91" w:rsidDel="00285399">
          <w:rPr>
            <w:color w:val="A9B7C6"/>
            <w:lang w:eastAsia="zh-CN"/>
          </w:rPr>
          <w:delText>3</w:delText>
        </w:r>
        <w:r w:rsidRPr="00444F91" w:rsidDel="00285399">
          <w:rPr>
            <w:lang w:eastAsia="zh-CN"/>
          </w:rPr>
          <w:delText>&lt;/port&gt;</w:delText>
        </w:r>
        <w:r w:rsidRPr="00444F91" w:rsidDel="00285399">
          <w:rPr>
            <w:lang w:eastAsia="zh-CN"/>
          </w:rPr>
          <w:br/>
          <w:delText xml:space="preserve">                        &lt;port </w:delText>
        </w:r>
        <w:r w:rsidRPr="00444F91" w:rsidDel="00285399">
          <w:rPr>
            <w:color w:val="BABABA"/>
            <w:lang w:eastAsia="zh-CN"/>
          </w:rPr>
          <w:delText>type=</w:delText>
        </w:r>
        <w:r w:rsidRPr="00444F91" w:rsidDel="00285399">
          <w:rPr>
            <w:color w:val="6A8759"/>
            <w:lang w:eastAsia="zh-CN"/>
          </w:rPr>
          <w:delText>"secondary"</w:delText>
        </w:r>
        <w:r w:rsidRPr="00444F91" w:rsidDel="00285399">
          <w:rPr>
            <w:lang w:eastAsia="zh-CN"/>
          </w:rPr>
          <w:delText>&gt;</w:delText>
        </w:r>
        <w:r w:rsidRPr="00444F91" w:rsidDel="00285399">
          <w:rPr>
            <w:color w:val="A9B7C6"/>
            <w:lang w:eastAsia="zh-CN"/>
          </w:rPr>
          <w:delText>5</w:delText>
        </w:r>
        <w:r w:rsidRPr="00444F91" w:rsidDel="00285399">
          <w:rPr>
            <w:lang w:eastAsia="zh-CN"/>
          </w:rPr>
          <w:delText>&lt;/port&gt;</w:delText>
        </w:r>
        <w:r w:rsidRPr="00444F91" w:rsidDel="00285399">
          <w:rPr>
            <w:lang w:eastAsia="zh-CN"/>
          </w:rPr>
          <w:br/>
          <w:delText xml:space="preserve">                        &lt;crediential </w:delText>
        </w:r>
        <w:r w:rsidRPr="00444F91" w:rsidDel="00285399">
          <w:rPr>
            <w:color w:val="BABABA"/>
            <w:lang w:eastAsia="zh-CN"/>
          </w:rPr>
          <w:delText>user=</w:delText>
        </w:r>
        <w:r w:rsidRPr="00444F91" w:rsidDel="00285399">
          <w:rPr>
            <w:color w:val="6A8759"/>
            <w:lang w:eastAsia="zh-CN"/>
          </w:rPr>
          <w:delText xml:space="preserve">"xxxx" </w:delText>
        </w:r>
        <w:r w:rsidRPr="00444F91" w:rsidDel="00285399">
          <w:rPr>
            <w:color w:val="BABABA"/>
            <w:lang w:eastAsia="zh-CN"/>
          </w:rPr>
          <w:delText>password=</w:delText>
        </w:r>
        <w:r w:rsidRPr="00444F91" w:rsidDel="00285399">
          <w:rPr>
            <w:color w:val="6A8759"/>
            <w:lang w:eastAsia="zh-CN"/>
          </w:rPr>
          <w:delText>"xxxx"</w:delText>
        </w:r>
        <w:r w:rsidRPr="00444F91" w:rsidDel="00285399">
          <w:rPr>
            <w:lang w:eastAsia="zh-CN"/>
          </w:rPr>
          <w:delText>/&gt;</w:delText>
        </w:r>
        <w:r w:rsidRPr="00444F91" w:rsidDel="00285399">
          <w:rPr>
            <w:lang w:eastAsia="zh-CN"/>
          </w:rPr>
          <w:br/>
          <w:delText xml:space="preserve">                    &lt;/pdu&gt;</w:delText>
        </w:r>
        <w:r w:rsidRPr="00444F91" w:rsidDel="00285399">
          <w:rPr>
            <w:lang w:eastAsia="zh-CN"/>
          </w:rPr>
          <w:br/>
          <w:delText xml:space="preserve">                &lt;/remote&gt;</w:delText>
        </w:r>
        <w:r w:rsidRPr="00444F91" w:rsidDel="00285399">
          <w:rPr>
            <w:lang w:eastAsia="zh-CN"/>
          </w:rPr>
          <w:br/>
          <w:delText xml:space="preserve">            &lt;/control&gt;</w:delText>
        </w:r>
        <w:r w:rsidRPr="00444F91" w:rsidDel="00285399">
          <w:rPr>
            <w:lang w:eastAsia="zh-CN"/>
          </w:rPr>
          <w:br/>
          <w:delText xml:space="preserve">            &lt;bios&gt;</w:delText>
        </w:r>
        <w:r w:rsidRPr="00444F91" w:rsidDel="00285399">
          <w:rPr>
            <w:lang w:eastAsia="zh-CN"/>
          </w:rPr>
          <w:br/>
          <w:delText xml:space="preserve">                &lt;redfish </w:delText>
        </w:r>
        <w:r w:rsidRPr="00444F91" w:rsidDel="00285399">
          <w:rPr>
            <w:color w:val="BABABA"/>
            <w:lang w:eastAsia="zh-CN"/>
          </w:rPr>
          <w:delText>version=</w:delText>
        </w:r>
        <w:r w:rsidRPr="00444F91" w:rsidDel="00285399">
          <w:rPr>
            <w:color w:val="6A8759"/>
            <w:lang w:eastAsia="zh-CN"/>
          </w:rPr>
          <w:delText>"xxxx"</w:delText>
        </w:r>
        <w:r w:rsidRPr="00444F91" w:rsidDel="00285399">
          <w:rPr>
            <w:lang w:eastAsia="zh-CN"/>
          </w:rPr>
          <w:delText>&gt;&lt;/redfish&gt;</w:delText>
        </w:r>
        <w:r w:rsidRPr="00444F91" w:rsidDel="00285399">
          <w:rPr>
            <w:lang w:eastAsia="zh-CN"/>
          </w:rPr>
          <w:br/>
          <w:delText xml:space="preserve">                &lt;xmlcli </w:delText>
        </w:r>
        <w:r w:rsidRPr="00444F91" w:rsidDel="00285399">
          <w:rPr>
            <w:color w:val="BABABA"/>
            <w:lang w:eastAsia="zh-CN"/>
          </w:rPr>
          <w:delText>version=</w:delText>
        </w:r>
        <w:r w:rsidRPr="00444F91" w:rsidDel="00285399">
          <w:rPr>
            <w:color w:val="6A8759"/>
            <w:lang w:eastAsia="zh-CN"/>
          </w:rPr>
          <w:delText>"xxxx"</w:delText>
        </w:r>
        <w:r w:rsidRPr="00444F91" w:rsidDel="00285399">
          <w:rPr>
            <w:lang w:eastAsia="zh-CN"/>
          </w:rPr>
          <w:delText>&gt;&lt;/xmlcli&gt;</w:delText>
        </w:r>
        <w:r w:rsidRPr="00444F91" w:rsidDel="00285399">
          <w:rPr>
            <w:lang w:eastAsia="zh-CN"/>
          </w:rPr>
          <w:br/>
          <w:delText xml:space="preserve">            &lt;/bios&gt;</w:delText>
        </w:r>
        <w:r w:rsidRPr="00444F91" w:rsidDel="00285399">
          <w:rPr>
            <w:lang w:eastAsia="zh-CN"/>
          </w:rPr>
          <w:br/>
          <w:delText xml:space="preserve">            &lt;biosmenu&gt;</w:delText>
        </w:r>
        <w:r w:rsidRPr="00444F91" w:rsidDel="00285399">
          <w:rPr>
            <w:lang w:eastAsia="zh-CN"/>
          </w:rPr>
          <w:br/>
          <w:delText xml:space="preserve">                &lt;serial&gt;</w:delText>
        </w:r>
        <w:r w:rsidRPr="00444F91" w:rsidDel="00285399">
          <w:rPr>
            <w:lang w:eastAsia="zh-CN"/>
          </w:rPr>
          <w:br/>
          <w:delText xml:space="preserve">                    &lt;baudrate&gt;</w:delText>
        </w:r>
        <w:r w:rsidRPr="00444F91" w:rsidDel="00285399">
          <w:rPr>
            <w:color w:val="A9B7C6"/>
            <w:lang w:eastAsia="zh-CN"/>
          </w:rPr>
          <w:delText>115200</w:delText>
        </w:r>
        <w:r w:rsidRPr="00444F91" w:rsidDel="00285399">
          <w:rPr>
            <w:lang w:eastAsia="zh-CN"/>
          </w:rPr>
          <w:delText>&lt;/baudrate&gt;</w:delText>
        </w:r>
        <w:r w:rsidRPr="00444F91" w:rsidDel="00285399">
          <w:rPr>
            <w:lang w:eastAsia="zh-CN"/>
          </w:rPr>
          <w:br/>
          <w:delText xml:space="preserve">                    &lt;port </w:delText>
        </w:r>
        <w:r w:rsidRPr="00444F91" w:rsidDel="00285399">
          <w:rPr>
            <w:color w:val="BABABA"/>
            <w:lang w:eastAsia="zh-CN"/>
          </w:rPr>
          <w:delText>type=</w:delText>
        </w:r>
        <w:r w:rsidRPr="00444F91" w:rsidDel="00285399">
          <w:rPr>
            <w:color w:val="6A8759"/>
            <w:lang w:eastAsia="zh-CN"/>
          </w:rPr>
          <w:delText>"host"</w:delText>
        </w:r>
        <w:r w:rsidRPr="00444F91" w:rsidDel="00285399">
          <w:rPr>
            <w:lang w:eastAsia="zh-CN"/>
          </w:rPr>
          <w:delText>&gt;</w:delText>
        </w:r>
        <w:r w:rsidRPr="00444F91" w:rsidDel="00285399">
          <w:rPr>
            <w:color w:val="A9B7C6"/>
            <w:lang w:eastAsia="zh-CN"/>
          </w:rPr>
          <w:delText>COM101</w:delText>
        </w:r>
        <w:r w:rsidRPr="00444F91" w:rsidDel="00285399">
          <w:rPr>
            <w:lang w:eastAsia="zh-CN"/>
          </w:rPr>
          <w:delText>&lt;/port&gt;</w:delText>
        </w:r>
        <w:r w:rsidRPr="00444F91" w:rsidDel="00285399">
          <w:rPr>
            <w:lang w:eastAsia="zh-CN"/>
          </w:rPr>
          <w:br/>
          <w:delText xml:space="preserve">                &lt;/serial&gt;</w:delText>
        </w:r>
        <w:r w:rsidRPr="00444F91" w:rsidDel="00285399">
          <w:rPr>
            <w:lang w:eastAsia="zh-CN"/>
          </w:rPr>
          <w:br/>
          <w:delText xml:space="preserve">            &lt;/biosmenu&gt;</w:delText>
        </w:r>
        <w:r w:rsidRPr="00444F91" w:rsidDel="00285399">
          <w:rPr>
            <w:lang w:eastAsia="zh-CN"/>
          </w:rPr>
          <w:br/>
          <w:delText xml:space="preserve">            &lt;efishell&gt;</w:delText>
        </w:r>
        <w:r w:rsidRPr="00444F91" w:rsidDel="00285399">
          <w:rPr>
            <w:lang w:eastAsia="zh-CN"/>
          </w:rPr>
          <w:br/>
          <w:delText xml:space="preserve">                &lt;serial&gt;</w:delText>
        </w:r>
        <w:r w:rsidRPr="00444F91" w:rsidDel="00285399">
          <w:rPr>
            <w:lang w:eastAsia="zh-CN"/>
          </w:rPr>
          <w:br/>
          <w:delText xml:space="preserve">                    &lt;baudrate&gt;</w:delText>
        </w:r>
        <w:r w:rsidRPr="00444F91" w:rsidDel="00285399">
          <w:rPr>
            <w:color w:val="A9B7C6"/>
            <w:lang w:eastAsia="zh-CN"/>
          </w:rPr>
          <w:delText>115200</w:delText>
        </w:r>
        <w:r w:rsidRPr="00444F91" w:rsidDel="00285399">
          <w:rPr>
            <w:lang w:eastAsia="zh-CN"/>
          </w:rPr>
          <w:delText>&lt;/baudrate&gt;</w:delText>
        </w:r>
        <w:r w:rsidRPr="00444F91" w:rsidDel="00285399">
          <w:rPr>
            <w:lang w:eastAsia="zh-CN"/>
          </w:rPr>
          <w:br/>
          <w:delText xml:space="preserve">                    &lt;port </w:delText>
        </w:r>
        <w:r w:rsidRPr="00444F91" w:rsidDel="00285399">
          <w:rPr>
            <w:color w:val="BABABA"/>
            <w:lang w:eastAsia="zh-CN"/>
          </w:rPr>
          <w:delText>type=</w:delText>
        </w:r>
        <w:r w:rsidRPr="00444F91" w:rsidDel="00285399">
          <w:rPr>
            <w:color w:val="6A8759"/>
            <w:lang w:eastAsia="zh-CN"/>
          </w:rPr>
          <w:delText>"host"</w:delText>
        </w:r>
        <w:r w:rsidRPr="00444F91" w:rsidDel="00285399">
          <w:rPr>
            <w:lang w:eastAsia="zh-CN"/>
          </w:rPr>
          <w:delText>&gt;</w:delText>
        </w:r>
        <w:r w:rsidRPr="00444F91" w:rsidDel="00285399">
          <w:rPr>
            <w:color w:val="A9B7C6"/>
            <w:lang w:eastAsia="zh-CN"/>
          </w:rPr>
          <w:delText>COM101</w:delText>
        </w:r>
        <w:r w:rsidRPr="00444F91" w:rsidDel="00285399">
          <w:rPr>
            <w:lang w:eastAsia="zh-CN"/>
          </w:rPr>
          <w:delText>&lt;/port&gt;</w:delText>
        </w:r>
        <w:r w:rsidRPr="00444F91" w:rsidDel="00285399">
          <w:rPr>
            <w:lang w:eastAsia="zh-CN"/>
          </w:rPr>
          <w:br/>
          <w:delText xml:space="preserve">                &lt;/serial&gt;</w:delText>
        </w:r>
        <w:r w:rsidRPr="00444F91" w:rsidDel="00285399">
          <w:rPr>
            <w:lang w:eastAsia="zh-CN"/>
          </w:rPr>
          <w:br/>
          <w:delText xml:space="preserve">            &lt;/efishell&gt;</w:delText>
        </w:r>
        <w:r w:rsidRPr="00444F91" w:rsidDel="00285399">
          <w:rPr>
            <w:lang w:eastAsia="zh-CN"/>
          </w:rPr>
          <w:br/>
          <w:delText xml:space="preserve">            &lt;debugging </w:delText>
        </w:r>
        <w:r w:rsidRPr="00444F91" w:rsidDel="00285399">
          <w:rPr>
            <w:color w:val="BABABA"/>
            <w:lang w:eastAsia="zh-CN"/>
          </w:rPr>
          <w:delText>type=</w:delText>
        </w:r>
        <w:r w:rsidRPr="00444F91" w:rsidDel="00285399">
          <w:rPr>
            <w:color w:val="6A8759"/>
            <w:lang w:eastAsia="zh-CN"/>
          </w:rPr>
          <w:delText>"ITP"</w:delText>
        </w:r>
        <w:r w:rsidRPr="00444F91" w:rsidDel="00285399">
          <w:rPr>
            <w:lang w:eastAsia="zh-CN"/>
          </w:rPr>
          <w:delText>&gt;&lt;/debugging&gt;</w:delText>
        </w:r>
        <w:r w:rsidRPr="00444F91" w:rsidDel="00285399">
          <w:rPr>
            <w:lang w:eastAsia="zh-CN"/>
          </w:rPr>
          <w:br/>
          <w:delText xml:space="preserve">        &lt;/sut&gt;</w:delText>
        </w:r>
        <w:r w:rsidRPr="00444F91" w:rsidDel="00285399">
          <w:rPr>
            <w:lang w:eastAsia="zh-CN"/>
          </w:rPr>
          <w:br/>
          <w:delText xml:space="preserve">    &lt;/suts&gt;</w:delText>
        </w:r>
        <w:r w:rsidRPr="00444F91" w:rsidDel="00285399">
          <w:rPr>
            <w:lang w:eastAsia="zh-CN"/>
          </w:rPr>
          <w:br/>
          <w:delText>&lt;/core&gt;</w:delText>
        </w:r>
      </w:del>
    </w:p>
    <w:p w14:paraId="30376F41" w14:textId="10B13A47" w:rsidR="00A941CB" w:rsidDel="00285399" w:rsidRDefault="00A941CB">
      <w:pPr>
        <w:pStyle w:val="Heading2"/>
        <w:rPr>
          <w:del w:id="2089" w:author="Zhao, Chengming" w:date="2020-02-20T21:18:00Z"/>
        </w:rPr>
        <w:pPrChange w:id="2090" w:author="Zhao, Chengming" w:date="2020-04-17T09:45:00Z">
          <w:pPr>
            <w:ind w:left="1440"/>
          </w:pPr>
        </w:pPrChange>
      </w:pPr>
    </w:p>
    <w:p w14:paraId="33A4A508" w14:textId="7A15752E" w:rsidR="004356EA" w:rsidRPr="004356EA" w:rsidDel="00285399" w:rsidRDefault="004356EA">
      <w:pPr>
        <w:pStyle w:val="Heading2"/>
        <w:rPr>
          <w:del w:id="2091" w:author="Zhao, Chengming" w:date="2020-02-20T21:18:00Z"/>
          <w:rPrChange w:id="2092" w:author="Onken, Brice" w:date="2019-08-15T20:46:00Z">
            <w:rPr>
              <w:del w:id="2093" w:author="Zhao, Chengming" w:date="2020-02-20T21:18:00Z"/>
              <w:rFonts w:asciiTheme="minorHAnsi" w:hAnsiTheme="minorHAnsi"/>
            </w:rPr>
          </w:rPrChange>
        </w:rPr>
        <w:pPrChange w:id="2094" w:author="Zhao, Chengming" w:date="2020-04-17T09:45:00Z">
          <w:pPr/>
        </w:pPrChange>
      </w:pPr>
    </w:p>
    <w:p w14:paraId="0A4679DB" w14:textId="77777777" w:rsidR="00820467" w:rsidRDefault="008202E6">
      <w:pPr>
        <w:pStyle w:val="Heading2"/>
      </w:pPr>
      <w:bookmarkStart w:id="2095" w:name="_Toc16518034"/>
      <w:r>
        <w:t xml:space="preserve">Implementation </w:t>
      </w:r>
      <w:r w:rsidR="00965814">
        <w:t>s</w:t>
      </w:r>
      <w:r w:rsidR="00820467">
        <w:t>tructure of test</w:t>
      </w:r>
      <w:bookmarkEnd w:id="2095"/>
    </w:p>
    <w:p w14:paraId="3A2E8C3F" w14:textId="4E758E48" w:rsidR="00F1463A" w:rsidRDefault="00DD7571" w:rsidP="00382C33">
      <w:pPr>
        <w:keepNext/>
        <w:rPr>
          <w:ins w:id="2096" w:author="Zhao, Chengming" w:date="2020-03-09T11:19:00Z"/>
        </w:rPr>
      </w:pPr>
      <w:ins w:id="2097" w:author="Zhao, Chengming" w:date="2020-03-09T11:20:00Z">
        <w:r>
          <w:object w:dxaOrig="9406" w:dyaOrig="5611" w14:anchorId="3D505910">
            <v:shape id="_x0000_i1029" type="#_x0000_t75" style="width:470.25pt;height:280.5pt" o:ole="">
              <v:imagedata r:id="rId45" o:title=""/>
            </v:shape>
            <o:OLEObject Type="Embed" ProgID="Visio.Drawing.15" ShapeID="_x0000_i1029" DrawAspect="Content" ObjectID="_1650440833" r:id="rId46"/>
          </w:object>
        </w:r>
      </w:ins>
      <w:del w:id="2098" w:author="Zhao, Chengming" w:date="2020-03-09T11:19:00Z">
        <w:r w:rsidR="00D75E3F" w:rsidDel="00DD7571">
          <w:rPr>
            <w:noProof/>
            <w:lang w:eastAsia="zh-CN"/>
          </w:rPr>
          <w:drawing>
            <wp:inline distT="0" distB="0" distL="0" distR="0" wp14:anchorId="79BAC9FB" wp14:editId="0E3C1147">
              <wp:extent cx="5390707" cy="4346545"/>
              <wp:effectExtent l="0" t="0" r="635" b="0"/>
              <wp:docPr id="36" name="Picture 36"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titled Diagr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507" cy="4354447"/>
                      </a:xfrm>
                      <a:prstGeom prst="rect">
                        <a:avLst/>
                      </a:prstGeom>
                      <a:noFill/>
                      <a:ln>
                        <a:noFill/>
                      </a:ln>
                    </pic:spPr>
                  </pic:pic>
                </a:graphicData>
              </a:graphic>
            </wp:inline>
          </w:drawing>
        </w:r>
      </w:del>
    </w:p>
    <w:p w14:paraId="2199158E" w14:textId="77777777" w:rsidR="00DD7571" w:rsidRDefault="00DD7571" w:rsidP="00382C33">
      <w:pPr>
        <w:keepNext/>
      </w:pPr>
    </w:p>
    <w:p w14:paraId="4CBD7D08" w14:textId="75DB4FEC" w:rsidR="00E03C24" w:rsidRPr="00E03C24" w:rsidRDefault="00F1463A" w:rsidP="00382C33">
      <w:pPr>
        <w:pStyle w:val="Caption"/>
      </w:pPr>
      <w:bookmarkStart w:id="2099" w:name="_Toc16518009"/>
      <w:r>
        <w:t xml:space="preserve">Figure </w:t>
      </w:r>
      <w:r w:rsidR="00A373AD">
        <w:rPr>
          <w:noProof/>
        </w:rPr>
        <w:fldChar w:fldCharType="begin"/>
      </w:r>
      <w:r w:rsidR="00A373AD">
        <w:rPr>
          <w:noProof/>
        </w:rPr>
        <w:instrText xml:space="preserve"> STYLEREF 1 \s </w:instrText>
      </w:r>
      <w:r w:rsidR="00A373AD">
        <w:rPr>
          <w:noProof/>
        </w:rPr>
        <w:fldChar w:fldCharType="separate"/>
      </w:r>
      <w:r w:rsidR="00626DD1">
        <w:rPr>
          <w:noProof/>
        </w:rPr>
        <w:t>3</w:t>
      </w:r>
      <w:r w:rsidR="00A373AD">
        <w:rPr>
          <w:noProof/>
        </w:rPr>
        <w:fldChar w:fldCharType="end"/>
      </w:r>
      <w:r w:rsidR="00626DD1">
        <w:noBreakHyphen/>
      </w:r>
      <w:r w:rsidR="00A373AD">
        <w:rPr>
          <w:noProof/>
        </w:rPr>
        <w:fldChar w:fldCharType="begin"/>
      </w:r>
      <w:r w:rsidR="00A373AD">
        <w:rPr>
          <w:noProof/>
        </w:rPr>
        <w:instrText xml:space="preserve"> SEQ Figure \* ARABIC \s 1 </w:instrText>
      </w:r>
      <w:r w:rsidR="00A373AD">
        <w:rPr>
          <w:noProof/>
        </w:rPr>
        <w:fldChar w:fldCharType="separate"/>
      </w:r>
      <w:r w:rsidR="00626DD1">
        <w:rPr>
          <w:noProof/>
        </w:rPr>
        <w:t>6</w:t>
      </w:r>
      <w:r w:rsidR="00A373AD">
        <w:rPr>
          <w:noProof/>
        </w:rPr>
        <w:fldChar w:fldCharType="end"/>
      </w:r>
      <w:r>
        <w:t xml:space="preserve"> Test Case Architecture Block Diagram</w:t>
      </w:r>
      <w:bookmarkEnd w:id="2099"/>
    </w:p>
    <w:p w14:paraId="6E698E90" w14:textId="3064E1F0" w:rsidR="00572A05" w:rsidRDefault="000B0C2E">
      <w:pPr>
        <w:pStyle w:val="Heading3"/>
        <w:pPrChange w:id="2100" w:author="Zhao, Chengming" w:date="2020-04-17T09:45:00Z">
          <w:pPr>
            <w:pStyle w:val="Heading2"/>
          </w:pPr>
        </w:pPrChange>
      </w:pPr>
      <w:bookmarkStart w:id="2101" w:name="_Toc16518035"/>
      <w:r w:rsidRPr="001539B6">
        <w:rPr>
          <w:rPrChange w:id="2102" w:author="Onken, Brice" w:date="2019-08-15T20:53:00Z">
            <w:rPr>
              <w:highlight w:val="yellow"/>
            </w:rPr>
          </w:rPrChange>
        </w:rPr>
        <w:lastRenderedPageBreak/>
        <w:t xml:space="preserve">Base Test Execution </w:t>
      </w:r>
      <w:r w:rsidR="002F62CA" w:rsidRPr="001539B6">
        <w:rPr>
          <w:rPrChange w:id="2103" w:author="Onken, Brice" w:date="2019-08-15T20:53:00Z">
            <w:rPr>
              <w:highlight w:val="yellow"/>
            </w:rPr>
          </w:rPrChange>
        </w:rPr>
        <w:t>Flow</w:t>
      </w:r>
      <w:bookmarkEnd w:id="2101"/>
    </w:p>
    <w:p w14:paraId="628F2DE3" w14:textId="77777777" w:rsidR="00631B25" w:rsidRPr="00631B25" w:rsidRDefault="00631B25" w:rsidP="00631B25">
      <w:pPr>
        <w:jc w:val="both"/>
        <w:rPr>
          <w:rFonts w:asciiTheme="minorHAnsi" w:hAnsiTheme="minorHAnsi"/>
        </w:rPr>
      </w:pPr>
      <w:r w:rsidRPr="00631B25">
        <w:rPr>
          <w:rFonts w:asciiTheme="minorHAnsi" w:hAnsiTheme="minorHAnsi"/>
        </w:rPr>
        <w:t xml:space="preserve">The </w:t>
      </w:r>
      <w:proofErr w:type="spellStart"/>
      <w:r w:rsidRPr="00631B25">
        <w:rPr>
          <w:rFonts w:asciiTheme="minorHAnsi" w:hAnsiTheme="minorHAnsi"/>
        </w:rPr>
        <w:t>BaseTestCase</w:t>
      </w:r>
      <w:proofErr w:type="spellEnd"/>
      <w:r w:rsidRPr="00631B25">
        <w:rPr>
          <w:rFonts w:asciiTheme="minorHAnsi" w:hAnsiTheme="minorHAnsi"/>
        </w:rPr>
        <w:t xml:space="preserve"> class provides the framework for test case execution. It is extensible, so this can be altered, but the main flow is detailed below.</w:t>
      </w:r>
    </w:p>
    <w:p w14:paraId="29E035CF" w14:textId="77777777" w:rsidR="00631B25" w:rsidRPr="00631B25" w:rsidRDefault="00631B25" w:rsidP="00631B25">
      <w:pPr>
        <w:pStyle w:val="ListParagraph"/>
        <w:numPr>
          <w:ilvl w:val="0"/>
          <w:numId w:val="29"/>
        </w:numPr>
        <w:jc w:val="both"/>
        <w:rPr>
          <w:rFonts w:asciiTheme="minorHAnsi" w:hAnsiTheme="minorHAnsi"/>
        </w:rPr>
      </w:pPr>
      <w:r w:rsidRPr="00631B25">
        <w:rPr>
          <w:rFonts w:asciiTheme="minorHAnsi" w:hAnsiTheme="minorHAnsi"/>
        </w:rPr>
        <w:t>Determine the</w:t>
      </w:r>
      <w:r>
        <w:rPr>
          <w:rFonts w:asciiTheme="minorHAnsi" w:hAnsiTheme="minorHAnsi"/>
        </w:rPr>
        <w:t xml:space="preserve"> OS the script is running under</w:t>
      </w:r>
    </w:p>
    <w:p w14:paraId="197CFF99" w14:textId="77777777" w:rsidR="00631B25" w:rsidRPr="00631B25" w:rsidRDefault="00631B25" w:rsidP="00631B25">
      <w:pPr>
        <w:pStyle w:val="ListParagraph"/>
        <w:numPr>
          <w:ilvl w:val="0"/>
          <w:numId w:val="29"/>
        </w:numPr>
        <w:jc w:val="both"/>
        <w:rPr>
          <w:rFonts w:asciiTheme="minorHAnsi" w:hAnsiTheme="minorHAnsi"/>
        </w:rPr>
      </w:pPr>
      <w:r>
        <w:rPr>
          <w:rFonts w:asciiTheme="minorHAnsi" w:hAnsiTheme="minorHAnsi"/>
        </w:rPr>
        <w:t>Parse command line arguments</w:t>
      </w:r>
    </w:p>
    <w:p w14:paraId="6B66494D" w14:textId="77777777" w:rsidR="00631B25" w:rsidRPr="00631B25" w:rsidRDefault="00631B25" w:rsidP="00631B25">
      <w:pPr>
        <w:pStyle w:val="ListParagraph"/>
        <w:numPr>
          <w:ilvl w:val="0"/>
          <w:numId w:val="29"/>
        </w:numPr>
        <w:jc w:val="both"/>
        <w:rPr>
          <w:rFonts w:asciiTheme="minorHAnsi" w:hAnsiTheme="minorHAnsi"/>
        </w:rPr>
      </w:pPr>
      <w:r w:rsidRPr="00631B25">
        <w:rPr>
          <w:rFonts w:asciiTheme="minorHAnsi" w:hAnsiTheme="minorHAnsi"/>
        </w:rPr>
        <w:t>Create a log file</w:t>
      </w:r>
      <w:r>
        <w:rPr>
          <w:rFonts w:asciiTheme="minorHAnsi" w:hAnsiTheme="minorHAnsi"/>
        </w:rPr>
        <w:t xml:space="preserve"> in the project’s log directory</w:t>
      </w:r>
    </w:p>
    <w:p w14:paraId="4E16FC11" w14:textId="77777777" w:rsidR="00631B25" w:rsidRPr="00631B25" w:rsidRDefault="00631B25" w:rsidP="00631B25">
      <w:pPr>
        <w:pStyle w:val="ListParagraph"/>
        <w:numPr>
          <w:ilvl w:val="0"/>
          <w:numId w:val="29"/>
        </w:numPr>
        <w:jc w:val="both"/>
        <w:rPr>
          <w:rFonts w:asciiTheme="minorHAnsi" w:hAnsiTheme="minorHAnsi"/>
        </w:rPr>
      </w:pPr>
      <w:r w:rsidRPr="00631B25">
        <w:rPr>
          <w:rFonts w:asciiTheme="minorHAnsi" w:hAnsiTheme="minorHAnsi"/>
        </w:rPr>
        <w:t xml:space="preserve">Parse the configuration file using the host OS or command line argument override </w:t>
      </w:r>
      <w:r>
        <w:rPr>
          <w:rFonts w:asciiTheme="minorHAnsi" w:hAnsiTheme="minorHAnsi"/>
        </w:rPr>
        <w:t>to determine the location of it</w:t>
      </w:r>
    </w:p>
    <w:p w14:paraId="62D103FF" w14:textId="77777777" w:rsidR="00631B25" w:rsidRPr="00631B25" w:rsidRDefault="00631B25" w:rsidP="00631B25">
      <w:pPr>
        <w:pStyle w:val="ListParagraph"/>
        <w:numPr>
          <w:ilvl w:val="0"/>
          <w:numId w:val="29"/>
        </w:numPr>
        <w:jc w:val="both"/>
        <w:rPr>
          <w:rFonts w:asciiTheme="minorHAnsi" w:hAnsiTheme="minorHAnsi"/>
        </w:rPr>
      </w:pPr>
      <w:r w:rsidRPr="00631B25">
        <w:rPr>
          <w:rFonts w:asciiTheme="minorHAnsi" w:hAnsiTheme="minorHAnsi"/>
        </w:rPr>
        <w:t>Determine the execution style (locally if running on the SUT, remote if running on the ITP host, etc.)</w:t>
      </w:r>
    </w:p>
    <w:p w14:paraId="07933617" w14:textId="77777777" w:rsidR="00631B25" w:rsidRPr="00631B25" w:rsidRDefault="00631B25" w:rsidP="00631B25">
      <w:pPr>
        <w:pStyle w:val="ListParagraph"/>
        <w:numPr>
          <w:ilvl w:val="0"/>
          <w:numId w:val="29"/>
        </w:numPr>
        <w:jc w:val="both"/>
        <w:rPr>
          <w:rFonts w:asciiTheme="minorHAnsi" w:hAnsiTheme="minorHAnsi"/>
        </w:rPr>
      </w:pPr>
      <w:r w:rsidRPr="00631B25">
        <w:rPr>
          <w:rFonts w:asciiTheme="minorHAnsi" w:hAnsiTheme="minorHAnsi"/>
        </w:rPr>
        <w:t>Construct an instance of the test class, which itself will construct any Providers or help</w:t>
      </w:r>
      <w:r>
        <w:rPr>
          <w:rFonts w:asciiTheme="minorHAnsi" w:hAnsiTheme="minorHAnsi"/>
        </w:rPr>
        <w:t>er classes it needs to function</w:t>
      </w:r>
    </w:p>
    <w:p w14:paraId="358ECBC6" w14:textId="77777777" w:rsidR="00631B25" w:rsidRPr="00631B25" w:rsidRDefault="00631B25" w:rsidP="00631B25">
      <w:pPr>
        <w:pStyle w:val="ListParagraph"/>
        <w:numPr>
          <w:ilvl w:val="0"/>
          <w:numId w:val="29"/>
        </w:numPr>
        <w:jc w:val="both"/>
        <w:rPr>
          <w:rFonts w:asciiTheme="minorHAnsi" w:hAnsiTheme="minorHAnsi"/>
        </w:rPr>
      </w:pPr>
      <w:r w:rsidRPr="00631B25">
        <w:rPr>
          <w:rFonts w:asciiTheme="minorHAnsi" w:hAnsiTheme="minorHAnsi"/>
        </w:rPr>
        <w:t xml:space="preserve">Enter the test execution context by calling the __enter__ method of all Providers used by </w:t>
      </w:r>
      <w:r>
        <w:rPr>
          <w:rFonts w:asciiTheme="minorHAnsi" w:hAnsiTheme="minorHAnsi"/>
        </w:rPr>
        <w:t>the test</w:t>
      </w:r>
    </w:p>
    <w:p w14:paraId="422C4658" w14:textId="77777777" w:rsidR="00631B25" w:rsidRPr="00631B25" w:rsidRDefault="00631B25" w:rsidP="00631B25">
      <w:pPr>
        <w:pStyle w:val="ListParagraph"/>
        <w:numPr>
          <w:ilvl w:val="0"/>
          <w:numId w:val="29"/>
        </w:numPr>
        <w:jc w:val="both"/>
        <w:rPr>
          <w:rFonts w:asciiTheme="minorHAnsi" w:hAnsiTheme="minorHAnsi"/>
        </w:rPr>
      </w:pPr>
      <w:r w:rsidRPr="00631B25">
        <w:rPr>
          <w:rFonts w:asciiTheme="minorHAnsi" w:hAnsiTheme="minorHAnsi"/>
        </w:rPr>
        <w:t xml:space="preserve">Execute the prepare method of the test class. Skip to step 10 if </w:t>
      </w:r>
      <w:r>
        <w:rPr>
          <w:rFonts w:asciiTheme="minorHAnsi" w:hAnsiTheme="minorHAnsi"/>
        </w:rPr>
        <w:t>it fails or raises an exception</w:t>
      </w:r>
    </w:p>
    <w:p w14:paraId="37936886" w14:textId="5B7EB19C" w:rsidR="00631B25" w:rsidRPr="00631B25" w:rsidRDefault="00631B25" w:rsidP="00631B25">
      <w:pPr>
        <w:pStyle w:val="ListParagraph"/>
        <w:numPr>
          <w:ilvl w:val="0"/>
          <w:numId w:val="29"/>
        </w:numPr>
        <w:jc w:val="both"/>
        <w:rPr>
          <w:rFonts w:asciiTheme="minorHAnsi" w:hAnsiTheme="minorHAnsi"/>
        </w:rPr>
      </w:pPr>
      <w:r w:rsidRPr="00631B25">
        <w:rPr>
          <w:rFonts w:asciiTheme="minorHAnsi" w:hAnsiTheme="minorHAnsi"/>
        </w:rPr>
        <w:t>Execute the execute</w:t>
      </w:r>
      <w:r>
        <w:rPr>
          <w:rFonts w:asciiTheme="minorHAnsi" w:hAnsiTheme="minorHAnsi"/>
        </w:rPr>
        <w:t xml:space="preserve"> method of the test class</w:t>
      </w:r>
      <w:r w:rsidR="00BD334D">
        <w:rPr>
          <w:rFonts w:asciiTheme="minorHAnsi" w:hAnsiTheme="minorHAnsi"/>
        </w:rPr>
        <w:t xml:space="preserve">, which has the </w:t>
      </w:r>
      <w:r w:rsidR="005F18CE">
        <w:rPr>
          <w:rFonts w:asciiTheme="minorHAnsi" w:hAnsiTheme="minorHAnsi"/>
        </w:rPr>
        <w:t xml:space="preserve">main </w:t>
      </w:r>
      <w:r w:rsidR="00BD334D">
        <w:rPr>
          <w:rFonts w:asciiTheme="minorHAnsi" w:hAnsiTheme="minorHAnsi"/>
        </w:rPr>
        <w:t>test content.</w:t>
      </w:r>
    </w:p>
    <w:p w14:paraId="2D1DAC41" w14:textId="77777777" w:rsidR="00631B25" w:rsidRPr="00631B25" w:rsidRDefault="00631B25" w:rsidP="00631B25">
      <w:pPr>
        <w:pStyle w:val="ListParagraph"/>
        <w:numPr>
          <w:ilvl w:val="0"/>
          <w:numId w:val="29"/>
        </w:numPr>
        <w:jc w:val="both"/>
        <w:rPr>
          <w:rFonts w:asciiTheme="minorHAnsi" w:hAnsiTheme="minorHAnsi"/>
        </w:rPr>
      </w:pPr>
      <w:r w:rsidRPr="00631B25">
        <w:rPr>
          <w:rFonts w:asciiTheme="minorHAnsi" w:hAnsiTheme="minorHAnsi"/>
        </w:rPr>
        <w:t>Execute the cleanup</w:t>
      </w:r>
      <w:r>
        <w:rPr>
          <w:rFonts w:asciiTheme="minorHAnsi" w:hAnsiTheme="minorHAnsi"/>
        </w:rPr>
        <w:t xml:space="preserve"> method of the test class</w:t>
      </w:r>
    </w:p>
    <w:p w14:paraId="66660FB4" w14:textId="77777777" w:rsidR="00631B25" w:rsidRPr="00631B25" w:rsidRDefault="00631B25" w:rsidP="00631B25">
      <w:pPr>
        <w:pStyle w:val="ListParagraph"/>
        <w:numPr>
          <w:ilvl w:val="0"/>
          <w:numId w:val="29"/>
        </w:numPr>
        <w:jc w:val="both"/>
        <w:rPr>
          <w:rFonts w:asciiTheme="minorHAnsi" w:hAnsiTheme="minorHAnsi"/>
        </w:rPr>
      </w:pPr>
      <w:r>
        <w:rPr>
          <w:rFonts w:asciiTheme="minorHAnsi" w:hAnsiTheme="minorHAnsi"/>
        </w:rPr>
        <w:t>Close the log file</w:t>
      </w:r>
    </w:p>
    <w:p w14:paraId="74756147" w14:textId="77777777" w:rsidR="00631B25" w:rsidRPr="00631B25" w:rsidRDefault="00631B25" w:rsidP="00631B25">
      <w:pPr>
        <w:pStyle w:val="ListParagraph"/>
        <w:numPr>
          <w:ilvl w:val="0"/>
          <w:numId w:val="29"/>
        </w:numPr>
        <w:jc w:val="both"/>
        <w:rPr>
          <w:rFonts w:asciiTheme="minorHAnsi" w:hAnsiTheme="minorHAnsi"/>
        </w:rPr>
      </w:pPr>
      <w:r w:rsidRPr="00631B25">
        <w:rPr>
          <w:rFonts w:asciiTheme="minorHAnsi" w:hAnsiTheme="minorHAnsi"/>
        </w:rPr>
        <w:t>Exit the test execution context by calling the __exit__ method of</w:t>
      </w:r>
      <w:r>
        <w:rPr>
          <w:rFonts w:asciiTheme="minorHAnsi" w:hAnsiTheme="minorHAnsi"/>
        </w:rPr>
        <w:t xml:space="preserve"> all Providers used by the test</w:t>
      </w:r>
    </w:p>
    <w:p w14:paraId="5621C86B" w14:textId="77777777" w:rsidR="00631B25" w:rsidRPr="00631B25" w:rsidRDefault="00631B25" w:rsidP="00631B25">
      <w:pPr>
        <w:pStyle w:val="ListParagraph"/>
        <w:numPr>
          <w:ilvl w:val="0"/>
          <w:numId w:val="29"/>
        </w:numPr>
        <w:jc w:val="both"/>
        <w:rPr>
          <w:rFonts w:asciiTheme="minorHAnsi" w:hAnsiTheme="minorHAnsi"/>
        </w:rPr>
      </w:pPr>
      <w:r>
        <w:rPr>
          <w:rFonts w:asciiTheme="minorHAnsi" w:hAnsiTheme="minorHAnsi"/>
        </w:rPr>
        <w:t xml:space="preserve">Return the test result and </w:t>
      </w:r>
      <w:commentRangeStart w:id="2104"/>
      <w:r>
        <w:rPr>
          <w:rFonts w:asciiTheme="minorHAnsi" w:hAnsiTheme="minorHAnsi"/>
        </w:rPr>
        <w:t>exit</w:t>
      </w:r>
      <w:commentRangeEnd w:id="2104"/>
      <w:r w:rsidR="00BD334D">
        <w:rPr>
          <w:rStyle w:val="CommentReference"/>
        </w:rPr>
        <w:commentReference w:id="2104"/>
      </w:r>
    </w:p>
    <w:p w14:paraId="1E065BE6" w14:textId="355487A6" w:rsidR="00F44279" w:rsidRPr="005D1A35" w:rsidDel="00F67FDA" w:rsidRDefault="00F44279">
      <w:pPr>
        <w:pStyle w:val="Heading2"/>
        <w:rPr>
          <w:del w:id="2105" w:author="Onken, Brice" w:date="2019-08-15T20:49:00Z"/>
          <w:highlight w:val="cyan"/>
          <w:rPrChange w:id="2106" w:author="Onken, Brice" w:date="2019-08-15T21:03:00Z">
            <w:rPr>
              <w:del w:id="2107" w:author="Onken, Brice" w:date="2019-08-15T20:49:00Z"/>
              <w:rFonts w:asciiTheme="minorHAnsi" w:hAnsiTheme="minorHAnsi" w:cstheme="minorHAnsi"/>
            </w:rPr>
          </w:rPrChange>
        </w:rPr>
        <w:pPrChange w:id="2108" w:author="Zhao, Chengming" w:date="2020-04-17T09:45:00Z">
          <w:pPr>
            <w:ind w:firstLine="360"/>
          </w:pPr>
        </w:pPrChange>
      </w:pPr>
      <w:del w:id="2109" w:author="Onken, Brice" w:date="2019-08-15T20:49:00Z">
        <w:r w:rsidRPr="005D1A35" w:rsidDel="00F67FDA">
          <w:rPr>
            <w:highlight w:val="cyan"/>
            <w:rPrChange w:id="2110" w:author="Onken, Brice" w:date="2019-08-15T21:03:00Z">
              <w:rPr>
                <w:rFonts w:asciiTheme="minorHAnsi" w:hAnsiTheme="minorHAnsi" w:cstheme="minorHAnsi"/>
                <w:highlight w:val="green"/>
              </w:rPr>
            </w:rPrChange>
          </w:rPr>
          <w:delText>Prepare</w:delText>
        </w:r>
        <w:r w:rsidRPr="005D1A35" w:rsidDel="00F67FDA">
          <w:rPr>
            <w:highlight w:val="cyan"/>
            <w:rPrChange w:id="2111" w:author="Onken, Brice" w:date="2019-08-15T21:03:00Z">
              <w:rPr>
                <w:rFonts w:asciiTheme="minorHAnsi" w:hAnsiTheme="minorHAnsi" w:cstheme="minorHAnsi"/>
              </w:rPr>
            </w:rPrChange>
          </w:rPr>
          <w:tab/>
        </w:r>
        <w:r w:rsidRPr="005D1A35" w:rsidDel="00F67FDA">
          <w:rPr>
            <w:highlight w:val="cyan"/>
            <w:rPrChange w:id="2112" w:author="Onken, Brice" w:date="2019-08-15T21:03:00Z">
              <w:rPr>
                <w:rFonts w:asciiTheme="minorHAnsi" w:hAnsiTheme="minorHAnsi" w:cstheme="minorHAnsi"/>
              </w:rPr>
            </w:rPrChange>
          </w:rPr>
          <w:tab/>
        </w:r>
        <w:r w:rsidRPr="005D1A35" w:rsidDel="00F67FDA">
          <w:rPr>
            <w:highlight w:val="cyan"/>
            <w:rPrChange w:id="2113" w:author="Onken, Brice" w:date="2019-08-15T21:03:00Z">
              <w:rPr>
                <w:rFonts w:asciiTheme="minorHAnsi" w:hAnsiTheme="minorHAnsi" w:cstheme="minorHAnsi"/>
              </w:rPr>
            </w:rPrChange>
          </w:rPr>
          <w:tab/>
        </w:r>
        <w:r w:rsidRPr="005D1A35" w:rsidDel="00F67FDA">
          <w:rPr>
            <w:highlight w:val="cyan"/>
            <w:rPrChange w:id="2114" w:author="Onken, Brice" w:date="2019-08-15T21:03:00Z">
              <w:rPr>
                <w:rFonts w:asciiTheme="minorHAnsi" w:hAnsiTheme="minorHAnsi" w:cstheme="minorHAnsi"/>
              </w:rPr>
            </w:rPrChange>
          </w:rPr>
          <w:tab/>
        </w:r>
        <w:r w:rsidRPr="005D1A35" w:rsidDel="00F67FDA">
          <w:rPr>
            <w:highlight w:val="cyan"/>
            <w:rPrChange w:id="2115" w:author="Onken, Brice" w:date="2019-08-15T21:03:00Z">
              <w:rPr>
                <w:rFonts w:asciiTheme="minorHAnsi" w:hAnsiTheme="minorHAnsi" w:cstheme="minorHAnsi"/>
              </w:rPr>
            </w:rPrChange>
          </w:rPr>
          <w:tab/>
        </w:r>
        <w:r w:rsidRPr="005D1A35" w:rsidDel="00F67FDA">
          <w:rPr>
            <w:highlight w:val="cyan"/>
          </w:rPr>
          <w:delText>Execute</w:delText>
        </w:r>
        <w:r w:rsidRPr="005D1A35" w:rsidDel="00F67FDA">
          <w:rPr>
            <w:highlight w:val="cyan"/>
            <w:rPrChange w:id="2116" w:author="Onken, Brice" w:date="2019-08-15T21:03:00Z">
              <w:rPr>
                <w:rFonts w:asciiTheme="minorHAnsi" w:hAnsiTheme="minorHAnsi" w:cstheme="minorHAnsi"/>
              </w:rPr>
            </w:rPrChange>
          </w:rPr>
          <w:tab/>
        </w:r>
        <w:r w:rsidRPr="005D1A35" w:rsidDel="00F67FDA">
          <w:rPr>
            <w:highlight w:val="cyan"/>
            <w:rPrChange w:id="2117" w:author="Onken, Brice" w:date="2019-08-15T21:03:00Z">
              <w:rPr>
                <w:rFonts w:asciiTheme="minorHAnsi" w:hAnsiTheme="minorHAnsi" w:cstheme="minorHAnsi"/>
              </w:rPr>
            </w:rPrChange>
          </w:rPr>
          <w:tab/>
        </w:r>
        <w:r w:rsidRPr="005D1A35" w:rsidDel="00F67FDA">
          <w:rPr>
            <w:highlight w:val="cyan"/>
            <w:rPrChange w:id="2118" w:author="Onken, Brice" w:date="2019-08-15T21:03:00Z">
              <w:rPr>
                <w:rFonts w:asciiTheme="minorHAnsi" w:hAnsiTheme="minorHAnsi" w:cstheme="minorHAnsi"/>
              </w:rPr>
            </w:rPrChange>
          </w:rPr>
          <w:tab/>
        </w:r>
        <w:r w:rsidRPr="005D1A35" w:rsidDel="00F67FDA">
          <w:rPr>
            <w:highlight w:val="cyan"/>
            <w:rPrChange w:id="2119" w:author="Onken, Brice" w:date="2019-08-15T21:03:00Z">
              <w:rPr>
                <w:rFonts w:asciiTheme="minorHAnsi" w:hAnsiTheme="minorHAnsi" w:cstheme="minorHAnsi"/>
              </w:rPr>
            </w:rPrChange>
          </w:rPr>
          <w:tab/>
        </w:r>
        <w:r w:rsidRPr="005D1A35" w:rsidDel="00F67FDA">
          <w:rPr>
            <w:highlight w:val="cyan"/>
            <w:rPrChange w:id="2120" w:author="Onken, Brice" w:date="2019-08-15T21:03:00Z">
              <w:rPr>
                <w:rFonts w:asciiTheme="minorHAnsi" w:hAnsiTheme="minorHAnsi" w:cstheme="minorHAnsi"/>
              </w:rPr>
            </w:rPrChange>
          </w:rPr>
          <w:tab/>
        </w:r>
        <w:r w:rsidRPr="005D1A35" w:rsidDel="00F67FDA">
          <w:rPr>
            <w:highlight w:val="cyan"/>
            <w:rPrChange w:id="2121" w:author="Onken, Brice" w:date="2019-08-15T21:03:00Z">
              <w:rPr>
                <w:rFonts w:asciiTheme="minorHAnsi" w:hAnsiTheme="minorHAnsi" w:cstheme="minorHAnsi"/>
                <w:highlight w:val="magenta"/>
              </w:rPr>
            </w:rPrChange>
          </w:rPr>
          <w:delText>Cleanup</w:delText>
        </w:r>
      </w:del>
    </w:p>
    <w:p w14:paraId="75004EC8" w14:textId="51085E99" w:rsidR="00636C8E" w:rsidRPr="005D1A35" w:rsidDel="00F67FDA" w:rsidRDefault="00636C8E">
      <w:pPr>
        <w:pStyle w:val="Heading2"/>
        <w:rPr>
          <w:del w:id="2122" w:author="Onken, Brice" w:date="2019-08-15T20:49:00Z"/>
          <w:highlight w:val="cyan"/>
          <w:rPrChange w:id="2123" w:author="Onken, Brice" w:date="2019-08-15T21:03:00Z">
            <w:rPr>
              <w:del w:id="2124" w:author="Onken, Brice" w:date="2019-08-15T20:49:00Z"/>
              <w:rFonts w:asciiTheme="minorHAnsi" w:hAnsiTheme="minorHAnsi"/>
              <w:highlight w:val="green"/>
            </w:rPr>
          </w:rPrChange>
        </w:rPr>
        <w:pPrChange w:id="2125" w:author="Zhao, Chengming" w:date="2020-04-17T09:45:00Z">
          <w:pPr>
            <w:pStyle w:val="ListParagraph"/>
            <w:numPr>
              <w:numId w:val="33"/>
            </w:numPr>
            <w:ind w:left="1440" w:hanging="360"/>
            <w:jc w:val="both"/>
          </w:pPr>
        </w:pPrChange>
      </w:pPr>
      <w:del w:id="2126" w:author="Onken, Brice" w:date="2019-08-15T20:49:00Z">
        <w:r w:rsidRPr="005D1A35" w:rsidDel="00F67FDA">
          <w:rPr>
            <w:highlight w:val="cyan"/>
            <w:rPrChange w:id="2127" w:author="Onken, Brice" w:date="2019-08-15T21:03:00Z">
              <w:rPr>
                <w:rFonts w:asciiTheme="minorHAnsi" w:hAnsiTheme="minorHAnsi"/>
                <w:highlight w:val="green"/>
              </w:rPr>
            </w:rPrChange>
          </w:rPr>
          <w:delText>Check</w:delText>
        </w:r>
        <w:r w:rsidR="00050EBF" w:rsidRPr="005D1A35" w:rsidDel="00F67FDA">
          <w:rPr>
            <w:highlight w:val="cyan"/>
            <w:rPrChange w:id="2128" w:author="Onken, Brice" w:date="2019-08-15T21:03:00Z">
              <w:rPr>
                <w:rFonts w:asciiTheme="minorHAnsi" w:hAnsiTheme="minorHAnsi"/>
                <w:highlight w:val="green"/>
              </w:rPr>
            </w:rPrChange>
          </w:rPr>
          <w:delText xml:space="preserve"> that the</w:delText>
        </w:r>
        <w:r w:rsidRPr="005D1A35" w:rsidDel="00F67FDA">
          <w:rPr>
            <w:highlight w:val="cyan"/>
            <w:rPrChange w:id="2129" w:author="Onken, Brice" w:date="2019-08-15T21:03:00Z">
              <w:rPr>
                <w:rFonts w:asciiTheme="minorHAnsi" w:hAnsiTheme="minorHAnsi"/>
                <w:highlight w:val="green"/>
              </w:rPr>
            </w:rPrChange>
          </w:rPr>
          <w:delText xml:space="preserve"> environment is correctly setup</w:delText>
        </w:r>
      </w:del>
    </w:p>
    <w:p w14:paraId="27DB52C2" w14:textId="4921FAE8" w:rsidR="00636C8E" w:rsidRPr="005D1A35" w:rsidDel="00F67FDA" w:rsidRDefault="00636C8E">
      <w:pPr>
        <w:pStyle w:val="Heading2"/>
        <w:rPr>
          <w:del w:id="2130" w:author="Onken, Brice" w:date="2019-08-15T20:49:00Z"/>
          <w:highlight w:val="cyan"/>
          <w:rPrChange w:id="2131" w:author="Onken, Brice" w:date="2019-08-15T21:03:00Z">
            <w:rPr>
              <w:del w:id="2132" w:author="Onken, Brice" w:date="2019-08-15T20:49:00Z"/>
              <w:rFonts w:asciiTheme="minorHAnsi" w:hAnsiTheme="minorHAnsi"/>
              <w:highlight w:val="green"/>
            </w:rPr>
          </w:rPrChange>
        </w:rPr>
        <w:pPrChange w:id="2133" w:author="Zhao, Chengming" w:date="2020-04-17T09:45:00Z">
          <w:pPr>
            <w:pStyle w:val="ListParagraph"/>
            <w:numPr>
              <w:ilvl w:val="1"/>
              <w:numId w:val="33"/>
            </w:numPr>
            <w:ind w:left="2160" w:hanging="360"/>
            <w:jc w:val="both"/>
          </w:pPr>
        </w:pPrChange>
      </w:pPr>
      <w:del w:id="2134" w:author="Onken, Brice" w:date="2019-08-15T20:49:00Z">
        <w:r w:rsidRPr="005D1A35" w:rsidDel="00F67FDA">
          <w:rPr>
            <w:highlight w:val="cyan"/>
            <w:rPrChange w:id="2135" w:author="Onken, Brice" w:date="2019-08-15T21:03:00Z">
              <w:rPr>
                <w:rFonts w:asciiTheme="minorHAnsi" w:hAnsiTheme="minorHAnsi"/>
                <w:highlight w:val="green"/>
              </w:rPr>
            </w:rPrChange>
          </w:rPr>
          <w:delText>Check SUT is alive (recover if needed)</w:delText>
        </w:r>
      </w:del>
    </w:p>
    <w:p w14:paraId="240298F2" w14:textId="56FFA335" w:rsidR="00636C8E" w:rsidRPr="005D1A35" w:rsidDel="00F67FDA" w:rsidRDefault="00636C8E">
      <w:pPr>
        <w:pStyle w:val="Heading2"/>
        <w:rPr>
          <w:del w:id="2136" w:author="Onken, Brice" w:date="2019-08-15T20:49:00Z"/>
          <w:highlight w:val="cyan"/>
          <w:rPrChange w:id="2137" w:author="Onken, Brice" w:date="2019-08-15T21:03:00Z">
            <w:rPr>
              <w:del w:id="2138" w:author="Onken, Brice" w:date="2019-08-15T20:49:00Z"/>
              <w:rFonts w:asciiTheme="minorHAnsi" w:hAnsiTheme="minorHAnsi"/>
              <w:highlight w:val="green"/>
            </w:rPr>
          </w:rPrChange>
        </w:rPr>
        <w:pPrChange w:id="2139" w:author="Zhao, Chengming" w:date="2020-04-17T09:45:00Z">
          <w:pPr>
            <w:pStyle w:val="ListParagraph"/>
            <w:numPr>
              <w:numId w:val="33"/>
            </w:numPr>
            <w:tabs>
              <w:tab w:val="num" w:pos="720"/>
            </w:tabs>
            <w:ind w:left="1440" w:hanging="360"/>
            <w:jc w:val="both"/>
          </w:pPr>
        </w:pPrChange>
      </w:pPr>
      <w:del w:id="2140" w:author="Onken, Brice" w:date="2019-08-15T20:49:00Z">
        <w:r w:rsidRPr="005D1A35" w:rsidDel="00F67FDA">
          <w:rPr>
            <w:highlight w:val="cyan"/>
            <w:rPrChange w:id="2141" w:author="Onken, Brice" w:date="2019-08-15T21:03:00Z">
              <w:rPr>
                <w:rFonts w:asciiTheme="minorHAnsi" w:hAnsiTheme="minorHAnsi"/>
                <w:highlight w:val="green"/>
              </w:rPr>
            </w:rPrChange>
          </w:rPr>
          <w:delText xml:space="preserve">Configure BIOS knobs </w:delText>
        </w:r>
        <w:r w:rsidR="00050EBF" w:rsidRPr="005D1A35" w:rsidDel="00F67FDA">
          <w:rPr>
            <w:highlight w:val="cyan"/>
            <w:rPrChange w:id="2142" w:author="Onken, Brice" w:date="2019-08-15T21:03:00Z">
              <w:rPr>
                <w:rFonts w:asciiTheme="minorHAnsi" w:hAnsiTheme="minorHAnsi"/>
                <w:highlight w:val="green"/>
              </w:rPr>
            </w:rPrChange>
          </w:rPr>
          <w:delText>as needed</w:delText>
        </w:r>
      </w:del>
    </w:p>
    <w:p w14:paraId="12B245CC" w14:textId="2825064A" w:rsidR="00636C8E" w:rsidRPr="005D1A35" w:rsidDel="00F67FDA" w:rsidRDefault="00636C8E">
      <w:pPr>
        <w:pStyle w:val="Heading2"/>
        <w:rPr>
          <w:del w:id="2143" w:author="Onken, Brice" w:date="2019-08-15T20:49:00Z"/>
          <w:highlight w:val="cyan"/>
          <w:rPrChange w:id="2144" w:author="Onken, Brice" w:date="2019-08-15T21:03:00Z">
            <w:rPr>
              <w:del w:id="2145" w:author="Onken, Brice" w:date="2019-08-15T20:49:00Z"/>
              <w:rFonts w:asciiTheme="minorHAnsi" w:hAnsiTheme="minorHAnsi"/>
              <w:highlight w:val="green"/>
            </w:rPr>
          </w:rPrChange>
        </w:rPr>
        <w:pPrChange w:id="2146" w:author="Zhao, Chengming" w:date="2020-04-17T09:45:00Z">
          <w:pPr>
            <w:pStyle w:val="ListParagraph"/>
            <w:numPr>
              <w:ilvl w:val="1"/>
              <w:numId w:val="33"/>
            </w:numPr>
            <w:ind w:left="2160" w:hanging="360"/>
            <w:jc w:val="both"/>
          </w:pPr>
        </w:pPrChange>
      </w:pPr>
      <w:del w:id="2147" w:author="Onken, Brice" w:date="2019-08-15T20:49:00Z">
        <w:r w:rsidRPr="005D1A35" w:rsidDel="00F67FDA">
          <w:rPr>
            <w:highlight w:val="cyan"/>
            <w:rPrChange w:id="2148" w:author="Onken, Brice" w:date="2019-08-15T21:03:00Z">
              <w:rPr>
                <w:rFonts w:asciiTheme="minorHAnsi" w:hAnsiTheme="minorHAnsi"/>
                <w:highlight w:val="green"/>
              </w:rPr>
            </w:rPrChange>
          </w:rPr>
          <w:delText>Reboot the system</w:delText>
        </w:r>
      </w:del>
    </w:p>
    <w:p w14:paraId="5C2C5A55" w14:textId="54BE1398" w:rsidR="00636C8E" w:rsidRPr="005D1A35" w:rsidDel="00F67FDA" w:rsidRDefault="00636C8E">
      <w:pPr>
        <w:pStyle w:val="Heading2"/>
        <w:rPr>
          <w:del w:id="2149" w:author="Onken, Brice" w:date="2019-08-15T20:49:00Z"/>
          <w:highlight w:val="cyan"/>
        </w:rPr>
        <w:pPrChange w:id="2150" w:author="Zhao, Chengming" w:date="2020-04-17T09:45:00Z">
          <w:pPr>
            <w:pStyle w:val="ListParagraph"/>
            <w:numPr>
              <w:numId w:val="33"/>
            </w:numPr>
            <w:tabs>
              <w:tab w:val="num" w:pos="720"/>
            </w:tabs>
            <w:ind w:left="1440" w:hanging="360"/>
            <w:jc w:val="both"/>
          </w:pPr>
        </w:pPrChange>
      </w:pPr>
      <w:del w:id="2151" w:author="Onken, Brice" w:date="2019-08-15T20:49:00Z">
        <w:r w:rsidRPr="005D1A35" w:rsidDel="00F67FDA">
          <w:rPr>
            <w:highlight w:val="cyan"/>
          </w:rPr>
          <w:delText>Execute the main test flow</w:delText>
        </w:r>
      </w:del>
    </w:p>
    <w:p w14:paraId="2C9243B3" w14:textId="1B02916D" w:rsidR="00636C8E" w:rsidRPr="005D1A35" w:rsidDel="00F67FDA" w:rsidRDefault="00636C8E">
      <w:pPr>
        <w:pStyle w:val="Heading2"/>
        <w:rPr>
          <w:del w:id="2152" w:author="Onken, Brice" w:date="2019-08-15T20:49:00Z"/>
          <w:highlight w:val="cyan"/>
        </w:rPr>
        <w:pPrChange w:id="2153" w:author="Zhao, Chengming" w:date="2020-04-17T09:45:00Z">
          <w:pPr>
            <w:pStyle w:val="ListParagraph"/>
            <w:numPr>
              <w:ilvl w:val="1"/>
              <w:numId w:val="33"/>
            </w:numPr>
            <w:ind w:left="2160" w:hanging="360"/>
            <w:jc w:val="both"/>
          </w:pPr>
        </w:pPrChange>
      </w:pPr>
      <w:del w:id="2154" w:author="Onken, Brice" w:date="2019-08-15T20:49:00Z">
        <w:r w:rsidRPr="005D1A35" w:rsidDel="00F67FDA">
          <w:rPr>
            <w:highlight w:val="cyan"/>
          </w:rPr>
          <w:delText>Error Injection or start workload</w:delText>
        </w:r>
      </w:del>
    </w:p>
    <w:p w14:paraId="023BF52F" w14:textId="4C91C8F4" w:rsidR="00636C8E" w:rsidRPr="005D1A35" w:rsidDel="00F67FDA" w:rsidRDefault="00636C8E">
      <w:pPr>
        <w:pStyle w:val="Heading2"/>
        <w:rPr>
          <w:del w:id="2155" w:author="Onken, Brice" w:date="2019-08-15T20:49:00Z"/>
          <w:highlight w:val="cyan"/>
        </w:rPr>
        <w:pPrChange w:id="2156" w:author="Zhao, Chengming" w:date="2020-04-17T09:45:00Z">
          <w:pPr>
            <w:pStyle w:val="ListParagraph"/>
            <w:numPr>
              <w:ilvl w:val="1"/>
              <w:numId w:val="33"/>
            </w:numPr>
            <w:ind w:left="2160" w:hanging="360"/>
            <w:jc w:val="both"/>
          </w:pPr>
        </w:pPrChange>
      </w:pPr>
      <w:del w:id="2157" w:author="Onken, Brice" w:date="2019-08-15T20:49:00Z">
        <w:r w:rsidRPr="005D1A35" w:rsidDel="00F67FDA">
          <w:rPr>
            <w:highlight w:val="cyan"/>
          </w:rPr>
          <w:delText>Wait for main test execution to complete</w:delText>
        </w:r>
      </w:del>
    </w:p>
    <w:p w14:paraId="5139C6AB" w14:textId="0FD727FD" w:rsidR="00636C8E" w:rsidRPr="005D1A35" w:rsidDel="00F67FDA" w:rsidRDefault="00636C8E">
      <w:pPr>
        <w:pStyle w:val="Heading2"/>
        <w:rPr>
          <w:del w:id="2158" w:author="Onken, Brice" w:date="2019-08-15T20:49:00Z"/>
          <w:highlight w:val="cyan"/>
        </w:rPr>
        <w:pPrChange w:id="2159" w:author="Zhao, Chengming" w:date="2020-04-17T09:45:00Z">
          <w:pPr>
            <w:pStyle w:val="ListParagraph"/>
            <w:numPr>
              <w:numId w:val="33"/>
            </w:numPr>
            <w:tabs>
              <w:tab w:val="num" w:pos="720"/>
            </w:tabs>
            <w:ind w:left="1440" w:hanging="360"/>
            <w:jc w:val="both"/>
          </w:pPr>
        </w:pPrChange>
      </w:pPr>
      <w:del w:id="2160" w:author="Onken, Brice" w:date="2019-08-15T20:49:00Z">
        <w:r w:rsidRPr="005D1A35" w:rsidDel="00F67FDA">
          <w:rPr>
            <w:highlight w:val="cyan"/>
          </w:rPr>
          <w:delText>Check for results</w:delText>
        </w:r>
      </w:del>
    </w:p>
    <w:p w14:paraId="3087699D" w14:textId="4C25C53D" w:rsidR="00636C8E" w:rsidRPr="005D1A35" w:rsidDel="00F67FDA" w:rsidRDefault="00636C8E">
      <w:pPr>
        <w:pStyle w:val="Heading2"/>
        <w:rPr>
          <w:del w:id="2161" w:author="Onken, Brice" w:date="2019-08-15T20:49:00Z"/>
          <w:highlight w:val="cyan"/>
        </w:rPr>
        <w:pPrChange w:id="2162" w:author="Zhao, Chengming" w:date="2020-04-17T09:45:00Z">
          <w:pPr>
            <w:pStyle w:val="ListParagraph"/>
            <w:numPr>
              <w:ilvl w:val="1"/>
              <w:numId w:val="33"/>
            </w:numPr>
            <w:ind w:left="2160" w:hanging="360"/>
            <w:jc w:val="both"/>
          </w:pPr>
        </w:pPrChange>
      </w:pPr>
      <w:del w:id="2163" w:author="Onken, Brice" w:date="2019-08-15T20:49:00Z">
        <w:r w:rsidRPr="005D1A35" w:rsidDel="00F67FDA">
          <w:rPr>
            <w:highlight w:val="cyan"/>
          </w:rPr>
          <w:delText>Check for BIOS log and/or OS log for error reporting</w:delText>
        </w:r>
      </w:del>
    </w:p>
    <w:p w14:paraId="55EB6E32" w14:textId="600C9511" w:rsidR="00636C8E" w:rsidRPr="005D1A35" w:rsidDel="00F67FDA" w:rsidRDefault="00636C8E">
      <w:pPr>
        <w:pStyle w:val="Heading2"/>
        <w:rPr>
          <w:del w:id="2164" w:author="Onken, Brice" w:date="2019-08-15T20:49:00Z"/>
          <w:highlight w:val="cyan"/>
        </w:rPr>
        <w:pPrChange w:id="2165" w:author="Zhao, Chengming" w:date="2020-04-17T09:45:00Z">
          <w:pPr>
            <w:pStyle w:val="ListParagraph"/>
            <w:numPr>
              <w:ilvl w:val="1"/>
              <w:numId w:val="33"/>
            </w:numPr>
            <w:ind w:left="2160" w:hanging="360"/>
            <w:jc w:val="both"/>
          </w:pPr>
        </w:pPrChange>
      </w:pPr>
      <w:del w:id="2166" w:author="Onken, Brice" w:date="2019-08-15T20:49:00Z">
        <w:r w:rsidRPr="005D1A35" w:rsidDel="00F67FDA">
          <w:rPr>
            <w:highlight w:val="cyan"/>
          </w:rPr>
          <w:delText>Check for SUT’s state</w:delText>
        </w:r>
      </w:del>
    </w:p>
    <w:p w14:paraId="43EF5CEA" w14:textId="1A8B5505" w:rsidR="00636C8E" w:rsidRPr="005D1A35" w:rsidDel="00F67FDA" w:rsidRDefault="00636C8E">
      <w:pPr>
        <w:pStyle w:val="Heading2"/>
        <w:rPr>
          <w:del w:id="2167" w:author="Onken, Brice" w:date="2019-08-15T20:49:00Z"/>
          <w:highlight w:val="cyan"/>
        </w:rPr>
        <w:pPrChange w:id="2168" w:author="Zhao, Chengming" w:date="2020-04-17T09:45:00Z">
          <w:pPr>
            <w:pStyle w:val="ListParagraph"/>
            <w:numPr>
              <w:ilvl w:val="1"/>
              <w:numId w:val="33"/>
            </w:numPr>
            <w:ind w:left="2160" w:hanging="360"/>
            <w:jc w:val="both"/>
          </w:pPr>
        </w:pPrChange>
      </w:pPr>
      <w:del w:id="2169" w:author="Onken, Brice" w:date="2019-08-15T20:49:00Z">
        <w:r w:rsidRPr="005D1A35" w:rsidDel="00F67FDA">
          <w:rPr>
            <w:highlight w:val="cyan"/>
          </w:rPr>
          <w:delText>Check for workload status or power measurements or report generation</w:delText>
        </w:r>
      </w:del>
    </w:p>
    <w:p w14:paraId="50CC544C" w14:textId="1C5B836E" w:rsidR="00194BCA" w:rsidRPr="005D1A35" w:rsidDel="00F67FDA" w:rsidRDefault="00194BCA">
      <w:pPr>
        <w:pStyle w:val="Heading2"/>
        <w:rPr>
          <w:del w:id="2170" w:author="Onken, Brice" w:date="2019-08-15T20:49:00Z"/>
          <w:highlight w:val="cyan"/>
        </w:rPr>
        <w:pPrChange w:id="2171" w:author="Zhao, Chengming" w:date="2020-04-17T09:45:00Z">
          <w:pPr>
            <w:pStyle w:val="ListParagraph"/>
            <w:numPr>
              <w:ilvl w:val="1"/>
              <w:numId w:val="33"/>
            </w:numPr>
            <w:ind w:left="2160" w:hanging="360"/>
            <w:jc w:val="both"/>
          </w:pPr>
        </w:pPrChange>
      </w:pPr>
      <w:del w:id="2172" w:author="Onken, Brice" w:date="2019-08-15T20:49:00Z">
        <w:r w:rsidRPr="005D1A35" w:rsidDel="00F67FDA">
          <w:rPr>
            <w:highlight w:val="cyan"/>
          </w:rPr>
          <w:delText>Capture any crash dump and logs needed for failure analysis</w:delText>
        </w:r>
      </w:del>
    </w:p>
    <w:p w14:paraId="49CAD8E7" w14:textId="5B0E9F2D" w:rsidR="00572A05" w:rsidRPr="005D1A35" w:rsidDel="00F67FDA" w:rsidRDefault="00636C8E">
      <w:pPr>
        <w:pStyle w:val="Heading2"/>
        <w:rPr>
          <w:del w:id="2173" w:author="Onken, Brice" w:date="2019-08-15T20:49:00Z"/>
          <w:highlight w:val="cyan"/>
          <w:rPrChange w:id="2174" w:author="Onken, Brice" w:date="2019-08-15T21:03:00Z">
            <w:rPr>
              <w:del w:id="2175" w:author="Onken, Brice" w:date="2019-08-15T20:49:00Z"/>
              <w:rFonts w:asciiTheme="minorHAnsi" w:hAnsiTheme="minorHAnsi"/>
              <w:highlight w:val="magenta"/>
            </w:rPr>
          </w:rPrChange>
        </w:rPr>
        <w:pPrChange w:id="2176" w:author="Zhao, Chengming" w:date="2020-04-17T09:45:00Z">
          <w:pPr>
            <w:pStyle w:val="ListParagraph"/>
            <w:numPr>
              <w:numId w:val="33"/>
            </w:numPr>
            <w:tabs>
              <w:tab w:val="num" w:pos="720"/>
            </w:tabs>
            <w:ind w:left="1440" w:hanging="360"/>
            <w:jc w:val="both"/>
          </w:pPr>
        </w:pPrChange>
      </w:pPr>
      <w:del w:id="2177" w:author="Onken, Brice" w:date="2019-08-15T20:49:00Z">
        <w:r w:rsidRPr="005D1A35" w:rsidDel="00F67FDA">
          <w:rPr>
            <w:highlight w:val="cyan"/>
            <w:rPrChange w:id="2178" w:author="Onken, Brice" w:date="2019-08-15T21:03:00Z">
              <w:rPr>
                <w:rFonts w:asciiTheme="minorHAnsi" w:hAnsiTheme="minorHAnsi"/>
                <w:highlight w:val="magenta"/>
              </w:rPr>
            </w:rPrChange>
          </w:rPr>
          <w:delText>Finish the test and cleanup</w:delText>
        </w:r>
      </w:del>
    </w:p>
    <w:p w14:paraId="05EFE1F9" w14:textId="5AFD691F" w:rsidR="005C0C2D" w:rsidRPr="005D1A35" w:rsidDel="00F67FDA" w:rsidRDefault="005C0C2D">
      <w:pPr>
        <w:pStyle w:val="Heading2"/>
        <w:rPr>
          <w:del w:id="2179" w:author="Onken, Brice" w:date="2019-08-15T20:49:00Z"/>
          <w:highlight w:val="cyan"/>
          <w:rPrChange w:id="2180" w:author="Onken, Brice" w:date="2019-08-15T21:03:00Z">
            <w:rPr>
              <w:del w:id="2181" w:author="Onken, Brice" w:date="2019-08-15T20:49:00Z"/>
              <w:rFonts w:asciiTheme="minorHAnsi" w:hAnsiTheme="minorHAnsi"/>
              <w:highlight w:val="magenta"/>
            </w:rPr>
          </w:rPrChange>
        </w:rPr>
        <w:pPrChange w:id="2182" w:author="Zhao, Chengming" w:date="2020-04-17T09:45:00Z">
          <w:pPr>
            <w:pStyle w:val="ListParagraph"/>
            <w:numPr>
              <w:ilvl w:val="1"/>
              <w:numId w:val="33"/>
            </w:numPr>
            <w:ind w:left="2160" w:hanging="360"/>
            <w:jc w:val="both"/>
          </w:pPr>
        </w:pPrChange>
      </w:pPr>
      <w:del w:id="2183" w:author="Onken, Brice" w:date="2019-08-15T20:49:00Z">
        <w:r w:rsidRPr="005D1A35" w:rsidDel="00F67FDA">
          <w:rPr>
            <w:highlight w:val="cyan"/>
            <w:rPrChange w:id="2184" w:author="Onken, Brice" w:date="2019-08-15T21:03:00Z">
              <w:rPr>
                <w:rFonts w:asciiTheme="minorHAnsi" w:hAnsiTheme="minorHAnsi"/>
                <w:highlight w:val="magenta"/>
              </w:rPr>
            </w:rPrChange>
          </w:rPr>
          <w:delText>Unload any driver installation</w:delText>
        </w:r>
      </w:del>
    </w:p>
    <w:p w14:paraId="5EBCCEF1" w14:textId="6B0C8539" w:rsidR="008B56B9" w:rsidRPr="005D1A35" w:rsidDel="00F67FDA" w:rsidRDefault="008B56B9">
      <w:pPr>
        <w:pStyle w:val="Heading2"/>
        <w:rPr>
          <w:del w:id="2185" w:author="Onken, Brice" w:date="2019-08-15T20:49:00Z"/>
          <w:highlight w:val="cyan"/>
          <w:rPrChange w:id="2186" w:author="Onken, Brice" w:date="2019-08-15T21:03:00Z">
            <w:rPr>
              <w:del w:id="2187" w:author="Onken, Brice" w:date="2019-08-15T20:49:00Z"/>
              <w:rFonts w:asciiTheme="minorHAnsi" w:hAnsiTheme="minorHAnsi"/>
              <w:highlight w:val="magenta"/>
            </w:rPr>
          </w:rPrChange>
        </w:rPr>
        <w:pPrChange w:id="2188" w:author="Zhao, Chengming" w:date="2020-04-17T09:45:00Z">
          <w:pPr>
            <w:pStyle w:val="ListParagraph"/>
            <w:numPr>
              <w:ilvl w:val="1"/>
              <w:numId w:val="33"/>
            </w:numPr>
            <w:ind w:left="2160" w:hanging="360"/>
            <w:jc w:val="both"/>
          </w:pPr>
        </w:pPrChange>
      </w:pPr>
      <w:del w:id="2189" w:author="Onken, Brice" w:date="2019-08-15T20:49:00Z">
        <w:r w:rsidRPr="005D1A35" w:rsidDel="00F67FDA">
          <w:rPr>
            <w:highlight w:val="cyan"/>
            <w:rPrChange w:id="2190" w:author="Onken, Brice" w:date="2019-08-15T21:03:00Z">
              <w:rPr>
                <w:rFonts w:asciiTheme="minorHAnsi" w:hAnsiTheme="minorHAnsi"/>
                <w:highlight w:val="magenta"/>
              </w:rPr>
            </w:rPrChange>
          </w:rPr>
          <w:delText>Undo the BIOS setting if system resulted in any freeze state as an artifact of this test</w:delText>
        </w:r>
      </w:del>
    </w:p>
    <w:p w14:paraId="0C5BEA51" w14:textId="5EF1A787" w:rsidR="00296E72" w:rsidRDefault="00296E72">
      <w:pPr>
        <w:pStyle w:val="Heading2"/>
      </w:pPr>
      <w:bookmarkStart w:id="2191" w:name="_Toc16518037"/>
      <w:r w:rsidRPr="005D1A35">
        <w:rPr>
          <w:highlight w:val="cyan"/>
          <w:rPrChange w:id="2192" w:author="Onken, Brice" w:date="2019-08-15T21:03:00Z">
            <w:rPr>
              <w:highlight w:val="yellow"/>
            </w:rPr>
          </w:rPrChange>
        </w:rPr>
        <w:t xml:space="preserve">Logging and </w:t>
      </w:r>
      <w:r w:rsidR="00FE5E69" w:rsidRPr="005D1A35">
        <w:rPr>
          <w:highlight w:val="cyan"/>
          <w:rPrChange w:id="2193" w:author="Onken, Brice" w:date="2019-08-15T21:03:00Z">
            <w:rPr>
              <w:highlight w:val="yellow"/>
            </w:rPr>
          </w:rPrChange>
        </w:rPr>
        <w:t xml:space="preserve">log </w:t>
      </w:r>
      <w:r w:rsidRPr="005D1A35">
        <w:rPr>
          <w:highlight w:val="cyan"/>
          <w:rPrChange w:id="2194" w:author="Onken, Brice" w:date="2019-08-15T21:03:00Z">
            <w:rPr>
              <w:highlight w:val="yellow"/>
            </w:rPr>
          </w:rPrChange>
        </w:rPr>
        <w:t>severity control</w:t>
      </w:r>
      <w:bookmarkEnd w:id="2191"/>
      <w:ins w:id="2195" w:author="Onken, Brice" w:date="2019-08-15T21:03:00Z">
        <w:r w:rsidR="005D1A35" w:rsidRPr="005D1A35">
          <w:rPr>
            <w:highlight w:val="cyan"/>
            <w:rPrChange w:id="2196" w:author="Onken, Brice" w:date="2019-08-15T21:03:00Z">
              <w:rPr/>
            </w:rPrChange>
          </w:rPr>
          <w:t xml:space="preserve"> - Xijun</w:t>
        </w:r>
      </w:ins>
    </w:p>
    <w:p w14:paraId="3D38D515" w14:textId="6B7AF883" w:rsidR="008F1D11" w:rsidRPr="008F1D11" w:rsidDel="001539B6" w:rsidRDefault="008F1D11" w:rsidP="008F1D11">
      <w:pPr>
        <w:jc w:val="both"/>
        <w:rPr>
          <w:del w:id="2197" w:author="Onken, Brice" w:date="2019-08-15T20:56:00Z"/>
          <w:rFonts w:asciiTheme="minorHAnsi" w:hAnsiTheme="minorHAnsi"/>
        </w:rPr>
      </w:pPr>
      <w:del w:id="2198" w:author="Onken, Brice" w:date="2019-08-15T20:56:00Z">
        <w:r w:rsidRPr="008F1D11" w:rsidDel="001539B6">
          <w:rPr>
            <w:rFonts w:asciiTheme="minorHAnsi" w:hAnsiTheme="minorHAnsi"/>
          </w:rPr>
          <w:delText xml:space="preserve">Logging is implemented using </w:delText>
        </w:r>
        <w:r w:rsidR="001D33FC" w:rsidDel="001539B6">
          <w:rPr>
            <w:rFonts w:asciiTheme="minorHAnsi" w:hAnsiTheme="minorHAnsi"/>
          </w:rPr>
          <w:delText xml:space="preserve">the Python </w:delText>
        </w:r>
        <w:r w:rsidR="00515CDE" w:rsidDel="001539B6">
          <w:rPr>
            <w:rFonts w:asciiTheme="minorHAnsi" w:hAnsiTheme="minorHAnsi"/>
          </w:rPr>
          <w:delText xml:space="preserve">standard </w:delText>
        </w:r>
        <w:r w:rsidRPr="008F1D11" w:rsidDel="001539B6">
          <w:rPr>
            <w:rFonts w:asciiTheme="minorHAnsi" w:hAnsiTheme="minorHAnsi"/>
          </w:rPr>
          <w:delText>“</w:delText>
        </w:r>
        <w:r w:rsidRPr="00E84C79" w:rsidDel="001539B6">
          <w:rPr>
            <w:rFonts w:asciiTheme="minorHAnsi" w:hAnsiTheme="minorHAnsi"/>
            <w:b/>
            <w:i/>
          </w:rPr>
          <w:delText>logging</w:delText>
        </w:r>
        <w:r w:rsidRPr="008F1D11" w:rsidDel="001539B6">
          <w:rPr>
            <w:rFonts w:asciiTheme="minorHAnsi" w:hAnsiTheme="minorHAnsi"/>
          </w:rPr>
          <w:delText xml:space="preserve">” package. </w:delText>
        </w:r>
        <w:r w:rsidR="00BB6057" w:rsidDel="001539B6">
          <w:rPr>
            <w:rFonts w:asciiTheme="minorHAnsi" w:hAnsiTheme="minorHAnsi"/>
          </w:rPr>
          <w:delText>U</w:delText>
        </w:r>
        <w:r w:rsidRPr="008F1D11" w:rsidDel="001539B6">
          <w:rPr>
            <w:rFonts w:asciiTheme="minorHAnsi" w:hAnsiTheme="minorHAnsi"/>
          </w:rPr>
          <w:delText>sing the logging API</w:delText>
        </w:r>
        <w:r w:rsidR="00BB6057" w:rsidDel="001539B6">
          <w:rPr>
            <w:rFonts w:asciiTheme="minorHAnsi" w:hAnsiTheme="minorHAnsi"/>
          </w:rPr>
          <w:delText xml:space="preserve"> allows</w:delText>
        </w:r>
        <w:r w:rsidRPr="008F1D11" w:rsidDel="001539B6">
          <w:rPr>
            <w:rFonts w:asciiTheme="minorHAnsi" w:hAnsiTheme="minorHAnsi"/>
          </w:rPr>
          <w:delText xml:space="preserve"> all Python modules </w:delText>
        </w:r>
        <w:r w:rsidR="00BB6057" w:rsidDel="001539B6">
          <w:rPr>
            <w:rFonts w:asciiTheme="minorHAnsi" w:hAnsiTheme="minorHAnsi"/>
          </w:rPr>
          <w:delText>to use the same log</w:delText>
        </w:r>
        <w:r w:rsidRPr="008F1D11" w:rsidDel="001539B6">
          <w:rPr>
            <w:rFonts w:asciiTheme="minorHAnsi" w:hAnsiTheme="minorHAnsi"/>
          </w:rPr>
          <w:delText xml:space="preserve">, so </w:delText>
        </w:r>
        <w:r w:rsidR="00BB6057" w:rsidDel="001539B6">
          <w:rPr>
            <w:rFonts w:asciiTheme="minorHAnsi" w:hAnsiTheme="minorHAnsi"/>
          </w:rPr>
          <w:delText>each</w:delText>
        </w:r>
        <w:r w:rsidRPr="008F1D11" w:rsidDel="001539B6">
          <w:rPr>
            <w:rFonts w:asciiTheme="minorHAnsi" w:hAnsiTheme="minorHAnsi"/>
          </w:rPr>
          <w:delText xml:space="preserve"> </w:delText>
        </w:r>
        <w:r w:rsidR="00BB6057" w:rsidDel="001539B6">
          <w:rPr>
            <w:rFonts w:asciiTheme="minorHAnsi" w:hAnsiTheme="minorHAnsi"/>
          </w:rPr>
          <w:delText>test</w:delText>
        </w:r>
        <w:r w:rsidR="00BB6057" w:rsidRPr="008F1D11" w:rsidDel="001539B6">
          <w:rPr>
            <w:rFonts w:asciiTheme="minorHAnsi" w:hAnsiTheme="minorHAnsi"/>
          </w:rPr>
          <w:delText xml:space="preserve"> </w:delText>
        </w:r>
        <w:r w:rsidRPr="008F1D11" w:rsidDel="001539B6">
          <w:rPr>
            <w:rFonts w:asciiTheme="minorHAnsi" w:hAnsiTheme="minorHAnsi"/>
          </w:rPr>
          <w:delText xml:space="preserve">can include </w:delText>
        </w:r>
        <w:r w:rsidR="00BB6057" w:rsidDel="001539B6">
          <w:rPr>
            <w:rFonts w:asciiTheme="minorHAnsi" w:hAnsiTheme="minorHAnsi"/>
          </w:rPr>
          <w:delText>custom m</w:delText>
        </w:r>
        <w:r w:rsidRPr="008F1D11" w:rsidDel="001539B6">
          <w:rPr>
            <w:rFonts w:asciiTheme="minorHAnsi" w:hAnsiTheme="minorHAnsi"/>
          </w:rPr>
          <w:delText>essages integrated with messages from third-party modules. The basic classes defined by the module, together with their functions, are listed below.</w:delText>
        </w:r>
      </w:del>
    </w:p>
    <w:p w14:paraId="48534E2F" w14:textId="4D3BD9D9" w:rsidR="008F1D11" w:rsidRPr="008F1D11" w:rsidDel="001539B6" w:rsidRDefault="008F1D11" w:rsidP="008F1D11">
      <w:pPr>
        <w:pStyle w:val="ListParagraph"/>
        <w:numPr>
          <w:ilvl w:val="0"/>
          <w:numId w:val="38"/>
        </w:numPr>
        <w:jc w:val="both"/>
        <w:rPr>
          <w:del w:id="2199" w:author="Onken, Brice" w:date="2019-08-15T20:56:00Z"/>
          <w:rFonts w:asciiTheme="minorHAnsi" w:hAnsiTheme="minorHAnsi"/>
        </w:rPr>
      </w:pPr>
      <w:del w:id="2200" w:author="Onken, Brice" w:date="2019-08-15T20:56:00Z">
        <w:r w:rsidRPr="008F1D11" w:rsidDel="001539B6">
          <w:rPr>
            <w:rFonts w:asciiTheme="minorHAnsi" w:hAnsiTheme="minorHAnsi"/>
          </w:rPr>
          <w:delText xml:space="preserve">Loggers </w:delText>
        </w:r>
        <w:r w:rsidR="00BB6057" w:rsidDel="001539B6">
          <w:rPr>
            <w:rFonts w:asciiTheme="minorHAnsi" w:hAnsiTheme="minorHAnsi"/>
          </w:rPr>
          <w:delText>implement</w:delText>
        </w:r>
        <w:r w:rsidR="00BB6057" w:rsidRPr="008F1D11" w:rsidDel="001539B6">
          <w:rPr>
            <w:rFonts w:asciiTheme="minorHAnsi" w:hAnsiTheme="minorHAnsi"/>
          </w:rPr>
          <w:delText xml:space="preserve"> </w:delText>
        </w:r>
        <w:r w:rsidRPr="008F1D11" w:rsidDel="001539B6">
          <w:rPr>
            <w:rFonts w:asciiTheme="minorHAnsi" w:hAnsiTheme="minorHAnsi"/>
          </w:rPr>
          <w:delText xml:space="preserve">the interface that </w:delText>
        </w:r>
        <w:r w:rsidR="00BB6057" w:rsidDel="001539B6">
          <w:rPr>
            <w:rFonts w:asciiTheme="minorHAnsi" w:hAnsiTheme="minorHAnsi"/>
          </w:rPr>
          <w:delText>Python</w:delText>
        </w:r>
        <w:r w:rsidR="00BB6057" w:rsidRPr="008F1D11" w:rsidDel="001539B6">
          <w:rPr>
            <w:rFonts w:asciiTheme="minorHAnsi" w:hAnsiTheme="minorHAnsi"/>
          </w:rPr>
          <w:delText xml:space="preserve"> </w:delText>
        </w:r>
        <w:r w:rsidRPr="008F1D11" w:rsidDel="001539B6">
          <w:rPr>
            <w:rFonts w:asciiTheme="minorHAnsi" w:hAnsiTheme="minorHAnsi"/>
          </w:rPr>
          <w:delText>code uses</w:delText>
        </w:r>
        <w:r w:rsidR="00BB6057" w:rsidDel="001539B6">
          <w:rPr>
            <w:rFonts w:asciiTheme="minorHAnsi" w:hAnsiTheme="minorHAnsi"/>
          </w:rPr>
          <w:delText xml:space="preserve"> for standard logging</w:delText>
        </w:r>
        <w:r w:rsidRPr="008F1D11" w:rsidDel="001539B6">
          <w:rPr>
            <w:rFonts w:asciiTheme="minorHAnsi" w:hAnsiTheme="minorHAnsi"/>
          </w:rPr>
          <w:delText>.</w:delText>
        </w:r>
      </w:del>
    </w:p>
    <w:p w14:paraId="3EEB4CD2" w14:textId="0C213A7E" w:rsidR="008F1D11" w:rsidRPr="008F1D11" w:rsidDel="001539B6" w:rsidRDefault="008F1D11" w:rsidP="008F1D11">
      <w:pPr>
        <w:pStyle w:val="ListParagraph"/>
        <w:numPr>
          <w:ilvl w:val="0"/>
          <w:numId w:val="38"/>
        </w:numPr>
        <w:jc w:val="both"/>
        <w:rPr>
          <w:del w:id="2201" w:author="Onken, Brice" w:date="2019-08-15T20:56:00Z"/>
          <w:rFonts w:asciiTheme="minorHAnsi" w:hAnsiTheme="minorHAnsi"/>
        </w:rPr>
      </w:pPr>
      <w:del w:id="2202" w:author="Onken, Brice" w:date="2019-08-15T20:56:00Z">
        <w:r w:rsidRPr="008F1D11" w:rsidDel="001539B6">
          <w:rPr>
            <w:rFonts w:asciiTheme="minorHAnsi" w:hAnsiTheme="minorHAnsi"/>
          </w:rPr>
          <w:delText>Handlers send the log records (created by loggers) to the appropriate destination.</w:delText>
        </w:r>
      </w:del>
    </w:p>
    <w:p w14:paraId="63EEF5C5" w14:textId="6C0F8BFD" w:rsidR="008F1D11" w:rsidRPr="008F1D11" w:rsidDel="001539B6" w:rsidRDefault="008F1D11" w:rsidP="008F1D11">
      <w:pPr>
        <w:pStyle w:val="ListParagraph"/>
        <w:numPr>
          <w:ilvl w:val="0"/>
          <w:numId w:val="38"/>
        </w:numPr>
        <w:jc w:val="both"/>
        <w:rPr>
          <w:del w:id="2203" w:author="Onken, Brice" w:date="2019-08-15T20:56:00Z"/>
          <w:rFonts w:asciiTheme="minorHAnsi" w:hAnsiTheme="minorHAnsi"/>
        </w:rPr>
      </w:pPr>
      <w:del w:id="2204" w:author="Onken, Brice" w:date="2019-08-15T20:56:00Z">
        <w:r w:rsidRPr="008F1D11" w:rsidDel="001539B6">
          <w:rPr>
            <w:rFonts w:asciiTheme="minorHAnsi" w:hAnsiTheme="minorHAnsi"/>
          </w:rPr>
          <w:delText xml:space="preserve">Filters provide fine grained </w:delText>
        </w:r>
        <w:r w:rsidR="00BB6057" w:rsidDel="001539B6">
          <w:rPr>
            <w:rFonts w:asciiTheme="minorHAnsi" w:hAnsiTheme="minorHAnsi"/>
          </w:rPr>
          <w:delText>control</w:delText>
        </w:r>
        <w:r w:rsidR="00BB6057" w:rsidRPr="008F1D11" w:rsidDel="001539B6">
          <w:rPr>
            <w:rFonts w:asciiTheme="minorHAnsi" w:hAnsiTheme="minorHAnsi"/>
          </w:rPr>
          <w:delText xml:space="preserve"> </w:delText>
        </w:r>
        <w:r w:rsidR="00BB6057" w:rsidDel="001539B6">
          <w:rPr>
            <w:rFonts w:asciiTheme="minorHAnsi" w:hAnsiTheme="minorHAnsi"/>
          </w:rPr>
          <w:delText>over</w:delText>
        </w:r>
        <w:r w:rsidRPr="008F1D11" w:rsidDel="001539B6">
          <w:rPr>
            <w:rFonts w:asciiTheme="minorHAnsi" w:hAnsiTheme="minorHAnsi"/>
          </w:rPr>
          <w:delText xml:space="preserve"> which log records to output.</w:delText>
        </w:r>
      </w:del>
    </w:p>
    <w:p w14:paraId="61576C78" w14:textId="2B7A46B9" w:rsidR="008F1D11" w:rsidRPr="008F1D11" w:rsidDel="001539B6" w:rsidRDefault="008F1D11" w:rsidP="008F1D11">
      <w:pPr>
        <w:pStyle w:val="ListParagraph"/>
        <w:numPr>
          <w:ilvl w:val="0"/>
          <w:numId w:val="38"/>
        </w:numPr>
        <w:jc w:val="both"/>
        <w:rPr>
          <w:del w:id="2205" w:author="Onken, Brice" w:date="2019-08-15T20:56:00Z"/>
          <w:rFonts w:asciiTheme="minorHAnsi" w:hAnsiTheme="minorHAnsi"/>
        </w:rPr>
      </w:pPr>
      <w:del w:id="2206" w:author="Onken, Brice" w:date="2019-08-15T20:56:00Z">
        <w:r w:rsidRPr="008F1D11" w:rsidDel="001539B6">
          <w:rPr>
            <w:rFonts w:asciiTheme="minorHAnsi" w:hAnsiTheme="minorHAnsi"/>
          </w:rPr>
          <w:delText>Formatters specify the layout of log records in the final output.</w:delText>
        </w:r>
      </w:del>
    </w:p>
    <w:p w14:paraId="71E912A1" w14:textId="263EE627" w:rsidR="008F1D11" w:rsidRDefault="0074024F" w:rsidP="008F1D11">
      <w:pPr>
        <w:jc w:val="both"/>
        <w:rPr>
          <w:rFonts w:asciiTheme="minorHAnsi" w:hAnsiTheme="minorHAnsi"/>
        </w:rPr>
      </w:pPr>
      <w:del w:id="2207" w:author="Onken, Brice" w:date="2019-08-15T20:56:00Z">
        <w:r w:rsidDel="001539B6">
          <w:rPr>
            <w:rFonts w:asciiTheme="minorHAnsi" w:hAnsiTheme="minorHAnsi"/>
          </w:rPr>
          <w:delText xml:space="preserve">Detailed documentation and control for logging can be found: </w:delText>
        </w:r>
        <w:r w:rsidR="0042692F" w:rsidDel="001539B6">
          <w:rPr>
            <w:rStyle w:val="Hyperlink"/>
            <w:rFonts w:asciiTheme="minorHAnsi" w:hAnsiTheme="minorHAnsi"/>
          </w:rPr>
          <w:fldChar w:fldCharType="begin"/>
        </w:r>
        <w:r w:rsidR="0042692F" w:rsidDel="001539B6">
          <w:rPr>
            <w:rStyle w:val="Hyperlink"/>
            <w:rFonts w:asciiTheme="minorHAnsi" w:hAnsiTheme="minorHAnsi"/>
          </w:rPr>
          <w:delInstrText xml:space="preserve"> HYPERLINK "https://docs.python.org/3/library/logging.html" </w:delInstrText>
        </w:r>
        <w:r w:rsidR="0042692F" w:rsidDel="001539B6">
          <w:rPr>
            <w:rStyle w:val="Hyperlink"/>
            <w:rFonts w:asciiTheme="minorHAnsi" w:hAnsiTheme="minorHAnsi"/>
          </w:rPr>
          <w:fldChar w:fldCharType="separate"/>
        </w:r>
        <w:r w:rsidRPr="002E7E1D" w:rsidDel="001539B6">
          <w:rPr>
            <w:rStyle w:val="Hyperlink"/>
            <w:rFonts w:asciiTheme="minorHAnsi" w:hAnsiTheme="minorHAnsi"/>
          </w:rPr>
          <w:delText>https://docs.python.org/3/library/logging.html</w:delText>
        </w:r>
        <w:r w:rsidR="0042692F" w:rsidDel="001539B6">
          <w:rPr>
            <w:rStyle w:val="Hyperlink"/>
            <w:rFonts w:asciiTheme="minorHAnsi" w:hAnsiTheme="minorHAnsi"/>
          </w:rPr>
          <w:fldChar w:fldCharType="end"/>
        </w:r>
      </w:del>
      <w:ins w:id="2208" w:author="Onken, Brice" w:date="2019-08-15T20:56:00Z">
        <w:r w:rsidR="001539B6">
          <w:rPr>
            <w:rFonts w:asciiTheme="minorHAnsi" w:hAnsiTheme="minorHAnsi"/>
          </w:rPr>
          <w:t xml:space="preserve">Tests will use a central logging API to send debug messages to the console and to the log file. The log file will be structured in </w:t>
        </w:r>
        <w:proofErr w:type="spellStart"/>
        <w:r w:rsidR="001539B6">
          <w:rPr>
            <w:rFonts w:asciiTheme="minorHAnsi" w:hAnsiTheme="minorHAnsi"/>
          </w:rPr>
          <w:t>Xunit</w:t>
        </w:r>
        <w:proofErr w:type="spellEnd"/>
        <w:r w:rsidR="001539B6">
          <w:rPr>
            <w:rFonts w:asciiTheme="minorHAnsi" w:hAnsiTheme="minorHAnsi"/>
          </w:rPr>
          <w:t xml:space="preserve"> format to allow for easy machine parsing</w:t>
        </w:r>
      </w:ins>
      <w:ins w:id="2209" w:author="Onken, Brice" w:date="2019-08-15T20:57:00Z">
        <w:r w:rsidR="001539B6">
          <w:rPr>
            <w:rFonts w:asciiTheme="minorHAnsi" w:hAnsiTheme="minorHAnsi"/>
          </w:rPr>
          <w:t>. The console/</w:t>
        </w:r>
        <w:proofErr w:type="spellStart"/>
        <w:r w:rsidR="001539B6">
          <w:rPr>
            <w:rFonts w:asciiTheme="minorHAnsi" w:hAnsiTheme="minorHAnsi"/>
          </w:rPr>
          <w:t>stdout</w:t>
        </w:r>
        <w:proofErr w:type="spellEnd"/>
        <w:r w:rsidR="001539B6">
          <w:rPr>
            <w:rFonts w:asciiTheme="minorHAnsi" w:hAnsiTheme="minorHAnsi"/>
          </w:rPr>
          <w:t xml:space="preserve"> prints shall also be performed through this API, and will have independent control of the debug severity level. For example, </w:t>
        </w:r>
      </w:ins>
      <w:ins w:id="2210" w:author="Onken, Brice" w:date="2019-08-15T20:58:00Z">
        <w:r w:rsidR="001539B6">
          <w:rPr>
            <w:rFonts w:asciiTheme="minorHAnsi" w:hAnsiTheme="minorHAnsi"/>
          </w:rPr>
          <w:t xml:space="preserve">all command output may be logged into the </w:t>
        </w:r>
        <w:proofErr w:type="spellStart"/>
        <w:r w:rsidR="001539B6">
          <w:rPr>
            <w:rFonts w:asciiTheme="minorHAnsi" w:hAnsiTheme="minorHAnsi"/>
          </w:rPr>
          <w:t>Xunit</w:t>
        </w:r>
        <w:proofErr w:type="spellEnd"/>
        <w:r w:rsidR="001539B6">
          <w:rPr>
            <w:rFonts w:asciiTheme="minorHAnsi" w:hAnsiTheme="minorHAnsi"/>
          </w:rPr>
          <w:t xml:space="preserve"> file, but the developer may choose to send only the pass/fail result or execution summary of said command to the console.</w:t>
        </w:r>
      </w:ins>
    </w:p>
    <w:p w14:paraId="157C9EEE" w14:textId="77777777" w:rsidR="0031486A" w:rsidRDefault="0031486A">
      <w:pPr>
        <w:pStyle w:val="Heading2"/>
      </w:pPr>
      <w:bookmarkStart w:id="2211" w:name="_Toc16518038"/>
      <w:r w:rsidRPr="005D1A35">
        <w:rPr>
          <w:rPrChange w:id="2212" w:author="Onken, Brice" w:date="2019-08-15T21:03:00Z">
            <w:rPr>
              <w:highlight w:val="yellow"/>
            </w:rPr>
          </w:rPrChange>
        </w:rPr>
        <w:t>Log file generation</w:t>
      </w:r>
      <w:bookmarkEnd w:id="2211"/>
    </w:p>
    <w:p w14:paraId="6CA10DC0" w14:textId="1BA86867" w:rsidR="0031486A" w:rsidRDefault="0031486A" w:rsidP="00CD2932">
      <w:pPr>
        <w:jc w:val="both"/>
        <w:rPr>
          <w:rFonts w:asciiTheme="minorHAnsi" w:hAnsiTheme="minorHAnsi"/>
        </w:rPr>
      </w:pPr>
      <w:r w:rsidRPr="008F1D11">
        <w:rPr>
          <w:rFonts w:asciiTheme="minorHAnsi" w:hAnsiTheme="minorHAnsi"/>
        </w:rPr>
        <w:t>Log</w:t>
      </w:r>
      <w:r>
        <w:rPr>
          <w:rFonts w:asciiTheme="minorHAnsi" w:hAnsiTheme="minorHAnsi"/>
        </w:rPr>
        <w:t xml:space="preserve"> files are generated for each test when the test is run. Logs </w:t>
      </w:r>
      <w:del w:id="2213" w:author="Onken, Brice" w:date="2019-08-15T21:02:00Z">
        <w:r w:rsidDel="005D1A35">
          <w:rPr>
            <w:rFonts w:asciiTheme="minorHAnsi" w:hAnsiTheme="minorHAnsi"/>
          </w:rPr>
          <w:delText>files are automatically stored under</w:delText>
        </w:r>
      </w:del>
      <w:ins w:id="2214" w:author="Onken, Brice" w:date="2019-08-15T21:02:00Z">
        <w:r w:rsidR="005D1A35">
          <w:rPr>
            <w:rFonts w:asciiTheme="minorHAnsi" w:hAnsiTheme="minorHAnsi"/>
          </w:rPr>
          <w:t>will be stored in the</w:t>
        </w:r>
      </w:ins>
      <w:del w:id="2215" w:author="Onken, Brice" w:date="2019-08-15T21:03:00Z">
        <w:r w:rsidDel="005D1A35">
          <w:rPr>
            <w:rFonts w:asciiTheme="minorHAnsi" w:hAnsiTheme="minorHAnsi"/>
          </w:rPr>
          <w:delText xml:space="preserve"> </w:delText>
        </w:r>
      </w:del>
      <w:del w:id="2216" w:author="Onken, Brice" w:date="2019-08-15T21:02:00Z">
        <w:r w:rsidDel="005D1A35">
          <w:rPr>
            <w:rFonts w:asciiTheme="minorHAnsi" w:hAnsiTheme="minorHAnsi"/>
          </w:rPr>
          <w:delText>ptv-common/logs</w:delText>
        </w:r>
      </w:del>
      <w:r>
        <w:rPr>
          <w:rFonts w:asciiTheme="minorHAnsi" w:hAnsiTheme="minorHAnsi"/>
        </w:rPr>
        <w:t xml:space="preserve"> directory </w:t>
      </w:r>
      <w:ins w:id="2217" w:author="Onken, Brice" w:date="2019-08-15T21:03:00Z">
        <w:r w:rsidR="005D1A35">
          <w:rPr>
            <w:rFonts w:asciiTheme="minorHAnsi" w:hAnsiTheme="minorHAnsi"/>
          </w:rPr>
          <w:t xml:space="preserve">specified in the configuration file, </w:t>
        </w:r>
      </w:ins>
      <w:r>
        <w:rPr>
          <w:rFonts w:asciiTheme="minorHAnsi" w:hAnsiTheme="minorHAnsi"/>
        </w:rPr>
        <w:t xml:space="preserve">with the class name of the test and with .log extension. </w:t>
      </w:r>
    </w:p>
    <w:p w14:paraId="7D22161D" w14:textId="77777777" w:rsidR="0044050F" w:rsidRDefault="002124A7" w:rsidP="00382C33">
      <w:pPr>
        <w:keepNext/>
        <w:ind w:left="0"/>
      </w:pPr>
      <w:r>
        <w:rPr>
          <w:noProof/>
          <w:lang w:eastAsia="zh-CN"/>
        </w:rPr>
        <w:drawing>
          <wp:inline distT="0" distB="0" distL="0" distR="0" wp14:anchorId="159ADCE8" wp14:editId="7AEB2A00">
            <wp:extent cx="6675120" cy="5549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75120" cy="554990"/>
                    </a:xfrm>
                    <a:prstGeom prst="rect">
                      <a:avLst/>
                    </a:prstGeom>
                  </pic:spPr>
                </pic:pic>
              </a:graphicData>
            </a:graphic>
          </wp:inline>
        </w:drawing>
      </w:r>
    </w:p>
    <w:p w14:paraId="4EF999FA" w14:textId="207D09D4" w:rsidR="00D54E36" w:rsidRDefault="0044050F" w:rsidP="0044050F">
      <w:pPr>
        <w:pStyle w:val="Caption"/>
      </w:pPr>
      <w:bookmarkStart w:id="2218" w:name="_Toc16518010"/>
      <w:r>
        <w:t xml:space="preserve">Figure </w:t>
      </w:r>
      <w:r w:rsidR="00A373AD">
        <w:rPr>
          <w:noProof/>
        </w:rPr>
        <w:fldChar w:fldCharType="begin"/>
      </w:r>
      <w:r w:rsidR="00A373AD">
        <w:rPr>
          <w:noProof/>
        </w:rPr>
        <w:instrText xml:space="preserve"> STYLEREF 1 \s </w:instrText>
      </w:r>
      <w:r w:rsidR="00A373AD">
        <w:rPr>
          <w:noProof/>
        </w:rPr>
        <w:fldChar w:fldCharType="separate"/>
      </w:r>
      <w:r w:rsidR="00626DD1">
        <w:rPr>
          <w:noProof/>
        </w:rPr>
        <w:t>3</w:t>
      </w:r>
      <w:r w:rsidR="00A373AD">
        <w:rPr>
          <w:noProof/>
        </w:rPr>
        <w:fldChar w:fldCharType="end"/>
      </w:r>
      <w:r w:rsidR="00626DD1">
        <w:noBreakHyphen/>
      </w:r>
      <w:r w:rsidR="00A373AD">
        <w:rPr>
          <w:noProof/>
        </w:rPr>
        <w:fldChar w:fldCharType="begin"/>
      </w:r>
      <w:r w:rsidR="00A373AD">
        <w:rPr>
          <w:noProof/>
        </w:rPr>
        <w:instrText xml:space="preserve"> SEQ Figure \* ARABIC \s 1 </w:instrText>
      </w:r>
      <w:r w:rsidR="00A373AD">
        <w:rPr>
          <w:noProof/>
        </w:rPr>
        <w:fldChar w:fldCharType="separate"/>
      </w:r>
      <w:r w:rsidR="00626DD1">
        <w:rPr>
          <w:noProof/>
        </w:rPr>
        <w:t>7</w:t>
      </w:r>
      <w:r w:rsidR="00A373AD">
        <w:rPr>
          <w:noProof/>
        </w:rPr>
        <w:fldChar w:fldCharType="end"/>
      </w:r>
      <w:r>
        <w:t xml:space="preserve"> Example log file clipping</w:t>
      </w:r>
      <w:bookmarkEnd w:id="2218"/>
    </w:p>
    <w:p w14:paraId="17D3E705" w14:textId="4D2CF25B" w:rsidR="001D33FC" w:rsidRPr="006A27CD" w:rsidRDefault="001D33FC" w:rsidP="004C6F9D">
      <w:pPr>
        <w:rPr>
          <w:rFonts w:asciiTheme="minorHAnsi" w:hAnsiTheme="minorHAnsi" w:cstheme="minorHAnsi"/>
        </w:rPr>
      </w:pPr>
      <w:r w:rsidRPr="006A27CD">
        <w:rPr>
          <w:rFonts w:asciiTheme="minorHAnsi" w:hAnsiTheme="minorHAnsi" w:cstheme="minorHAnsi"/>
        </w:rPr>
        <w:t xml:space="preserve">Note that this functionality is provided by </w:t>
      </w:r>
      <w:proofErr w:type="spellStart"/>
      <w:r w:rsidRPr="006A27CD">
        <w:rPr>
          <w:rFonts w:asciiTheme="minorHAnsi" w:hAnsiTheme="minorHAnsi" w:cstheme="minorHAnsi"/>
        </w:rPr>
        <w:t>BaseTestCase’s</w:t>
      </w:r>
      <w:proofErr w:type="spellEnd"/>
      <w:r w:rsidRPr="006A27CD">
        <w:rPr>
          <w:rFonts w:asciiTheme="minorHAnsi" w:hAnsiTheme="minorHAnsi" w:cstheme="minorHAnsi"/>
        </w:rPr>
        <w:t xml:space="preserve"> cleanup method. Whenever </w:t>
      </w:r>
      <w:r w:rsidR="00045785" w:rsidRPr="006A27CD">
        <w:rPr>
          <w:rFonts w:asciiTheme="minorHAnsi" w:hAnsiTheme="minorHAnsi" w:cstheme="minorHAnsi"/>
        </w:rPr>
        <w:t>a developer overrides</w:t>
      </w:r>
      <w:r w:rsidRPr="006A27CD">
        <w:rPr>
          <w:rFonts w:asciiTheme="minorHAnsi" w:hAnsiTheme="minorHAnsi" w:cstheme="minorHAnsi"/>
        </w:rPr>
        <w:t xml:space="preserve"> cleanup (or prepare), </w:t>
      </w:r>
      <w:r w:rsidR="00045785" w:rsidRPr="006A27CD">
        <w:rPr>
          <w:rFonts w:asciiTheme="minorHAnsi" w:hAnsiTheme="minorHAnsi" w:cstheme="minorHAnsi"/>
        </w:rPr>
        <w:t>they must</w:t>
      </w:r>
      <w:r w:rsidRPr="006A27CD">
        <w:rPr>
          <w:rFonts w:asciiTheme="minorHAnsi" w:hAnsiTheme="minorHAnsi" w:cstheme="minorHAnsi"/>
        </w:rPr>
        <w:t xml:space="preserve"> call the superclass’ cleanup/prepare methods</w:t>
      </w:r>
      <w:r w:rsidR="00340C27" w:rsidRPr="006A27CD">
        <w:rPr>
          <w:rFonts w:asciiTheme="minorHAnsi" w:hAnsiTheme="minorHAnsi" w:cstheme="minorHAnsi"/>
        </w:rPr>
        <w:t>.</w:t>
      </w:r>
    </w:p>
    <w:p w14:paraId="663A9236" w14:textId="3DA8B326" w:rsidR="009C586E" w:rsidRDefault="00820467">
      <w:pPr>
        <w:pStyle w:val="Heading2"/>
      </w:pPr>
      <w:bookmarkStart w:id="2219" w:name="_Toc16518039"/>
      <w:r>
        <w:t xml:space="preserve">Exception and </w:t>
      </w:r>
      <w:r w:rsidR="00BA57F9">
        <w:t>E</w:t>
      </w:r>
      <w:r w:rsidR="009C586E">
        <w:t>rror Handling</w:t>
      </w:r>
      <w:bookmarkEnd w:id="2219"/>
    </w:p>
    <w:p w14:paraId="7152F09E" w14:textId="77777777" w:rsidR="00896A11" w:rsidRDefault="00045785" w:rsidP="006A27CD">
      <w:pPr>
        <w:rPr>
          <w:rFonts w:asciiTheme="minorHAnsi" w:hAnsiTheme="minorHAnsi" w:cstheme="minorHAnsi"/>
        </w:rPr>
      </w:pPr>
      <w:proofErr w:type="spellStart"/>
      <w:r w:rsidRPr="006A27CD">
        <w:rPr>
          <w:rFonts w:asciiTheme="minorHAnsi" w:hAnsiTheme="minorHAnsi" w:cstheme="minorHAnsi"/>
        </w:rPr>
        <w:t>BaseTestCase</w:t>
      </w:r>
      <w:proofErr w:type="spellEnd"/>
      <w:r w:rsidRPr="006A27CD">
        <w:rPr>
          <w:rFonts w:asciiTheme="minorHAnsi" w:hAnsiTheme="minorHAnsi" w:cstheme="minorHAnsi"/>
        </w:rPr>
        <w:t xml:space="preserve"> will catc</w:t>
      </w:r>
      <w:r w:rsidR="00595CF2" w:rsidRPr="006A27CD">
        <w:rPr>
          <w:rFonts w:asciiTheme="minorHAnsi" w:hAnsiTheme="minorHAnsi" w:cstheme="minorHAnsi"/>
        </w:rPr>
        <w:t>h, log, and re-raise</w:t>
      </w:r>
      <w:r w:rsidRPr="006A27CD">
        <w:rPr>
          <w:rFonts w:asciiTheme="minorHAnsi" w:hAnsiTheme="minorHAnsi" w:cstheme="minorHAnsi"/>
        </w:rPr>
        <w:t xml:space="preserve"> exceptions throw</w:t>
      </w:r>
      <w:r w:rsidR="00595CF2" w:rsidRPr="006A27CD">
        <w:rPr>
          <w:rFonts w:asciiTheme="minorHAnsi" w:hAnsiTheme="minorHAnsi" w:cstheme="minorHAnsi"/>
        </w:rPr>
        <w:t xml:space="preserve">n during the test. All exceptions should have a descriptive error message to assist with debugging. Avoid raising exceptions with no help text. </w:t>
      </w:r>
      <w:r w:rsidR="005D76AF">
        <w:rPr>
          <w:rFonts w:asciiTheme="minorHAnsi" w:hAnsiTheme="minorHAnsi" w:cstheme="minorHAnsi"/>
        </w:rPr>
        <w:t>Consider</w:t>
      </w:r>
      <w:r w:rsidR="00595CF2" w:rsidRPr="006A27CD">
        <w:rPr>
          <w:rFonts w:asciiTheme="minorHAnsi" w:hAnsiTheme="minorHAnsi" w:cstheme="minorHAnsi"/>
        </w:rPr>
        <w:t xml:space="preserve"> the impact to the flow</w:t>
      </w:r>
      <w:r w:rsidR="005D76AF">
        <w:rPr>
          <w:rFonts w:asciiTheme="minorHAnsi" w:hAnsiTheme="minorHAnsi" w:cstheme="minorHAnsi"/>
        </w:rPr>
        <w:t>. E</w:t>
      </w:r>
      <w:r w:rsidR="00595CF2" w:rsidRPr="006A27CD">
        <w:rPr>
          <w:rFonts w:asciiTheme="minorHAnsi" w:hAnsiTheme="minorHAnsi" w:cstheme="minorHAnsi"/>
        </w:rPr>
        <w:t xml:space="preserve">xceptions not caught </w:t>
      </w:r>
      <w:r w:rsidR="005D76AF">
        <w:rPr>
          <w:rFonts w:asciiTheme="minorHAnsi" w:hAnsiTheme="minorHAnsi" w:cstheme="minorHAnsi"/>
        </w:rPr>
        <w:t>in the test will end</w:t>
      </w:r>
      <w:r w:rsidR="00595CF2" w:rsidRPr="006A27CD">
        <w:rPr>
          <w:rFonts w:asciiTheme="minorHAnsi" w:hAnsiTheme="minorHAnsi" w:cstheme="minorHAnsi"/>
        </w:rPr>
        <w:t xml:space="preserve"> execution. </w:t>
      </w:r>
      <w:r w:rsidR="000C462B" w:rsidRPr="006A27CD">
        <w:rPr>
          <w:rFonts w:asciiTheme="minorHAnsi" w:hAnsiTheme="minorHAnsi" w:cstheme="minorHAnsi"/>
        </w:rPr>
        <w:t>Developers should l</w:t>
      </w:r>
      <w:r w:rsidR="00595CF2" w:rsidRPr="006A27CD">
        <w:rPr>
          <w:rFonts w:asciiTheme="minorHAnsi" w:hAnsiTheme="minorHAnsi" w:cstheme="minorHAnsi"/>
        </w:rPr>
        <w:t>everage “</w:t>
      </w:r>
      <w:r w:rsidR="000C462B" w:rsidRPr="006A27CD">
        <w:rPr>
          <w:rFonts w:asciiTheme="minorHAnsi" w:hAnsiTheme="minorHAnsi" w:cstheme="minorHAnsi"/>
        </w:rPr>
        <w:t>try/except</w:t>
      </w:r>
      <w:r w:rsidR="00595CF2" w:rsidRPr="006A27CD">
        <w:rPr>
          <w:rFonts w:asciiTheme="minorHAnsi" w:hAnsiTheme="minorHAnsi" w:cstheme="minorHAnsi"/>
        </w:rPr>
        <w:t xml:space="preserve">” blocks </w:t>
      </w:r>
      <w:r w:rsidR="000C462B" w:rsidRPr="006A27CD">
        <w:rPr>
          <w:rFonts w:asciiTheme="minorHAnsi" w:hAnsiTheme="minorHAnsi" w:cstheme="minorHAnsi"/>
        </w:rPr>
        <w:t xml:space="preserve">when performing operations that have configuration impact </w:t>
      </w:r>
      <w:r w:rsidR="00595CF2" w:rsidRPr="006A27CD">
        <w:rPr>
          <w:rFonts w:asciiTheme="minorHAnsi" w:hAnsiTheme="minorHAnsi" w:cstheme="minorHAnsi"/>
        </w:rPr>
        <w:t xml:space="preserve">to perform any cleanup to </w:t>
      </w:r>
      <w:r w:rsidR="000C462B" w:rsidRPr="006A27CD">
        <w:rPr>
          <w:rFonts w:asciiTheme="minorHAnsi" w:hAnsiTheme="minorHAnsi" w:cstheme="minorHAnsi"/>
        </w:rPr>
        <w:t>avoid affecting downstream tests.</w:t>
      </w:r>
      <w:r w:rsidR="00C636AE" w:rsidRPr="006A27CD">
        <w:rPr>
          <w:rFonts w:asciiTheme="minorHAnsi" w:hAnsiTheme="minorHAnsi" w:cstheme="minorHAnsi"/>
        </w:rPr>
        <w:t xml:space="preserve"> Any test </w:t>
      </w:r>
      <w:proofErr w:type="gramStart"/>
      <w:r w:rsidR="00C636AE" w:rsidRPr="006A27CD">
        <w:rPr>
          <w:rFonts w:asciiTheme="minorHAnsi" w:hAnsiTheme="minorHAnsi" w:cstheme="minorHAnsi"/>
        </w:rPr>
        <w:t>case</w:t>
      </w:r>
      <w:proofErr w:type="gramEnd"/>
      <w:r w:rsidR="00C636AE" w:rsidRPr="006A27CD">
        <w:rPr>
          <w:rFonts w:asciiTheme="minorHAnsi" w:hAnsiTheme="minorHAnsi" w:cstheme="minorHAnsi"/>
        </w:rPr>
        <w:t xml:space="preserve"> </w:t>
      </w:r>
    </w:p>
    <w:p w14:paraId="7B21E3E9" w14:textId="2AD65036" w:rsidR="00A20510" w:rsidRDefault="00896A11">
      <w:pPr>
        <w:pStyle w:val="Heading2"/>
        <w:pPrChange w:id="2220" w:author="Zhao, Chengming" w:date="2020-04-17T09:45:00Z">
          <w:pPr>
            <w:pStyle w:val="Heading2"/>
            <w:ind w:left="0"/>
          </w:pPr>
        </w:pPrChange>
      </w:pPr>
      <w:r>
        <w:rPr>
          <w:rFonts w:asciiTheme="minorHAnsi" w:hAnsiTheme="minorHAnsi" w:cstheme="minorHAnsi"/>
        </w:rPr>
        <w:br w:type="page"/>
      </w:r>
      <w:proofErr w:type="spellStart"/>
      <w:r w:rsidR="00A20510">
        <w:lastRenderedPageBreak/>
        <w:t>BaseTest</w:t>
      </w:r>
      <w:proofErr w:type="spellEnd"/>
      <w:r w:rsidR="00A20510">
        <w:t xml:space="preserve"> Case Template Design</w:t>
      </w:r>
    </w:p>
    <w:p w14:paraId="23D05C79" w14:textId="0563499F" w:rsidR="00A20510" w:rsidRDefault="00075938">
      <w:pPr>
        <w:pStyle w:val="Heading3"/>
        <w:pPrChange w:id="2221" w:author="Zhao, Chengming" w:date="2020-04-17T09:45:00Z">
          <w:pPr>
            <w:pStyle w:val="Heading2"/>
          </w:pPr>
        </w:pPrChange>
      </w:pPr>
      <w:r>
        <w:t>Goals</w:t>
      </w:r>
    </w:p>
    <w:p w14:paraId="480729DD" w14:textId="1B9068E8" w:rsidR="00A20510" w:rsidRDefault="00075938" w:rsidP="00A20510">
      <w:pPr>
        <w:pStyle w:val="ListParagraph"/>
        <w:numPr>
          <w:ilvl w:val="0"/>
          <w:numId w:val="50"/>
        </w:numPr>
      </w:pPr>
      <w:r>
        <w:t>Resource Management is user-transparent</w:t>
      </w:r>
      <w:r w:rsidR="00A20510">
        <w:t>.</w:t>
      </w:r>
      <w:r>
        <w:t xml:space="preserve"> </w:t>
      </w:r>
    </w:p>
    <w:p w14:paraId="12ADF526" w14:textId="7082B831" w:rsidR="00A20510" w:rsidRDefault="00A20510" w:rsidP="00A20510">
      <w:pPr>
        <w:pStyle w:val="ListParagraph"/>
        <w:numPr>
          <w:ilvl w:val="0"/>
          <w:numId w:val="50"/>
        </w:numPr>
      </w:pPr>
      <w:r>
        <w:t>Exception or Error should not impact on the resource management</w:t>
      </w:r>
    </w:p>
    <w:p w14:paraId="61E11D1F" w14:textId="0787C97E" w:rsidR="00A20510" w:rsidRDefault="00A20510" w:rsidP="00A20510">
      <w:pPr>
        <w:pStyle w:val="ListParagraph"/>
        <w:numPr>
          <w:ilvl w:val="0"/>
          <w:numId w:val="50"/>
        </w:numPr>
      </w:pPr>
      <w:r>
        <w:t xml:space="preserve">Flexibility &amp; </w:t>
      </w:r>
      <w:proofErr w:type="spellStart"/>
      <w:r>
        <w:t>Stablity</w:t>
      </w:r>
      <w:proofErr w:type="spellEnd"/>
      <w:r>
        <w:t xml:space="preserve">: User can combine the usages of Provider APIs for testing </w:t>
      </w:r>
      <w:r w:rsidR="00075938">
        <w:t>flexibly inside test case template</w:t>
      </w:r>
    </w:p>
    <w:p w14:paraId="7FA3FE61" w14:textId="2C836F82" w:rsidR="00075938" w:rsidRDefault="00075938">
      <w:pPr>
        <w:pStyle w:val="Heading3"/>
      </w:pPr>
      <w:r>
        <w:t>Overview:</w:t>
      </w:r>
    </w:p>
    <w:p w14:paraId="1E2A1561" w14:textId="0B7C1C9F" w:rsidR="00075938" w:rsidRDefault="00075938" w:rsidP="00075938">
      <w:r>
        <w:tab/>
        <w:t xml:space="preserve">Base Test Case Template maintains the context of test case. All drivers will be registered to the context. Once test case </w:t>
      </w:r>
      <w:proofErr w:type="gramStart"/>
      <w:r>
        <w:t>exit</w:t>
      </w:r>
      <w:proofErr w:type="gramEnd"/>
      <w:r>
        <w:t xml:space="preserve"> normally or abnormally, the context will release all the registered driver resources before exiting.</w:t>
      </w:r>
    </w:p>
    <w:p w14:paraId="17B097C1" w14:textId="3341BFB4" w:rsidR="00075938" w:rsidRDefault="00075938">
      <w:pPr>
        <w:pStyle w:val="Heading3"/>
      </w:pPr>
      <w:r>
        <w:t>Class Diagram:</w:t>
      </w:r>
    </w:p>
    <w:p w14:paraId="3362B290" w14:textId="244DD05E" w:rsidR="00075938" w:rsidRDefault="00075938" w:rsidP="00075938">
      <w:proofErr w:type="spellStart"/>
      <w:r>
        <w:t>CaseContext</w:t>
      </w:r>
      <w:proofErr w:type="spellEnd"/>
      <w:r>
        <w:t xml:space="preserve">: work as singleton class which inherited from </w:t>
      </w:r>
      <w:proofErr w:type="spellStart"/>
      <w:r>
        <w:t>ExitStack</w:t>
      </w:r>
      <w:proofErr w:type="spellEnd"/>
      <w:r>
        <w:t>. Call __exit__ of driver to release resource</w:t>
      </w:r>
    </w:p>
    <w:p w14:paraId="04A6F095" w14:textId="2C012987" w:rsidR="00075938" w:rsidRDefault="00075938" w:rsidP="00075938">
      <w:proofErr w:type="spellStart"/>
      <w:r>
        <w:t>BaseTestCase</w:t>
      </w:r>
      <w:proofErr w:type="spellEnd"/>
      <w:r>
        <w:t>:</w:t>
      </w:r>
      <w:r>
        <w:tab/>
        <w:t xml:space="preserve">maintain the life cycle of context. </w:t>
      </w:r>
    </w:p>
    <w:p w14:paraId="4AE8598D" w14:textId="74E1E982" w:rsidR="00075938" w:rsidRDefault="00075938" w:rsidP="00075938">
      <w:proofErr w:type="spellStart"/>
      <w:r>
        <w:t>DriverFactory</w:t>
      </w:r>
      <w:proofErr w:type="spellEnd"/>
      <w:r>
        <w:t xml:space="preserve">: register driver to </w:t>
      </w:r>
      <w:proofErr w:type="spellStart"/>
      <w:r>
        <w:t>CaseContext</w:t>
      </w:r>
      <w:proofErr w:type="spellEnd"/>
      <w:r>
        <w:t xml:space="preserve"> when creating driver</w:t>
      </w:r>
    </w:p>
    <w:p w14:paraId="29595FF0" w14:textId="64C24557" w:rsidR="00075938" w:rsidRDefault="00075938" w:rsidP="00075938"/>
    <w:p w14:paraId="0BEAFB91" w14:textId="52CD4AD6" w:rsidR="00075938" w:rsidRPr="00075938" w:rsidRDefault="00075938" w:rsidP="00075938">
      <w:r>
        <w:object w:dxaOrig="6451" w:dyaOrig="5521" w14:anchorId="73C7CB40">
          <v:shape id="_x0000_i1030" type="#_x0000_t75" style="width:322.5pt;height:276pt" o:ole="">
            <v:imagedata r:id="rId49" o:title=""/>
          </v:shape>
          <o:OLEObject Type="Embed" ProgID="Visio.Drawing.15" ShapeID="_x0000_i1030" DrawAspect="Content" ObjectID="_1650440834" r:id="rId50"/>
        </w:object>
      </w:r>
    </w:p>
    <w:p w14:paraId="494E3940" w14:textId="77777777" w:rsidR="00075938" w:rsidRPr="00075938" w:rsidRDefault="00075938" w:rsidP="00075938"/>
    <w:p w14:paraId="319EF431" w14:textId="7F62914F" w:rsidR="00075938" w:rsidRDefault="00075938">
      <w:pPr>
        <w:pStyle w:val="Heading3"/>
      </w:pPr>
      <w:r>
        <w:lastRenderedPageBreak/>
        <w:t>Flow of Test Case:</w:t>
      </w:r>
    </w:p>
    <w:p w14:paraId="7F49ABDB" w14:textId="5654B3A3" w:rsidR="00075938" w:rsidRDefault="00075938" w:rsidP="00075938">
      <w:pPr>
        <w:ind w:left="0"/>
      </w:pPr>
      <w:r>
        <w:object w:dxaOrig="2205" w:dyaOrig="7860" w14:anchorId="7E04854D">
          <v:shape id="_x0000_i1031" type="#_x0000_t75" style="width:110.25pt;height:393pt" o:ole="">
            <v:imagedata r:id="rId51" o:title=""/>
          </v:shape>
          <o:OLEObject Type="Embed" ProgID="Visio.Drawing.15" ShapeID="_x0000_i1031" DrawAspect="Content" ObjectID="_1650440835" r:id="rId52"/>
        </w:object>
      </w:r>
    </w:p>
    <w:p w14:paraId="1A9A895C" w14:textId="056FAD47" w:rsidR="00075938" w:rsidRDefault="00075938">
      <w:pPr>
        <w:pStyle w:val="Heading3"/>
      </w:pPr>
      <w:r>
        <w:lastRenderedPageBreak/>
        <w:t>Call Sequence Diagram:</w:t>
      </w:r>
    </w:p>
    <w:p w14:paraId="0A7C4AE9" w14:textId="1A1D09C9" w:rsidR="00075938" w:rsidRPr="00A20510" w:rsidRDefault="00075938" w:rsidP="00075938">
      <w:pPr>
        <w:ind w:left="0"/>
      </w:pPr>
      <w:r>
        <w:object w:dxaOrig="14086" w:dyaOrig="11521" w14:anchorId="37239F06">
          <v:shape id="_x0000_i1032" type="#_x0000_t75" style="width:525.75pt;height:429.75pt" o:ole="">
            <v:imagedata r:id="rId53" o:title=""/>
          </v:shape>
          <o:OLEObject Type="Embed" ProgID="Visio.Drawing.15" ShapeID="_x0000_i1032" DrawAspect="Content" ObjectID="_1650440836" r:id="rId54"/>
        </w:object>
      </w:r>
    </w:p>
    <w:p w14:paraId="139DB25D" w14:textId="77777777" w:rsidR="00A20510" w:rsidRPr="00A20510" w:rsidRDefault="00A20510" w:rsidP="00A20510"/>
    <w:p w14:paraId="2D2B7D70" w14:textId="6844D526" w:rsidR="00A20510" w:rsidRDefault="00A20510">
      <w:pPr>
        <w:spacing w:before="0"/>
        <w:ind w:left="0"/>
        <w:rPr>
          <w:rFonts w:asciiTheme="minorHAnsi" w:hAnsiTheme="minorHAnsi" w:cstheme="minorHAnsi"/>
        </w:rPr>
      </w:pPr>
      <w:r>
        <w:rPr>
          <w:rFonts w:asciiTheme="minorHAnsi" w:hAnsiTheme="minorHAnsi" w:cstheme="minorHAnsi"/>
        </w:rPr>
        <w:br w:type="page"/>
      </w:r>
    </w:p>
    <w:p w14:paraId="73AD207A" w14:textId="4D79B479" w:rsidR="00896A11" w:rsidRDefault="00896A11">
      <w:pPr>
        <w:spacing w:before="0"/>
        <w:ind w:left="0"/>
        <w:rPr>
          <w:rFonts w:asciiTheme="minorHAnsi" w:hAnsiTheme="minorHAnsi" w:cstheme="minorHAnsi"/>
        </w:rPr>
      </w:pPr>
    </w:p>
    <w:p w14:paraId="7008002D" w14:textId="7D1397A2" w:rsidR="009C586E" w:rsidRPr="006A27CD" w:rsidRDefault="00C636AE" w:rsidP="006A27CD">
      <w:pPr>
        <w:rPr>
          <w:rFonts w:asciiTheme="minorHAnsi" w:hAnsiTheme="minorHAnsi" w:cstheme="minorHAnsi"/>
        </w:rPr>
      </w:pPr>
      <w:r w:rsidRPr="006A27CD">
        <w:rPr>
          <w:rFonts w:asciiTheme="minorHAnsi" w:hAnsiTheme="minorHAnsi" w:cstheme="minorHAnsi"/>
        </w:rPr>
        <w:t xml:space="preserve">that raises an exception to the </w:t>
      </w:r>
      <w:proofErr w:type="spellStart"/>
      <w:r w:rsidRPr="006A27CD">
        <w:rPr>
          <w:rFonts w:asciiTheme="minorHAnsi" w:hAnsiTheme="minorHAnsi" w:cstheme="minorHAnsi"/>
        </w:rPr>
        <w:t>BaseTestCase</w:t>
      </w:r>
      <w:proofErr w:type="spellEnd"/>
      <w:r w:rsidRPr="006A27CD">
        <w:rPr>
          <w:rFonts w:asciiTheme="minorHAnsi" w:hAnsiTheme="minorHAnsi" w:cstheme="minorHAnsi"/>
        </w:rPr>
        <w:t xml:space="preserve"> </w:t>
      </w:r>
      <w:r w:rsidR="005D76AF">
        <w:rPr>
          <w:rFonts w:asciiTheme="minorHAnsi" w:hAnsiTheme="minorHAnsi" w:cstheme="minorHAnsi"/>
        </w:rPr>
        <w:t>main method</w:t>
      </w:r>
      <w:r w:rsidR="005D76AF" w:rsidRPr="006A27CD">
        <w:rPr>
          <w:rFonts w:asciiTheme="minorHAnsi" w:hAnsiTheme="minorHAnsi" w:cstheme="minorHAnsi"/>
        </w:rPr>
        <w:t xml:space="preserve"> </w:t>
      </w:r>
      <w:r w:rsidRPr="006A27CD">
        <w:rPr>
          <w:rFonts w:asciiTheme="minorHAnsi" w:hAnsiTheme="minorHAnsi" w:cstheme="minorHAnsi"/>
        </w:rPr>
        <w:t>will be marked as failing.</w:t>
      </w:r>
    </w:p>
    <w:p w14:paraId="7DFBA106" w14:textId="764E8FE2" w:rsidR="008719E0" w:rsidRPr="002C21FC" w:rsidRDefault="008719E0" w:rsidP="009D1954">
      <w:pPr>
        <w:pStyle w:val="Heading1"/>
      </w:pPr>
      <w:bookmarkStart w:id="2222" w:name="_Toc16518040"/>
      <w:r>
        <w:lastRenderedPageBreak/>
        <w:t>Providers and Utilities</w:t>
      </w:r>
      <w:bookmarkEnd w:id="2222"/>
    </w:p>
    <w:p w14:paraId="395D6BED" w14:textId="77777777" w:rsidR="008719E0" w:rsidRDefault="008719E0">
      <w:pPr>
        <w:pStyle w:val="Heading2"/>
      </w:pPr>
      <w:bookmarkStart w:id="2223" w:name="_Toc16518041"/>
      <w:r>
        <w:t>Overview</w:t>
      </w:r>
      <w:bookmarkEnd w:id="2223"/>
    </w:p>
    <w:p w14:paraId="5002299B" w14:textId="70065446" w:rsidR="00636C8E" w:rsidRPr="00636C8E" w:rsidRDefault="00636C8E" w:rsidP="00636C8E">
      <w:pPr>
        <w:jc w:val="both"/>
        <w:rPr>
          <w:rFonts w:asciiTheme="minorHAnsi" w:hAnsiTheme="minorHAnsi"/>
        </w:rPr>
      </w:pPr>
      <w:r>
        <w:rPr>
          <w:rFonts w:asciiTheme="minorHAnsi" w:hAnsiTheme="minorHAnsi"/>
        </w:rPr>
        <w:t xml:space="preserve">Providers </w:t>
      </w:r>
      <w:r w:rsidR="00314BC8">
        <w:rPr>
          <w:rFonts w:asciiTheme="minorHAnsi" w:hAnsiTheme="minorHAnsi"/>
        </w:rPr>
        <w:t>abstract</w:t>
      </w:r>
      <w:r>
        <w:rPr>
          <w:rFonts w:asciiTheme="minorHAnsi" w:hAnsiTheme="minorHAnsi"/>
        </w:rPr>
        <w:t xml:space="preserve"> functionality that could potentially be replaced with a different tool or package</w:t>
      </w:r>
      <w:r w:rsidR="00950A9E">
        <w:rPr>
          <w:rFonts w:asciiTheme="minorHAnsi" w:hAnsiTheme="minorHAnsi"/>
        </w:rPr>
        <w:t xml:space="preserve"> or logic</w:t>
      </w:r>
      <w:r>
        <w:rPr>
          <w:rFonts w:asciiTheme="minorHAnsi" w:hAnsiTheme="minorHAnsi"/>
        </w:rPr>
        <w:t xml:space="preserve"> in different environments. </w:t>
      </w:r>
      <w:r w:rsidR="00314BC8">
        <w:rPr>
          <w:rFonts w:asciiTheme="minorHAnsi" w:hAnsiTheme="minorHAnsi"/>
        </w:rPr>
        <w:t>Put si</w:t>
      </w:r>
      <w:r>
        <w:rPr>
          <w:rFonts w:asciiTheme="minorHAnsi" w:hAnsiTheme="minorHAnsi"/>
        </w:rPr>
        <w:t xml:space="preserve">mply, the usage </w:t>
      </w:r>
      <w:r w:rsidR="00314BC8">
        <w:rPr>
          <w:rFonts w:asciiTheme="minorHAnsi" w:hAnsiTheme="minorHAnsi"/>
        </w:rPr>
        <w:t>of each</w:t>
      </w:r>
      <w:r>
        <w:rPr>
          <w:rFonts w:asciiTheme="minorHAnsi" w:hAnsiTheme="minorHAnsi"/>
        </w:rPr>
        <w:t xml:space="preserve"> </w:t>
      </w:r>
      <w:r w:rsidR="005D67A7">
        <w:rPr>
          <w:rFonts w:asciiTheme="minorHAnsi" w:hAnsiTheme="minorHAnsi"/>
        </w:rPr>
        <w:t>P</w:t>
      </w:r>
      <w:r>
        <w:rPr>
          <w:rFonts w:asciiTheme="minorHAnsi" w:hAnsiTheme="minorHAnsi"/>
        </w:rPr>
        <w:t xml:space="preserve">rovider </w:t>
      </w:r>
      <w:r w:rsidR="00314BC8">
        <w:rPr>
          <w:rFonts w:asciiTheme="minorHAnsi" w:hAnsiTheme="minorHAnsi"/>
        </w:rPr>
        <w:t>is the same</w:t>
      </w:r>
      <w:r w:rsidR="003F5741">
        <w:rPr>
          <w:rFonts w:asciiTheme="minorHAnsi" w:hAnsiTheme="minorHAnsi"/>
        </w:rPr>
        <w:t xml:space="preserve"> across all</w:t>
      </w:r>
      <w:r>
        <w:rPr>
          <w:rFonts w:asciiTheme="minorHAnsi" w:hAnsiTheme="minorHAnsi"/>
        </w:rPr>
        <w:t xml:space="preserve"> execution environments</w:t>
      </w:r>
      <w:r w:rsidR="00314BC8">
        <w:rPr>
          <w:rFonts w:asciiTheme="minorHAnsi" w:hAnsiTheme="minorHAnsi"/>
        </w:rPr>
        <w:t xml:space="preserve">, as the implementations are dynamically </w:t>
      </w:r>
      <w:r w:rsidR="003F5741">
        <w:rPr>
          <w:rFonts w:asciiTheme="minorHAnsi" w:hAnsiTheme="minorHAnsi"/>
        </w:rPr>
        <w:t xml:space="preserve">changed </w:t>
      </w:r>
      <w:r w:rsidR="00314BC8">
        <w:rPr>
          <w:rFonts w:asciiTheme="minorHAnsi" w:hAnsiTheme="minorHAnsi"/>
        </w:rPr>
        <w:t>for each environment</w:t>
      </w:r>
      <w:r>
        <w:rPr>
          <w:rFonts w:asciiTheme="minorHAnsi" w:hAnsiTheme="minorHAnsi"/>
        </w:rPr>
        <w:t xml:space="preserve">. </w:t>
      </w:r>
      <w:r w:rsidR="00A55CAA">
        <w:rPr>
          <w:rFonts w:asciiTheme="minorHAnsi" w:hAnsiTheme="minorHAnsi"/>
        </w:rPr>
        <w:t>Having</w:t>
      </w:r>
      <w:r>
        <w:rPr>
          <w:rFonts w:asciiTheme="minorHAnsi" w:hAnsiTheme="minorHAnsi"/>
        </w:rPr>
        <w:t xml:space="preserve"> implementation </w:t>
      </w:r>
      <w:r w:rsidR="00A55CAA">
        <w:rPr>
          <w:rFonts w:asciiTheme="minorHAnsi" w:hAnsiTheme="minorHAnsi"/>
        </w:rPr>
        <w:t xml:space="preserve">details </w:t>
      </w:r>
      <w:r>
        <w:rPr>
          <w:rFonts w:asciiTheme="minorHAnsi" w:hAnsiTheme="minorHAnsi"/>
        </w:rPr>
        <w:t xml:space="preserve">wrapped up in </w:t>
      </w:r>
      <w:r w:rsidR="00DA2D76">
        <w:rPr>
          <w:rFonts w:asciiTheme="minorHAnsi" w:hAnsiTheme="minorHAnsi"/>
        </w:rPr>
        <w:t>an</w:t>
      </w:r>
      <w:r>
        <w:rPr>
          <w:rFonts w:asciiTheme="minorHAnsi" w:hAnsiTheme="minorHAnsi"/>
        </w:rPr>
        <w:t xml:space="preserve"> object oriented</w:t>
      </w:r>
      <w:r w:rsidR="00A55CAA">
        <w:rPr>
          <w:rFonts w:asciiTheme="minorHAnsi" w:hAnsiTheme="minorHAnsi"/>
        </w:rPr>
        <w:t xml:space="preserve"> interface</w:t>
      </w:r>
      <w:r>
        <w:rPr>
          <w:rFonts w:asciiTheme="minorHAnsi" w:hAnsiTheme="minorHAnsi"/>
        </w:rPr>
        <w:t xml:space="preserve"> </w:t>
      </w:r>
      <w:r w:rsidR="00950A9E">
        <w:rPr>
          <w:rFonts w:asciiTheme="minorHAnsi" w:hAnsiTheme="minorHAnsi"/>
        </w:rPr>
        <w:t>enable</w:t>
      </w:r>
      <w:r w:rsidR="00A55CAA">
        <w:rPr>
          <w:rFonts w:asciiTheme="minorHAnsi" w:hAnsiTheme="minorHAnsi"/>
        </w:rPr>
        <w:t>s developers to easily</w:t>
      </w:r>
      <w:r w:rsidR="00950A9E">
        <w:rPr>
          <w:rFonts w:asciiTheme="minorHAnsi" w:hAnsiTheme="minorHAnsi"/>
        </w:rPr>
        <w:t xml:space="preserve"> </w:t>
      </w:r>
      <w:r w:rsidR="00A55CAA">
        <w:rPr>
          <w:rFonts w:asciiTheme="minorHAnsi" w:hAnsiTheme="minorHAnsi"/>
        </w:rPr>
        <w:t>implement functionality required by</w:t>
      </w:r>
      <w:r w:rsidR="00950A9E">
        <w:rPr>
          <w:rFonts w:asciiTheme="minorHAnsi" w:hAnsiTheme="minorHAnsi"/>
        </w:rPr>
        <w:t xml:space="preserve"> their own execution environment. This chapter discusses the different implementation strategies for providers in a layered approach</w:t>
      </w:r>
      <w:r w:rsidR="00A55CAA">
        <w:rPr>
          <w:rFonts w:asciiTheme="minorHAnsi" w:hAnsiTheme="minorHAnsi"/>
        </w:rPr>
        <w:t>, a</w:t>
      </w:r>
      <w:r w:rsidR="00950A9E">
        <w:rPr>
          <w:rFonts w:asciiTheme="minorHAnsi" w:hAnsiTheme="minorHAnsi"/>
        </w:rPr>
        <w:t xml:space="preserve">nd lists the implementation details of a few core providers </w:t>
      </w:r>
      <w:r w:rsidR="00A55CAA">
        <w:rPr>
          <w:rFonts w:asciiTheme="minorHAnsi" w:hAnsiTheme="minorHAnsi"/>
        </w:rPr>
        <w:t>as an example</w:t>
      </w:r>
      <w:r w:rsidR="00950A9E">
        <w:rPr>
          <w:rFonts w:asciiTheme="minorHAnsi" w:hAnsiTheme="minorHAnsi"/>
        </w:rPr>
        <w:t>.</w:t>
      </w:r>
    </w:p>
    <w:p w14:paraId="7E02F639" w14:textId="44839D79" w:rsidR="008719E0" w:rsidRDefault="003D7BAE">
      <w:pPr>
        <w:pStyle w:val="Heading2"/>
      </w:pPr>
      <w:bookmarkStart w:id="2224" w:name="_Toc16518042"/>
      <w:r>
        <w:t>Provider</w:t>
      </w:r>
      <w:r w:rsidR="00A24F40">
        <w:t>s</w:t>
      </w:r>
      <w:r>
        <w:t xml:space="preserve"> </w:t>
      </w:r>
      <w:r w:rsidR="00D448AB">
        <w:t>vs U</w:t>
      </w:r>
      <w:r>
        <w:t>tilities</w:t>
      </w:r>
      <w:bookmarkEnd w:id="2224"/>
    </w:p>
    <w:p w14:paraId="52ACDD85" w14:textId="7D3AC5CC" w:rsidR="00A24F40" w:rsidRDefault="00CD73C8" w:rsidP="00CD73C8">
      <w:pPr>
        <w:jc w:val="both"/>
        <w:rPr>
          <w:rFonts w:asciiTheme="minorHAnsi" w:hAnsiTheme="minorHAnsi"/>
        </w:rPr>
      </w:pPr>
      <w:r>
        <w:rPr>
          <w:rFonts w:asciiTheme="minorHAnsi" w:hAnsiTheme="minorHAnsi"/>
        </w:rPr>
        <w:t xml:space="preserve">Utilities are the first level implementation that provides building blocks for the tests. Tests directly call the </w:t>
      </w:r>
      <w:r w:rsidR="005D67A7">
        <w:rPr>
          <w:rFonts w:asciiTheme="minorHAnsi" w:hAnsiTheme="minorHAnsi"/>
        </w:rPr>
        <w:t>U</w:t>
      </w:r>
      <w:r>
        <w:rPr>
          <w:rFonts w:asciiTheme="minorHAnsi" w:hAnsiTheme="minorHAnsi"/>
        </w:rPr>
        <w:t>tility functions.</w:t>
      </w:r>
      <w:r w:rsidR="000B03B6">
        <w:rPr>
          <w:rFonts w:asciiTheme="minorHAnsi" w:hAnsiTheme="minorHAnsi"/>
        </w:rPr>
        <w:t xml:space="preserve"> </w:t>
      </w:r>
      <w:r w:rsidR="00D77D55">
        <w:rPr>
          <w:rFonts w:asciiTheme="minorHAnsi" w:hAnsiTheme="minorHAnsi"/>
        </w:rPr>
        <w:t>Utility functions call into Provider methods</w:t>
      </w:r>
      <w:r w:rsidR="00620081">
        <w:rPr>
          <w:rFonts w:asciiTheme="minorHAnsi" w:hAnsiTheme="minorHAnsi"/>
        </w:rPr>
        <w:t xml:space="preserve">, whose behavior is </w:t>
      </w:r>
      <w:r w:rsidR="00D77D55">
        <w:rPr>
          <w:rFonts w:asciiTheme="minorHAnsi" w:hAnsiTheme="minorHAnsi"/>
        </w:rPr>
        <w:t xml:space="preserve">controlled through abstraction </w:t>
      </w:r>
      <w:r w:rsidR="00620081">
        <w:rPr>
          <w:rFonts w:asciiTheme="minorHAnsi" w:hAnsiTheme="minorHAnsi"/>
        </w:rPr>
        <w:t>and</w:t>
      </w:r>
      <w:r w:rsidR="00D77D55">
        <w:rPr>
          <w:rFonts w:asciiTheme="minorHAnsi" w:hAnsiTheme="minorHAnsi"/>
        </w:rPr>
        <w:t xml:space="preserve"> configuration file </w:t>
      </w:r>
      <w:r w:rsidR="00620081">
        <w:rPr>
          <w:rFonts w:asciiTheme="minorHAnsi" w:hAnsiTheme="minorHAnsi"/>
        </w:rPr>
        <w:t>information</w:t>
      </w:r>
      <w:r w:rsidR="00D77D55">
        <w:rPr>
          <w:rFonts w:asciiTheme="minorHAnsi" w:hAnsiTheme="minorHAnsi"/>
        </w:rPr>
        <w:t xml:space="preserve">. </w:t>
      </w:r>
      <w:r w:rsidR="000B03B6">
        <w:rPr>
          <w:rFonts w:asciiTheme="minorHAnsi" w:hAnsiTheme="minorHAnsi"/>
        </w:rPr>
        <w:t>Provider</w:t>
      </w:r>
      <w:r w:rsidR="00620081">
        <w:rPr>
          <w:rFonts w:asciiTheme="minorHAnsi" w:hAnsiTheme="minorHAnsi"/>
        </w:rPr>
        <w:t xml:space="preserve">s and </w:t>
      </w:r>
      <w:r w:rsidR="005D67A7">
        <w:rPr>
          <w:rFonts w:asciiTheme="minorHAnsi" w:hAnsiTheme="minorHAnsi"/>
        </w:rPr>
        <w:t>U</w:t>
      </w:r>
      <w:r w:rsidR="00620081">
        <w:rPr>
          <w:rFonts w:asciiTheme="minorHAnsi" w:hAnsiTheme="minorHAnsi"/>
        </w:rPr>
        <w:t>tilities should be designed to abstract the following details away from the test case logic:</w:t>
      </w:r>
      <w:r w:rsidR="000B03B6">
        <w:rPr>
          <w:rFonts w:asciiTheme="minorHAnsi" w:hAnsiTheme="minorHAnsi"/>
        </w:rPr>
        <w:t xml:space="preserve"> </w:t>
      </w:r>
    </w:p>
    <w:p w14:paraId="4CBB180C" w14:textId="3CB02C00" w:rsidR="000B03B6" w:rsidRDefault="00BA6A66" w:rsidP="000B03B6">
      <w:pPr>
        <w:pStyle w:val="ListParagraph"/>
        <w:numPr>
          <w:ilvl w:val="0"/>
          <w:numId w:val="34"/>
        </w:numPr>
        <w:jc w:val="both"/>
        <w:rPr>
          <w:rFonts w:asciiTheme="minorHAnsi" w:hAnsiTheme="minorHAnsi"/>
        </w:rPr>
      </w:pPr>
      <w:r>
        <w:rPr>
          <w:rFonts w:asciiTheme="minorHAnsi" w:hAnsiTheme="minorHAnsi"/>
        </w:rPr>
        <w:t>D</w:t>
      </w:r>
      <w:r w:rsidR="000B03B6">
        <w:rPr>
          <w:rFonts w:asciiTheme="minorHAnsi" w:hAnsiTheme="minorHAnsi"/>
        </w:rPr>
        <w:t>ifferent flows or methods used between different operating systems</w:t>
      </w:r>
      <w:r>
        <w:rPr>
          <w:rFonts w:asciiTheme="minorHAnsi" w:hAnsiTheme="minorHAnsi"/>
        </w:rPr>
        <w:t>.</w:t>
      </w:r>
    </w:p>
    <w:p w14:paraId="4096714E" w14:textId="140748DB" w:rsidR="000B03B6" w:rsidRDefault="00BA6A66" w:rsidP="000B03B6">
      <w:pPr>
        <w:pStyle w:val="ListParagraph"/>
        <w:numPr>
          <w:ilvl w:val="0"/>
          <w:numId w:val="34"/>
        </w:numPr>
        <w:jc w:val="both"/>
        <w:rPr>
          <w:rFonts w:asciiTheme="minorHAnsi" w:hAnsiTheme="minorHAnsi"/>
        </w:rPr>
      </w:pPr>
      <w:r>
        <w:rPr>
          <w:rFonts w:asciiTheme="minorHAnsi" w:hAnsiTheme="minorHAnsi"/>
        </w:rPr>
        <w:t>Silicon</w:t>
      </w:r>
      <w:r w:rsidR="000B03B6">
        <w:rPr>
          <w:rFonts w:asciiTheme="minorHAnsi" w:hAnsiTheme="minorHAnsi"/>
        </w:rPr>
        <w:t xml:space="preserve"> functionality differe</w:t>
      </w:r>
      <w:r>
        <w:rPr>
          <w:rFonts w:asciiTheme="minorHAnsi" w:hAnsiTheme="minorHAnsi"/>
        </w:rPr>
        <w:t>nces</w:t>
      </w:r>
      <w:r w:rsidR="000B03B6">
        <w:rPr>
          <w:rFonts w:asciiTheme="minorHAnsi" w:hAnsiTheme="minorHAnsi"/>
        </w:rPr>
        <w:t xml:space="preserve"> between </w:t>
      </w:r>
      <w:r>
        <w:rPr>
          <w:rFonts w:asciiTheme="minorHAnsi" w:hAnsiTheme="minorHAnsi"/>
        </w:rPr>
        <w:t>product</w:t>
      </w:r>
      <w:r w:rsidR="000B03B6">
        <w:rPr>
          <w:rFonts w:asciiTheme="minorHAnsi" w:hAnsiTheme="minorHAnsi"/>
        </w:rPr>
        <w:t xml:space="preserve"> families</w:t>
      </w:r>
      <w:r>
        <w:rPr>
          <w:rFonts w:asciiTheme="minorHAnsi" w:hAnsiTheme="minorHAnsi"/>
        </w:rPr>
        <w:t>.</w:t>
      </w:r>
    </w:p>
    <w:p w14:paraId="66859B38" w14:textId="3AF82B4D" w:rsidR="000B03B6" w:rsidRPr="000B03B6" w:rsidRDefault="00BA6A66" w:rsidP="000B03B6">
      <w:pPr>
        <w:pStyle w:val="ListParagraph"/>
        <w:numPr>
          <w:ilvl w:val="0"/>
          <w:numId w:val="34"/>
        </w:numPr>
        <w:jc w:val="both"/>
        <w:rPr>
          <w:rFonts w:asciiTheme="minorHAnsi" w:hAnsiTheme="minorHAnsi"/>
        </w:rPr>
      </w:pPr>
      <w:r>
        <w:rPr>
          <w:rFonts w:asciiTheme="minorHAnsi" w:hAnsiTheme="minorHAnsi"/>
        </w:rPr>
        <w:t>T</w:t>
      </w:r>
      <w:r w:rsidR="000B03B6">
        <w:rPr>
          <w:rFonts w:asciiTheme="minorHAnsi" w:hAnsiTheme="minorHAnsi"/>
        </w:rPr>
        <w:t>ool</w:t>
      </w:r>
      <w:r w:rsidR="006F6250">
        <w:rPr>
          <w:rFonts w:asciiTheme="minorHAnsi" w:hAnsiTheme="minorHAnsi"/>
        </w:rPr>
        <w:t xml:space="preserve"> </w:t>
      </w:r>
      <w:r>
        <w:rPr>
          <w:rFonts w:asciiTheme="minorHAnsi" w:hAnsiTheme="minorHAnsi"/>
        </w:rPr>
        <w:t xml:space="preserve">implementation differences </w:t>
      </w:r>
      <w:r w:rsidR="006F6250">
        <w:rPr>
          <w:rFonts w:asciiTheme="minorHAnsi" w:hAnsiTheme="minorHAnsi"/>
        </w:rPr>
        <w:t>between execution environments</w:t>
      </w:r>
      <w:r>
        <w:rPr>
          <w:rFonts w:asciiTheme="minorHAnsi" w:hAnsiTheme="minorHAnsi"/>
        </w:rPr>
        <w:t>.</w:t>
      </w:r>
    </w:p>
    <w:p w14:paraId="1674E3FC" w14:textId="7FC161B5" w:rsidR="00CD73C8" w:rsidRDefault="00221149" w:rsidP="005D67A7">
      <w:pPr>
        <w:jc w:val="both"/>
        <w:rPr>
          <w:rFonts w:asciiTheme="minorHAnsi" w:hAnsiTheme="minorHAnsi"/>
        </w:rPr>
      </w:pPr>
      <w:r>
        <w:rPr>
          <w:rFonts w:asciiTheme="minorHAnsi" w:hAnsiTheme="minorHAnsi"/>
        </w:rPr>
        <w:t>Providers</w:t>
      </w:r>
      <w:r w:rsidR="006F6250">
        <w:rPr>
          <w:rFonts w:asciiTheme="minorHAnsi" w:hAnsiTheme="minorHAnsi"/>
        </w:rPr>
        <w:t xml:space="preserve"> are built with fixed interfaces (method name</w:t>
      </w:r>
      <w:r>
        <w:rPr>
          <w:rFonts w:asciiTheme="minorHAnsi" w:hAnsiTheme="minorHAnsi"/>
        </w:rPr>
        <w:t xml:space="preserve">, </w:t>
      </w:r>
      <w:r w:rsidR="006F6250">
        <w:rPr>
          <w:rFonts w:asciiTheme="minorHAnsi" w:hAnsiTheme="minorHAnsi"/>
        </w:rPr>
        <w:t>input</w:t>
      </w:r>
      <w:r>
        <w:rPr>
          <w:rFonts w:asciiTheme="minorHAnsi" w:hAnsiTheme="minorHAnsi"/>
        </w:rPr>
        <w:t xml:space="preserve"> arguments,</w:t>
      </w:r>
      <w:r w:rsidR="006F6250">
        <w:rPr>
          <w:rFonts w:asciiTheme="minorHAnsi" w:hAnsiTheme="minorHAnsi"/>
        </w:rPr>
        <w:t xml:space="preserve"> and </w:t>
      </w:r>
      <w:r w:rsidR="00DA2D76">
        <w:rPr>
          <w:rFonts w:asciiTheme="minorHAnsi" w:hAnsiTheme="minorHAnsi"/>
        </w:rPr>
        <w:t>output</w:t>
      </w:r>
      <w:r w:rsidR="006F6250">
        <w:rPr>
          <w:rFonts w:asciiTheme="minorHAnsi" w:hAnsiTheme="minorHAnsi"/>
        </w:rPr>
        <w:t xml:space="preserve"> </w:t>
      </w:r>
      <w:r>
        <w:rPr>
          <w:rFonts w:asciiTheme="minorHAnsi" w:hAnsiTheme="minorHAnsi"/>
        </w:rPr>
        <w:t>type</w:t>
      </w:r>
      <w:r w:rsidR="006F6250">
        <w:rPr>
          <w:rFonts w:asciiTheme="minorHAnsi" w:hAnsiTheme="minorHAnsi"/>
        </w:rPr>
        <w:t>) for a specific purpose</w:t>
      </w:r>
      <w:r>
        <w:rPr>
          <w:rFonts w:asciiTheme="minorHAnsi" w:hAnsiTheme="minorHAnsi"/>
        </w:rPr>
        <w:t>. T</w:t>
      </w:r>
      <w:r w:rsidR="006F6250">
        <w:rPr>
          <w:rFonts w:asciiTheme="minorHAnsi" w:hAnsiTheme="minorHAnsi"/>
        </w:rPr>
        <w:t>he way the purpose is</w:t>
      </w:r>
      <w:r>
        <w:rPr>
          <w:rFonts w:asciiTheme="minorHAnsi" w:hAnsiTheme="minorHAnsi"/>
        </w:rPr>
        <w:t xml:space="preserve"> achieved</w:t>
      </w:r>
      <w:r w:rsidR="006F6250">
        <w:rPr>
          <w:rFonts w:asciiTheme="minorHAnsi" w:hAnsiTheme="minorHAnsi"/>
        </w:rPr>
        <w:t xml:space="preserve"> can be changed easily by overriding the functionality by replacing it with a new provider based on the </w:t>
      </w:r>
      <w:r w:rsidR="002F693A">
        <w:rPr>
          <w:rFonts w:asciiTheme="minorHAnsi" w:hAnsiTheme="minorHAnsi"/>
        </w:rPr>
        <w:t>execution</w:t>
      </w:r>
      <w:r w:rsidR="006F6250">
        <w:rPr>
          <w:rFonts w:asciiTheme="minorHAnsi" w:hAnsiTheme="minorHAnsi"/>
        </w:rPr>
        <w:t xml:space="preserve"> environment</w:t>
      </w:r>
      <w:r w:rsidR="004937AE">
        <w:rPr>
          <w:rFonts w:asciiTheme="minorHAnsi" w:hAnsiTheme="minorHAnsi"/>
        </w:rPr>
        <w:t xml:space="preserve"> or tool used</w:t>
      </w:r>
      <w:r w:rsidR="006F6250">
        <w:rPr>
          <w:rFonts w:asciiTheme="minorHAnsi" w:hAnsiTheme="minorHAnsi"/>
        </w:rPr>
        <w:t>. This is the backbone of our test architecture that enables scalability and reusability with minimal changes.</w:t>
      </w:r>
      <w:r w:rsidR="0037459A">
        <w:rPr>
          <w:rFonts w:asciiTheme="minorHAnsi" w:hAnsiTheme="minorHAnsi"/>
        </w:rPr>
        <w:t xml:space="preserve"> </w:t>
      </w:r>
      <w:r>
        <w:rPr>
          <w:rFonts w:asciiTheme="minorHAnsi" w:hAnsiTheme="minorHAnsi"/>
        </w:rPr>
        <w:t xml:space="preserve">The below </w:t>
      </w:r>
      <w:r w:rsidR="001B683A">
        <w:rPr>
          <w:rFonts w:asciiTheme="minorHAnsi" w:hAnsiTheme="minorHAnsi"/>
        </w:rPr>
        <w:t xml:space="preserve">figure </w:t>
      </w:r>
      <w:r w:rsidR="0037459A">
        <w:rPr>
          <w:rFonts w:asciiTheme="minorHAnsi" w:hAnsiTheme="minorHAnsi"/>
        </w:rPr>
        <w:t xml:space="preserve">shows </w:t>
      </w:r>
      <w:r>
        <w:rPr>
          <w:rFonts w:asciiTheme="minorHAnsi" w:hAnsiTheme="minorHAnsi"/>
        </w:rPr>
        <w:t xml:space="preserve">the </w:t>
      </w:r>
      <w:r w:rsidR="0037459A">
        <w:rPr>
          <w:rFonts w:asciiTheme="minorHAnsi" w:hAnsiTheme="minorHAnsi"/>
        </w:rPr>
        <w:t>typical usage of provider implementations to achieve reusability and scalability of a specific test between different operating systems, silicon families, and/or different tools.</w:t>
      </w:r>
      <w:r w:rsidR="006835C6">
        <w:rPr>
          <w:rFonts w:asciiTheme="minorHAnsi" w:hAnsiTheme="minorHAnsi"/>
        </w:rPr>
        <w:t xml:space="preserve"> It shows the cascaded implementation of multiple abstraction that can be </w:t>
      </w:r>
      <w:r w:rsidR="00DA2D76">
        <w:rPr>
          <w:rFonts w:asciiTheme="minorHAnsi" w:hAnsiTheme="minorHAnsi"/>
        </w:rPr>
        <w:t>implemented</w:t>
      </w:r>
      <w:r w:rsidR="006835C6">
        <w:rPr>
          <w:rFonts w:asciiTheme="minorHAnsi" w:hAnsiTheme="minorHAnsi"/>
        </w:rPr>
        <w:t xml:space="preserve"> depending on the level of abstraction needed.</w:t>
      </w:r>
      <w:r w:rsidR="004E5BE1">
        <w:rPr>
          <w:rFonts w:asciiTheme="minorHAnsi" w:hAnsiTheme="minorHAnsi"/>
        </w:rPr>
        <w:t xml:space="preserve"> T</w:t>
      </w:r>
      <w:r w:rsidR="006835C6">
        <w:rPr>
          <w:rFonts w:asciiTheme="minorHAnsi" w:hAnsiTheme="minorHAnsi"/>
        </w:rPr>
        <w:t>here is no fixed level of abstraction for provider implementa</w:t>
      </w:r>
      <w:r w:rsidR="00A128D6">
        <w:rPr>
          <w:rFonts w:asciiTheme="minorHAnsi" w:hAnsiTheme="minorHAnsi"/>
        </w:rPr>
        <w:t xml:space="preserve">tion; </w:t>
      </w:r>
      <w:r w:rsidR="004E5BE1">
        <w:rPr>
          <w:rFonts w:asciiTheme="minorHAnsi" w:hAnsiTheme="minorHAnsi"/>
        </w:rPr>
        <w:t>the abstraction level</w:t>
      </w:r>
      <w:r w:rsidR="00A128D6">
        <w:rPr>
          <w:rFonts w:asciiTheme="minorHAnsi" w:hAnsiTheme="minorHAnsi"/>
        </w:rPr>
        <w:t xml:space="preserve"> depend</w:t>
      </w:r>
      <w:r w:rsidR="004E5BE1">
        <w:rPr>
          <w:rFonts w:asciiTheme="minorHAnsi" w:hAnsiTheme="minorHAnsi"/>
        </w:rPr>
        <w:t>s</w:t>
      </w:r>
      <w:r w:rsidR="00A128D6">
        <w:rPr>
          <w:rFonts w:asciiTheme="minorHAnsi" w:hAnsiTheme="minorHAnsi"/>
        </w:rPr>
        <w:t xml:space="preserve"> on the need</w:t>
      </w:r>
      <w:r w:rsidR="004E5BE1">
        <w:rPr>
          <w:rFonts w:asciiTheme="minorHAnsi" w:hAnsiTheme="minorHAnsi"/>
        </w:rPr>
        <w:t>s of the provider</w:t>
      </w:r>
      <w:r w:rsidR="00A128D6">
        <w:rPr>
          <w:rFonts w:asciiTheme="minorHAnsi" w:hAnsiTheme="minorHAnsi"/>
        </w:rPr>
        <w:t>.</w:t>
      </w:r>
      <w:r w:rsidR="00801BB1">
        <w:rPr>
          <w:rFonts w:asciiTheme="minorHAnsi" w:hAnsiTheme="minorHAnsi"/>
        </w:rPr>
        <w:t xml:space="preserve"> Note that what isn’t on the diagram is just as import</w:t>
      </w:r>
      <w:r w:rsidR="0023574C">
        <w:rPr>
          <w:rFonts w:asciiTheme="minorHAnsi" w:hAnsiTheme="minorHAnsi"/>
        </w:rPr>
        <w:t>ant</w:t>
      </w:r>
      <w:r w:rsidR="00801BB1">
        <w:rPr>
          <w:rFonts w:asciiTheme="minorHAnsi" w:hAnsiTheme="minorHAnsi"/>
        </w:rPr>
        <w:t xml:space="preserve"> as what is. No test or utility function (or even other provider) directly accesses external libraries and tools. All </w:t>
      </w:r>
      <w:r w:rsidR="00D65FDB">
        <w:rPr>
          <w:rFonts w:asciiTheme="minorHAnsi" w:hAnsiTheme="minorHAnsi"/>
        </w:rPr>
        <w:t>calls to those are handled by a single provider. That way, no dependency can be created between test code and external packages.</w:t>
      </w:r>
    </w:p>
    <w:p w14:paraId="1ED457D6" w14:textId="652A1A38" w:rsidR="00626DD1" w:rsidRDefault="007850FA" w:rsidP="00382C33">
      <w:pPr>
        <w:keepNext/>
        <w:jc w:val="both"/>
      </w:pPr>
      <w:r w:rsidRPr="007850FA">
        <w:rPr>
          <w:noProof/>
        </w:rPr>
        <w:lastRenderedPageBreak/>
        <w:t xml:space="preserve"> </w:t>
      </w:r>
      <w:r w:rsidR="000577E3">
        <w:rPr>
          <w:noProof/>
          <w:lang w:eastAsia="zh-CN"/>
        </w:rPr>
        <w:drawing>
          <wp:inline distT="0" distB="0" distL="0" distR="0" wp14:anchorId="6814CDF3" wp14:editId="012DCCA1">
            <wp:extent cx="3604743" cy="319495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0016" cy="3199630"/>
                    </a:xfrm>
                    <a:prstGeom prst="rect">
                      <a:avLst/>
                    </a:prstGeom>
                  </pic:spPr>
                </pic:pic>
              </a:graphicData>
            </a:graphic>
          </wp:inline>
        </w:drawing>
      </w:r>
    </w:p>
    <w:p w14:paraId="04FD89CE" w14:textId="7324FFDA" w:rsidR="005D67A7" w:rsidRDefault="00626DD1" w:rsidP="00382C33">
      <w:pPr>
        <w:pStyle w:val="Caption"/>
        <w:jc w:val="both"/>
      </w:pPr>
      <w:bookmarkStart w:id="2225" w:name="_Toc16518011"/>
      <w:r w:rsidRPr="007850FA">
        <w:t xml:space="preserve">Figure </w:t>
      </w:r>
      <w:r w:rsidR="00A373AD" w:rsidRPr="00114416">
        <w:rPr>
          <w:noProof/>
        </w:rPr>
        <w:fldChar w:fldCharType="begin"/>
      </w:r>
      <w:r w:rsidR="00A373AD" w:rsidRPr="007850FA">
        <w:rPr>
          <w:noProof/>
        </w:rPr>
        <w:instrText xml:space="preserve"> STYLEREF 1 \s </w:instrText>
      </w:r>
      <w:r w:rsidR="00A373AD" w:rsidRPr="00114416">
        <w:rPr>
          <w:noProof/>
        </w:rPr>
        <w:fldChar w:fldCharType="separate"/>
      </w:r>
      <w:r w:rsidRPr="007850FA">
        <w:rPr>
          <w:noProof/>
        </w:rPr>
        <w:t>4</w:t>
      </w:r>
      <w:r w:rsidR="00A373AD" w:rsidRPr="00114416">
        <w:rPr>
          <w:noProof/>
        </w:rPr>
        <w:fldChar w:fldCharType="end"/>
      </w:r>
      <w:r w:rsidRPr="007850FA">
        <w:noBreakHyphen/>
      </w:r>
      <w:r w:rsidR="00A373AD" w:rsidRPr="00114416">
        <w:rPr>
          <w:noProof/>
        </w:rPr>
        <w:fldChar w:fldCharType="begin"/>
      </w:r>
      <w:r w:rsidR="00A373AD" w:rsidRPr="007850FA">
        <w:rPr>
          <w:noProof/>
        </w:rPr>
        <w:instrText xml:space="preserve"> SEQ Figure \* ARABIC \s 1 </w:instrText>
      </w:r>
      <w:r w:rsidR="00A373AD" w:rsidRPr="00114416">
        <w:rPr>
          <w:noProof/>
        </w:rPr>
        <w:fldChar w:fldCharType="separate"/>
      </w:r>
      <w:r w:rsidRPr="007850FA">
        <w:rPr>
          <w:noProof/>
        </w:rPr>
        <w:t>1</w:t>
      </w:r>
      <w:r w:rsidR="00A373AD" w:rsidRPr="00114416">
        <w:rPr>
          <w:noProof/>
        </w:rPr>
        <w:fldChar w:fldCharType="end"/>
      </w:r>
      <w:r w:rsidRPr="007850FA">
        <w:t xml:space="preserve"> Architectural Layer Block Diagram</w:t>
      </w:r>
      <w:bookmarkEnd w:id="2225"/>
    </w:p>
    <w:p w14:paraId="62AF09D6" w14:textId="3B6BE6FA" w:rsidR="0056107B" w:rsidRDefault="0056107B" w:rsidP="001F6BB4">
      <w:pPr>
        <w:rPr>
          <w:rFonts w:asciiTheme="minorHAnsi" w:hAnsiTheme="minorHAnsi" w:cstheme="minorHAnsi"/>
        </w:rPr>
      </w:pPr>
      <w:r w:rsidRPr="001F6BB4">
        <w:rPr>
          <w:rFonts w:asciiTheme="minorHAnsi" w:hAnsiTheme="minorHAnsi" w:cstheme="minorHAnsi"/>
        </w:rPr>
        <w:t>Test</w:t>
      </w:r>
      <w:r w:rsidR="00F96D63">
        <w:rPr>
          <w:rFonts w:asciiTheme="minorHAnsi" w:hAnsiTheme="minorHAnsi" w:cstheme="minorHAnsi"/>
        </w:rPr>
        <w:t xml:space="preserve"> Content</w:t>
      </w:r>
      <w:r w:rsidRPr="001F6BB4">
        <w:rPr>
          <w:rFonts w:asciiTheme="minorHAnsi" w:hAnsiTheme="minorHAnsi" w:cstheme="minorHAnsi"/>
        </w:rPr>
        <w:t xml:space="preserve"> – </w:t>
      </w:r>
      <w:r w:rsidR="00F96D63">
        <w:rPr>
          <w:rFonts w:asciiTheme="minorHAnsi" w:hAnsiTheme="minorHAnsi" w:cstheme="minorHAnsi"/>
        </w:rPr>
        <w:t>Test scripts</w:t>
      </w:r>
      <w:r w:rsidRPr="001F6BB4">
        <w:rPr>
          <w:rFonts w:asciiTheme="minorHAnsi" w:hAnsiTheme="minorHAnsi" w:cstheme="minorHAnsi"/>
        </w:rPr>
        <w:t xml:space="preserve"> in the framework</w:t>
      </w:r>
      <w:r w:rsidR="00F96D63">
        <w:rPr>
          <w:rFonts w:asciiTheme="minorHAnsi" w:hAnsiTheme="minorHAnsi" w:cstheme="minorHAnsi"/>
        </w:rPr>
        <w:t xml:space="preserve"> </w:t>
      </w:r>
      <w:r>
        <w:rPr>
          <w:rFonts w:asciiTheme="minorHAnsi" w:hAnsiTheme="minorHAnsi" w:cstheme="minorHAnsi"/>
        </w:rPr>
        <w:t>contain</w:t>
      </w:r>
      <w:r w:rsidR="00F96D63">
        <w:rPr>
          <w:rFonts w:asciiTheme="minorHAnsi" w:hAnsiTheme="minorHAnsi" w:cstheme="minorHAnsi"/>
        </w:rPr>
        <w:t>ing</w:t>
      </w:r>
      <w:r>
        <w:rPr>
          <w:rFonts w:asciiTheme="minorHAnsi" w:hAnsiTheme="minorHAnsi" w:cstheme="minorHAnsi"/>
        </w:rPr>
        <w:t xml:space="preserve"> the actual test logic.</w:t>
      </w:r>
    </w:p>
    <w:p w14:paraId="73C526C6" w14:textId="4C504854" w:rsidR="0056107B" w:rsidRDefault="00F96D63" w:rsidP="001F6BB4">
      <w:pPr>
        <w:rPr>
          <w:rFonts w:asciiTheme="minorHAnsi" w:hAnsiTheme="minorHAnsi" w:cstheme="minorHAnsi"/>
        </w:rPr>
      </w:pPr>
      <w:r>
        <w:rPr>
          <w:rFonts w:asciiTheme="minorHAnsi" w:hAnsiTheme="minorHAnsi" w:cstheme="minorHAnsi"/>
        </w:rPr>
        <w:t>Domain/</w:t>
      </w:r>
      <w:r w:rsidR="0056107B">
        <w:rPr>
          <w:rFonts w:asciiTheme="minorHAnsi" w:hAnsiTheme="minorHAnsi" w:cstheme="minorHAnsi"/>
        </w:rPr>
        <w:t>Technology/Feature/Silicon Utilities – Classes and functions used to abstract specific details of a technology or product. This is a higher level of abstraction than a Provider offers.</w:t>
      </w:r>
    </w:p>
    <w:p w14:paraId="7EE5998E" w14:textId="728D4321" w:rsidR="0056107B" w:rsidRDefault="0056107B" w:rsidP="001F6BB4">
      <w:pPr>
        <w:rPr>
          <w:rFonts w:asciiTheme="minorHAnsi" w:hAnsiTheme="minorHAnsi" w:cstheme="minorHAnsi"/>
        </w:rPr>
      </w:pPr>
      <w:r>
        <w:rPr>
          <w:rFonts w:asciiTheme="minorHAnsi" w:hAnsiTheme="minorHAnsi" w:cstheme="minorHAnsi"/>
        </w:rPr>
        <w:t xml:space="preserve">Provider – Classes used to wrap external libraries/dependencies to provide a consistent interface to all </w:t>
      </w:r>
      <w:r w:rsidR="00A2345F">
        <w:rPr>
          <w:rFonts w:asciiTheme="minorHAnsi" w:hAnsiTheme="minorHAnsi" w:cstheme="minorHAnsi"/>
        </w:rPr>
        <w:t>core library APIs</w:t>
      </w:r>
      <w:r>
        <w:rPr>
          <w:rFonts w:asciiTheme="minorHAnsi" w:hAnsiTheme="minorHAnsi" w:cstheme="minorHAnsi"/>
        </w:rPr>
        <w:t>. This allows the implementation to be changed without any change to the bulk of the code.</w:t>
      </w:r>
      <w:ins w:id="2226" w:author="Onken, Brice" w:date="2019-08-15T21:11:00Z">
        <w:r w:rsidR="00967F6E">
          <w:rPr>
            <w:rFonts w:asciiTheme="minorHAnsi" w:hAnsiTheme="minorHAnsi" w:cstheme="minorHAnsi"/>
          </w:rPr>
          <w:t xml:space="preserve"> Providers also must abstract the execution environment details away from the user (with or without a host, or one-to-many host-to-SUT mappings).</w:t>
        </w:r>
      </w:ins>
    </w:p>
    <w:p w14:paraId="6AAAA8FC" w14:textId="2D297667" w:rsidR="0056107B" w:rsidRDefault="0056107B" w:rsidP="001F6BB4">
      <w:pPr>
        <w:rPr>
          <w:rFonts w:asciiTheme="minorHAnsi" w:hAnsiTheme="minorHAnsi" w:cstheme="minorHAnsi"/>
        </w:rPr>
      </w:pPr>
      <w:r>
        <w:rPr>
          <w:rFonts w:asciiTheme="minorHAnsi" w:hAnsiTheme="minorHAnsi" w:cstheme="minorHAnsi"/>
        </w:rPr>
        <w:t>As an example, there may be two products that need to have a register value checked. The access mechanism would be abstracted by a Silicon Abstraction Provider (</w:t>
      </w:r>
      <w:proofErr w:type="spellStart"/>
      <w:r>
        <w:rPr>
          <w:rFonts w:asciiTheme="minorHAnsi" w:hAnsiTheme="minorHAnsi" w:cstheme="minorHAnsi"/>
        </w:rPr>
        <w:t>OpenIPC</w:t>
      </w:r>
      <w:proofErr w:type="spellEnd"/>
      <w:r>
        <w:rPr>
          <w:rFonts w:asciiTheme="minorHAnsi" w:hAnsiTheme="minorHAnsi" w:cstheme="minorHAnsi"/>
        </w:rPr>
        <w:t xml:space="preserve"> vs. ITP). However, things like the register name, register address, and expected value will be contained in one or more Utility classes, which use the Provider interface to extract the details needed from the SUT. This prevents Providers from growing to an unmanageable size.</w:t>
      </w:r>
    </w:p>
    <w:p w14:paraId="1F328B95" w14:textId="69E1AC8F" w:rsidR="00AB450C" w:rsidRPr="00BC40D7" w:rsidRDefault="00AB450C" w:rsidP="001F6BB4">
      <w:pPr>
        <w:rPr>
          <w:rFonts w:asciiTheme="minorHAnsi" w:hAnsiTheme="minorHAnsi" w:cstheme="minorHAnsi"/>
        </w:rPr>
      </w:pPr>
      <w:r>
        <w:rPr>
          <w:rFonts w:asciiTheme="minorHAnsi" w:hAnsiTheme="minorHAnsi" w:cstheme="minorHAnsi"/>
        </w:rPr>
        <w:t>The Utility classes also abstract OS differences. Test content will require a wide array of operating system commands, so rather than implement everything in the SUT OS communication provider, the OS communication provider instead focuses on the communication between the script and the SUT. The commands to run will be abstracted by the Utilities as needed, to keep the test logic as OS-agnostic as possible.</w:t>
      </w:r>
    </w:p>
    <w:p w14:paraId="4D4C8850" w14:textId="6BC34E55" w:rsidR="001119D1" w:rsidRPr="00FB7BB9" w:rsidRDefault="001119D1">
      <w:pPr>
        <w:pStyle w:val="Heading2"/>
      </w:pPr>
      <w:bookmarkStart w:id="2227" w:name="_Toc16518043"/>
      <w:r w:rsidRPr="005D1A35">
        <w:rPr>
          <w:highlight w:val="cyan"/>
          <w:rPrChange w:id="2228" w:author="Onken, Brice" w:date="2019-08-15T21:04:00Z">
            <w:rPr>
              <w:highlight w:val="yellow"/>
            </w:rPr>
          </w:rPrChange>
        </w:rPr>
        <w:t>Provider Implementation Details</w:t>
      </w:r>
      <w:bookmarkEnd w:id="2227"/>
      <w:ins w:id="2229" w:author="Onken, Brice" w:date="2019-08-15T21:04:00Z">
        <w:r w:rsidR="005D1A35" w:rsidRPr="005D1A35">
          <w:rPr>
            <w:highlight w:val="cyan"/>
            <w:rPrChange w:id="2230" w:author="Onken, Brice" w:date="2019-08-15T21:04:00Z">
              <w:rPr/>
            </w:rPrChange>
          </w:rPr>
          <w:t xml:space="preserve"> - Brice</w:t>
        </w:r>
      </w:ins>
    </w:p>
    <w:p w14:paraId="0C164426" w14:textId="1D641C68" w:rsidR="001119D1" w:rsidRPr="00CD3C39" w:rsidRDefault="001119D1" w:rsidP="001119D1">
      <w:pPr>
        <w:jc w:val="both"/>
        <w:rPr>
          <w:rFonts w:asciiTheme="minorHAnsi" w:hAnsiTheme="minorHAnsi"/>
        </w:rPr>
      </w:pPr>
      <w:r w:rsidRPr="00CD3C39">
        <w:rPr>
          <w:rFonts w:asciiTheme="minorHAnsi" w:hAnsiTheme="minorHAnsi"/>
        </w:rPr>
        <w:t xml:space="preserve">One of the objectives of the library is to support </w:t>
      </w:r>
      <w:r w:rsidR="006949A9">
        <w:rPr>
          <w:rFonts w:asciiTheme="minorHAnsi" w:hAnsiTheme="minorHAnsi"/>
        </w:rPr>
        <w:t>p</w:t>
      </w:r>
      <w:r w:rsidRPr="00CD3C39">
        <w:rPr>
          <w:rFonts w:asciiTheme="minorHAnsi" w:hAnsiTheme="minorHAnsi"/>
        </w:rPr>
        <w:t>olymorphism for our test content</w:t>
      </w:r>
      <w:r w:rsidR="005D67A7">
        <w:rPr>
          <w:rFonts w:asciiTheme="minorHAnsi" w:hAnsiTheme="minorHAnsi"/>
        </w:rPr>
        <w:t>:</w:t>
      </w:r>
      <w:r w:rsidRPr="00CD3C39">
        <w:rPr>
          <w:rFonts w:asciiTheme="minorHAnsi" w:hAnsiTheme="minorHAnsi"/>
        </w:rPr>
        <w:t xml:space="preserve"> us</w:t>
      </w:r>
      <w:r w:rsidR="006949A9">
        <w:rPr>
          <w:rFonts w:asciiTheme="minorHAnsi" w:hAnsiTheme="minorHAnsi"/>
        </w:rPr>
        <w:t>ing</w:t>
      </w:r>
      <w:r w:rsidRPr="00CD3C39">
        <w:rPr>
          <w:rFonts w:asciiTheme="minorHAnsi" w:hAnsiTheme="minorHAnsi"/>
        </w:rPr>
        <w:t xml:space="preserve"> the same test logic across types of reference platforms, commercial platforms, O</w:t>
      </w:r>
      <w:r w:rsidR="005D67A7">
        <w:rPr>
          <w:rFonts w:asciiTheme="minorHAnsi" w:hAnsiTheme="minorHAnsi"/>
        </w:rPr>
        <w:t>E</w:t>
      </w:r>
      <w:r w:rsidRPr="00CD3C39">
        <w:rPr>
          <w:rFonts w:asciiTheme="minorHAnsi" w:hAnsiTheme="minorHAnsi"/>
        </w:rPr>
        <w:t>M platforms, and even across silicon generations. To facilitate this, abstract any code that interacts with dependencies outside of our direct control so that it is possible to change the implementation on the fly, transparently to the core test logic.</w:t>
      </w:r>
    </w:p>
    <w:p w14:paraId="4D412C89" w14:textId="36B497D4" w:rsidR="001119D1" w:rsidRPr="00CD3C39" w:rsidRDefault="001119D1" w:rsidP="001119D1">
      <w:pPr>
        <w:jc w:val="both"/>
        <w:rPr>
          <w:rFonts w:asciiTheme="minorHAnsi" w:hAnsiTheme="minorHAnsi"/>
        </w:rPr>
      </w:pPr>
      <w:r w:rsidRPr="00CD3C39">
        <w:rPr>
          <w:rFonts w:asciiTheme="minorHAnsi" w:hAnsiTheme="minorHAnsi"/>
        </w:rPr>
        <w:t xml:space="preserve">The </w:t>
      </w:r>
      <w:proofErr w:type="spellStart"/>
      <w:r w:rsidRPr="00CD3C39">
        <w:rPr>
          <w:rFonts w:asciiTheme="minorHAnsi" w:hAnsiTheme="minorHAnsi"/>
        </w:rPr>
        <w:t>BaseProvider</w:t>
      </w:r>
      <w:proofErr w:type="spellEnd"/>
      <w:r w:rsidRPr="00CD3C39">
        <w:rPr>
          <w:rFonts w:asciiTheme="minorHAnsi" w:hAnsiTheme="minorHAnsi"/>
        </w:rPr>
        <w:t xml:space="preserve"> Python class provides a framework for implementing libraries that interact with things like serial ports, ITP/Debug tools, </w:t>
      </w:r>
      <w:r w:rsidR="00792178">
        <w:rPr>
          <w:rFonts w:asciiTheme="minorHAnsi" w:hAnsiTheme="minorHAnsi"/>
        </w:rPr>
        <w:t xml:space="preserve">BMC, </w:t>
      </w:r>
      <w:r w:rsidR="002136BF">
        <w:rPr>
          <w:rFonts w:asciiTheme="minorHAnsi" w:hAnsiTheme="minorHAnsi"/>
        </w:rPr>
        <w:t>o</w:t>
      </w:r>
      <w:r w:rsidRPr="00CD3C39">
        <w:rPr>
          <w:rFonts w:asciiTheme="minorHAnsi" w:hAnsiTheme="minorHAnsi"/>
        </w:rPr>
        <w:t xml:space="preserve">perating </w:t>
      </w:r>
      <w:r w:rsidR="002136BF">
        <w:rPr>
          <w:rFonts w:asciiTheme="minorHAnsi" w:hAnsiTheme="minorHAnsi"/>
        </w:rPr>
        <w:t>s</w:t>
      </w:r>
      <w:r w:rsidRPr="00CD3C39">
        <w:rPr>
          <w:rFonts w:asciiTheme="minorHAnsi" w:hAnsiTheme="minorHAnsi"/>
        </w:rPr>
        <w:t xml:space="preserve">ystems, </w:t>
      </w:r>
      <w:proofErr w:type="spellStart"/>
      <w:r w:rsidRPr="00CD3C39">
        <w:rPr>
          <w:rFonts w:asciiTheme="minorHAnsi" w:hAnsiTheme="minorHAnsi"/>
        </w:rPr>
        <w:t>PythonSV</w:t>
      </w:r>
      <w:proofErr w:type="spellEnd"/>
      <w:r w:rsidRPr="00CD3C39">
        <w:rPr>
          <w:rFonts w:asciiTheme="minorHAnsi" w:hAnsiTheme="minorHAnsi"/>
        </w:rPr>
        <w:t>, etc.</w:t>
      </w:r>
      <w:r w:rsidR="006949A9">
        <w:rPr>
          <w:rFonts w:asciiTheme="minorHAnsi" w:hAnsiTheme="minorHAnsi"/>
        </w:rPr>
        <w:t xml:space="preserve"> </w:t>
      </w:r>
      <w:r w:rsidRPr="00CD3C39">
        <w:rPr>
          <w:rFonts w:asciiTheme="minorHAnsi" w:hAnsiTheme="minorHAnsi"/>
        </w:rPr>
        <w:t xml:space="preserve">Provider implementations should be in the </w:t>
      </w:r>
      <w:proofErr w:type="spellStart"/>
      <w:r w:rsidR="008D1512">
        <w:rPr>
          <w:rFonts w:asciiTheme="minorHAnsi" w:hAnsiTheme="minorHAnsi"/>
        </w:rPr>
        <w:t>piv</w:t>
      </w:r>
      <w:proofErr w:type="spellEnd"/>
      <w:r w:rsidR="008D1512">
        <w:rPr>
          <w:rFonts w:asciiTheme="minorHAnsi" w:hAnsiTheme="minorHAnsi"/>
        </w:rPr>
        <w:t>-core repository.</w:t>
      </w:r>
    </w:p>
    <w:p w14:paraId="5BF119EF" w14:textId="004794BD" w:rsidR="00626DD1" w:rsidRDefault="00C23C40" w:rsidP="00382C33">
      <w:pPr>
        <w:keepNext/>
        <w:jc w:val="both"/>
      </w:pPr>
      <w:r>
        <w:rPr>
          <w:noProof/>
          <w:lang w:eastAsia="zh-CN"/>
        </w:rPr>
        <w:lastRenderedPageBreak/>
        <w:drawing>
          <wp:inline distT="0" distB="0" distL="0" distR="0" wp14:anchorId="7B462F33" wp14:editId="292B617C">
            <wp:extent cx="6419581" cy="26162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33086" cy="2621704"/>
                    </a:xfrm>
                    <a:prstGeom prst="rect">
                      <a:avLst/>
                    </a:prstGeom>
                  </pic:spPr>
                </pic:pic>
              </a:graphicData>
            </a:graphic>
          </wp:inline>
        </w:drawing>
      </w:r>
    </w:p>
    <w:p w14:paraId="58566F97" w14:textId="7009DEF8" w:rsidR="001119D1" w:rsidRDefault="00626DD1" w:rsidP="00382C33">
      <w:pPr>
        <w:pStyle w:val="Caption"/>
        <w:jc w:val="both"/>
        <w:rPr>
          <w:rFonts w:asciiTheme="minorHAnsi" w:hAnsiTheme="minorHAnsi"/>
        </w:rPr>
      </w:pPr>
      <w:bookmarkStart w:id="2231" w:name="_Toc16518012"/>
      <w:r>
        <w:t xml:space="preserve">Figure </w:t>
      </w:r>
      <w:r w:rsidR="00A373AD">
        <w:rPr>
          <w:noProof/>
        </w:rPr>
        <w:fldChar w:fldCharType="begin"/>
      </w:r>
      <w:r w:rsidR="00A373AD">
        <w:rPr>
          <w:noProof/>
        </w:rPr>
        <w:instrText xml:space="preserve"> STYLEREF 1 \s </w:instrText>
      </w:r>
      <w:r w:rsidR="00A373AD">
        <w:rPr>
          <w:noProof/>
        </w:rPr>
        <w:fldChar w:fldCharType="separate"/>
      </w:r>
      <w:r>
        <w:rPr>
          <w:noProof/>
        </w:rPr>
        <w:t>4</w:t>
      </w:r>
      <w:r w:rsidR="00A373AD">
        <w:rPr>
          <w:noProof/>
        </w:rPr>
        <w:fldChar w:fldCharType="end"/>
      </w:r>
      <w:r>
        <w:noBreakHyphen/>
      </w:r>
      <w:r w:rsidR="00A373AD">
        <w:rPr>
          <w:noProof/>
        </w:rPr>
        <w:fldChar w:fldCharType="begin"/>
      </w:r>
      <w:r w:rsidR="00A373AD">
        <w:rPr>
          <w:noProof/>
        </w:rPr>
        <w:instrText xml:space="preserve"> SEQ Figure \* ARABIC \s 1 </w:instrText>
      </w:r>
      <w:r w:rsidR="00A373AD">
        <w:rPr>
          <w:noProof/>
        </w:rPr>
        <w:fldChar w:fldCharType="separate"/>
      </w:r>
      <w:r>
        <w:rPr>
          <w:noProof/>
        </w:rPr>
        <w:t>2</w:t>
      </w:r>
      <w:r w:rsidR="00A373AD">
        <w:rPr>
          <w:noProof/>
        </w:rPr>
        <w:fldChar w:fldCharType="end"/>
      </w:r>
      <w:r>
        <w:t xml:space="preserve"> </w:t>
      </w:r>
      <w:proofErr w:type="spellStart"/>
      <w:r>
        <w:t>BaseProvider</w:t>
      </w:r>
      <w:proofErr w:type="spellEnd"/>
      <w:r>
        <w:t xml:space="preserve"> class</w:t>
      </w:r>
      <w:bookmarkEnd w:id="2231"/>
    </w:p>
    <w:p w14:paraId="0703DC4F" w14:textId="10B88169" w:rsidR="001119D1" w:rsidRPr="00CD3C39" w:rsidRDefault="001119D1" w:rsidP="001119D1">
      <w:pPr>
        <w:jc w:val="both"/>
        <w:rPr>
          <w:rFonts w:asciiTheme="minorHAnsi" w:hAnsiTheme="minorHAnsi"/>
        </w:rPr>
      </w:pPr>
      <w:r w:rsidRPr="00CD3C39">
        <w:rPr>
          <w:rFonts w:asciiTheme="minorHAnsi" w:hAnsiTheme="minorHAnsi"/>
        </w:rPr>
        <w:t xml:space="preserve">A </w:t>
      </w:r>
      <w:r w:rsidR="005D67A7">
        <w:rPr>
          <w:rFonts w:asciiTheme="minorHAnsi" w:hAnsiTheme="minorHAnsi"/>
        </w:rPr>
        <w:t>P</w:t>
      </w:r>
      <w:r w:rsidRPr="00CD3C39">
        <w:rPr>
          <w:rFonts w:asciiTheme="minorHAnsi" w:hAnsiTheme="minorHAnsi"/>
        </w:rPr>
        <w:t xml:space="preserve">rovider must implement a minimum of </w:t>
      </w:r>
      <w:r w:rsidRPr="00A022EF">
        <w:rPr>
          <w:rFonts w:asciiTheme="minorHAnsi" w:hAnsiTheme="minorHAnsi"/>
          <w:b/>
        </w:rPr>
        <w:t>four</w:t>
      </w:r>
      <w:r w:rsidRPr="00CD3C39">
        <w:rPr>
          <w:rFonts w:asciiTheme="minorHAnsi" w:hAnsiTheme="minorHAnsi"/>
        </w:rPr>
        <w:t xml:space="preserve"> methods:</w:t>
      </w:r>
    </w:p>
    <w:p w14:paraId="3A277E1E" w14:textId="77777777" w:rsidR="001119D1" w:rsidRPr="00CD3C39" w:rsidRDefault="001119D1" w:rsidP="001119D1">
      <w:pPr>
        <w:jc w:val="both"/>
        <w:rPr>
          <w:rFonts w:asciiTheme="minorHAnsi" w:hAnsiTheme="minorHAnsi"/>
        </w:rPr>
      </w:pPr>
      <w:r w:rsidRPr="00CD3C39">
        <w:rPr>
          <w:rFonts w:asciiTheme="minorHAnsi" w:hAnsiTheme="minorHAnsi"/>
          <w:b/>
        </w:rPr>
        <w:t>__</w:t>
      </w:r>
      <w:proofErr w:type="spellStart"/>
      <w:r w:rsidRPr="00CD3C39">
        <w:rPr>
          <w:rFonts w:asciiTheme="minorHAnsi" w:hAnsiTheme="minorHAnsi"/>
          <w:b/>
        </w:rPr>
        <w:t>init</w:t>
      </w:r>
      <w:proofErr w:type="spellEnd"/>
      <w:r w:rsidRPr="00CD3C39">
        <w:rPr>
          <w:rFonts w:asciiTheme="minorHAnsi" w:hAnsiTheme="minorHAnsi"/>
          <w:b/>
        </w:rPr>
        <w:t>__</w:t>
      </w:r>
      <w:r>
        <w:rPr>
          <w:rFonts w:asciiTheme="minorHAnsi" w:hAnsiTheme="minorHAnsi"/>
          <w:b/>
        </w:rPr>
        <w:t xml:space="preserve"> - </w:t>
      </w:r>
      <w:r>
        <w:rPr>
          <w:rFonts w:asciiTheme="minorHAnsi" w:hAnsiTheme="minorHAnsi"/>
        </w:rPr>
        <w:t>Ha</w:t>
      </w:r>
      <w:r w:rsidRPr="00CD3C39">
        <w:rPr>
          <w:rFonts w:asciiTheme="minorHAnsi" w:hAnsiTheme="minorHAnsi"/>
        </w:rPr>
        <w:t>ndles initialization of any member variables, and extracts any information needed from the config</w:t>
      </w:r>
      <w:r w:rsidR="00144A2F">
        <w:rPr>
          <w:rFonts w:asciiTheme="minorHAnsi" w:hAnsiTheme="minorHAnsi"/>
        </w:rPr>
        <w:t>uration</w:t>
      </w:r>
      <w:r w:rsidRPr="00CD3C39">
        <w:rPr>
          <w:rFonts w:asciiTheme="minorHAnsi" w:hAnsiTheme="minorHAnsi"/>
        </w:rPr>
        <w:t xml:space="preserve"> file (see the next section).</w:t>
      </w:r>
    </w:p>
    <w:p w14:paraId="181E2050" w14:textId="7AD8E9D6" w:rsidR="001119D1" w:rsidRPr="00CD3C39" w:rsidRDefault="001119D1" w:rsidP="001119D1">
      <w:pPr>
        <w:jc w:val="both"/>
        <w:rPr>
          <w:rFonts w:asciiTheme="minorHAnsi" w:hAnsiTheme="minorHAnsi"/>
        </w:rPr>
      </w:pPr>
      <w:r w:rsidRPr="00CD3C39">
        <w:rPr>
          <w:rFonts w:asciiTheme="minorHAnsi" w:hAnsiTheme="minorHAnsi"/>
          <w:b/>
        </w:rPr>
        <w:t>__enter__</w:t>
      </w:r>
      <w:r>
        <w:rPr>
          <w:rFonts w:asciiTheme="minorHAnsi" w:hAnsiTheme="minorHAnsi"/>
          <w:b/>
        </w:rPr>
        <w:t xml:space="preserve"> -</w:t>
      </w:r>
      <w:r w:rsidRPr="00CD3C39">
        <w:rPr>
          <w:rFonts w:asciiTheme="minorHAnsi" w:hAnsiTheme="minorHAnsi"/>
        </w:rPr>
        <w:t xml:space="preserve"> This method will be called immediately prior to test execution. This allows for deferred setup and initialization tasks. For example, only opening virtual serial ports once the </w:t>
      </w:r>
      <w:r w:rsidR="005D67A7">
        <w:rPr>
          <w:rFonts w:asciiTheme="minorHAnsi" w:hAnsiTheme="minorHAnsi"/>
        </w:rPr>
        <w:t>P</w:t>
      </w:r>
      <w:r w:rsidRPr="00CD3C39">
        <w:rPr>
          <w:rFonts w:asciiTheme="minorHAnsi" w:hAnsiTheme="minorHAnsi"/>
        </w:rPr>
        <w:t>rovider determines how many need to be allocated for use.</w:t>
      </w:r>
    </w:p>
    <w:p w14:paraId="56CA679D" w14:textId="49149A4B" w:rsidR="001119D1" w:rsidRPr="00CD3C39" w:rsidRDefault="001119D1" w:rsidP="001119D1">
      <w:pPr>
        <w:jc w:val="both"/>
        <w:rPr>
          <w:rFonts w:asciiTheme="minorHAnsi" w:hAnsiTheme="minorHAnsi"/>
        </w:rPr>
      </w:pPr>
      <w:r w:rsidRPr="00CD3C39">
        <w:rPr>
          <w:rFonts w:asciiTheme="minorHAnsi" w:hAnsiTheme="minorHAnsi"/>
          <w:b/>
        </w:rPr>
        <w:t>__exit__</w:t>
      </w:r>
      <w:r>
        <w:rPr>
          <w:rFonts w:asciiTheme="minorHAnsi" w:hAnsiTheme="minorHAnsi"/>
          <w:b/>
        </w:rPr>
        <w:t xml:space="preserve"> -</w:t>
      </w:r>
      <w:r w:rsidRPr="00CD3C39">
        <w:rPr>
          <w:rFonts w:asciiTheme="minorHAnsi" w:hAnsiTheme="minorHAnsi"/>
        </w:rPr>
        <w:t xml:space="preserve"> Called after test execution, regardless of how it finished (pass, fail, exception, </w:t>
      </w:r>
      <w:r w:rsidR="00144A2F" w:rsidRPr="00CD3C39">
        <w:rPr>
          <w:rFonts w:asciiTheme="minorHAnsi" w:hAnsiTheme="minorHAnsi"/>
        </w:rPr>
        <w:t>etc.</w:t>
      </w:r>
      <w:r w:rsidRPr="00CD3C39">
        <w:rPr>
          <w:rFonts w:asciiTheme="minorHAnsi" w:hAnsiTheme="minorHAnsi"/>
        </w:rPr>
        <w:t xml:space="preserve">). This allows for graceful cleanup and release of any resources used by the </w:t>
      </w:r>
      <w:r w:rsidR="005D67A7">
        <w:rPr>
          <w:rFonts w:asciiTheme="minorHAnsi" w:hAnsiTheme="minorHAnsi"/>
        </w:rPr>
        <w:t>P</w:t>
      </w:r>
      <w:r w:rsidRPr="00CD3C39">
        <w:rPr>
          <w:rFonts w:asciiTheme="minorHAnsi" w:hAnsiTheme="minorHAnsi"/>
        </w:rPr>
        <w:t>rovider.</w:t>
      </w:r>
    </w:p>
    <w:p w14:paraId="6BAE354B" w14:textId="3731D606" w:rsidR="005F1BB3" w:rsidRDefault="001119D1" w:rsidP="005D67A7">
      <w:pPr>
        <w:jc w:val="both"/>
        <w:rPr>
          <w:rFonts w:asciiTheme="minorHAnsi" w:hAnsiTheme="minorHAnsi"/>
        </w:rPr>
      </w:pPr>
      <w:r w:rsidRPr="00CD3C39">
        <w:rPr>
          <w:rFonts w:asciiTheme="minorHAnsi" w:hAnsiTheme="minorHAnsi"/>
          <w:b/>
        </w:rPr>
        <w:t>Factory</w:t>
      </w:r>
      <w:r>
        <w:rPr>
          <w:rFonts w:asciiTheme="minorHAnsi" w:hAnsiTheme="minorHAnsi"/>
          <w:b/>
        </w:rPr>
        <w:t xml:space="preserve"> - </w:t>
      </w:r>
      <w:r w:rsidRPr="00CD3C39">
        <w:rPr>
          <w:rFonts w:asciiTheme="minorHAnsi" w:hAnsiTheme="minorHAnsi"/>
        </w:rPr>
        <w:t xml:space="preserve">Called to instantiate a copy of the Provider. The key point here is that the initial class that derives from the </w:t>
      </w:r>
      <w:proofErr w:type="spellStart"/>
      <w:r w:rsidRPr="00CD3C39">
        <w:rPr>
          <w:rFonts w:asciiTheme="minorHAnsi" w:hAnsiTheme="minorHAnsi"/>
        </w:rPr>
        <w:t>BaseProvider</w:t>
      </w:r>
      <w:proofErr w:type="spellEnd"/>
      <w:r w:rsidRPr="00CD3C39">
        <w:rPr>
          <w:rFonts w:asciiTheme="minorHAnsi" w:hAnsiTheme="minorHAnsi"/>
        </w:rPr>
        <w:t xml:space="preserve"> class is never instantiated directly. Instead, the factory method will look at the configuration file to determine what environment it is running in, and pick from a variety of implementations that meet the interface to create. This is what provides the flexibility to run across different configurations.</w:t>
      </w:r>
    </w:p>
    <w:p w14:paraId="1A153978" w14:textId="374A280C" w:rsidR="003B510D" w:rsidRPr="003B510D" w:rsidRDefault="00836B42" w:rsidP="005D67A7">
      <w:pPr>
        <w:jc w:val="both"/>
      </w:pPr>
      <w:r>
        <w:rPr>
          <w:rFonts w:asciiTheme="minorHAnsi" w:hAnsiTheme="minorHAnsi"/>
        </w:rPr>
        <w:t>Any</w:t>
      </w:r>
      <w:r w:rsidR="003B510D">
        <w:rPr>
          <w:rFonts w:asciiTheme="minorHAnsi" w:hAnsiTheme="minorHAnsi"/>
        </w:rPr>
        <w:t xml:space="preserve"> subclass of </w:t>
      </w:r>
      <w:proofErr w:type="spellStart"/>
      <w:r w:rsidR="003B510D">
        <w:rPr>
          <w:rFonts w:asciiTheme="minorHAnsi" w:hAnsiTheme="minorHAnsi"/>
        </w:rPr>
        <w:t>BaseProvider</w:t>
      </w:r>
      <w:proofErr w:type="spellEnd"/>
      <w:r w:rsidR="003B510D">
        <w:rPr>
          <w:rFonts w:asciiTheme="minorHAnsi" w:hAnsiTheme="minorHAnsi"/>
        </w:rPr>
        <w:t xml:space="preserve"> is a Python Context Manager</w:t>
      </w:r>
      <w:r>
        <w:rPr>
          <w:rFonts w:asciiTheme="minorHAnsi" w:hAnsiTheme="minorHAnsi"/>
        </w:rPr>
        <w:t>, because it has __enter__ and __exit__ methods</w:t>
      </w:r>
      <w:r w:rsidR="003B510D">
        <w:rPr>
          <w:rFonts w:asciiTheme="minorHAnsi" w:hAnsiTheme="minorHAnsi"/>
        </w:rPr>
        <w:t xml:space="preserve">. In short, this enables Provider objects to be added to </w:t>
      </w:r>
      <w:proofErr w:type="spellStart"/>
      <w:r w:rsidR="003B510D">
        <w:rPr>
          <w:rFonts w:asciiTheme="minorHAnsi" w:hAnsiTheme="minorHAnsi"/>
        </w:rPr>
        <w:t>ExitStacks</w:t>
      </w:r>
      <w:proofErr w:type="spellEnd"/>
      <w:r w:rsidR="003B510D">
        <w:rPr>
          <w:rFonts w:asciiTheme="minorHAnsi" w:hAnsiTheme="minorHAnsi"/>
        </w:rPr>
        <w:t xml:space="preserve"> or used with “with” statements to provide safe resource management. When entering a “with” block or when an </w:t>
      </w:r>
      <w:proofErr w:type="spellStart"/>
      <w:r w:rsidR="003B510D">
        <w:rPr>
          <w:rFonts w:asciiTheme="minorHAnsi" w:hAnsiTheme="minorHAnsi"/>
        </w:rPr>
        <w:t>ExitStack</w:t>
      </w:r>
      <w:proofErr w:type="spellEnd"/>
      <w:r w:rsidR="003B510D">
        <w:rPr>
          <w:rFonts w:asciiTheme="minorHAnsi" w:hAnsiTheme="minorHAnsi"/>
        </w:rPr>
        <w:t xml:space="preserve"> context is entered, the __enter__ function will be called. Then, no matter how the block is exited from (exception, function return, </w:t>
      </w:r>
      <w:proofErr w:type="spellStart"/>
      <w:r w:rsidR="003B510D">
        <w:rPr>
          <w:rFonts w:asciiTheme="minorHAnsi" w:hAnsiTheme="minorHAnsi"/>
        </w:rPr>
        <w:t>etc</w:t>
      </w:r>
      <w:proofErr w:type="spellEnd"/>
      <w:r w:rsidR="003B510D">
        <w:rPr>
          <w:rFonts w:asciiTheme="minorHAnsi" w:hAnsiTheme="minorHAnsi"/>
        </w:rPr>
        <w:t xml:space="preserve">), the __exit__ method will be called to allow the Provider to cleanly tear down. This allows the </w:t>
      </w:r>
      <w:proofErr w:type="spellStart"/>
      <w:r w:rsidR="003B510D">
        <w:rPr>
          <w:rFonts w:asciiTheme="minorHAnsi" w:hAnsiTheme="minorHAnsi"/>
        </w:rPr>
        <w:t>BaseTestCase</w:t>
      </w:r>
      <w:proofErr w:type="spellEnd"/>
      <w:r w:rsidR="003B510D">
        <w:rPr>
          <w:rFonts w:asciiTheme="minorHAnsi" w:hAnsiTheme="minorHAnsi"/>
        </w:rPr>
        <w:t xml:space="preserve"> to use an </w:t>
      </w:r>
      <w:proofErr w:type="spellStart"/>
      <w:r w:rsidR="003B510D">
        <w:rPr>
          <w:rFonts w:asciiTheme="minorHAnsi" w:hAnsiTheme="minorHAnsi"/>
        </w:rPr>
        <w:t>ExitStack</w:t>
      </w:r>
      <w:proofErr w:type="spellEnd"/>
      <w:r w:rsidR="003B510D">
        <w:rPr>
          <w:rFonts w:asciiTheme="minorHAnsi" w:hAnsiTheme="minorHAnsi"/>
        </w:rPr>
        <w:t xml:space="preserve"> to manage Providers that the test creates in its __</w:t>
      </w:r>
      <w:proofErr w:type="spellStart"/>
      <w:r w:rsidR="003B510D">
        <w:rPr>
          <w:rFonts w:asciiTheme="minorHAnsi" w:hAnsiTheme="minorHAnsi"/>
        </w:rPr>
        <w:t>init</w:t>
      </w:r>
      <w:proofErr w:type="spellEnd"/>
      <w:r w:rsidR="003B510D">
        <w:rPr>
          <w:rFonts w:asciiTheme="minorHAnsi" w:hAnsiTheme="minorHAnsi"/>
        </w:rPr>
        <w:t>__ block, and provides a handy way for library developers to use Providers created a runtime, through a “with” block, without manually dealing with resource allocation/deallocation.</w:t>
      </w:r>
    </w:p>
    <w:p w14:paraId="153F6B0B" w14:textId="77777777" w:rsidR="00296E72" w:rsidRDefault="00F25634">
      <w:pPr>
        <w:pStyle w:val="Heading2"/>
      </w:pPr>
      <w:bookmarkStart w:id="2232" w:name="_Toc16518044"/>
      <w:r>
        <w:t>Core Providers</w:t>
      </w:r>
      <w:bookmarkEnd w:id="2232"/>
    </w:p>
    <w:p w14:paraId="3CFA54F2" w14:textId="6D7BFAA2" w:rsidR="00296E72" w:rsidRDefault="008117F1" w:rsidP="00296E72">
      <w:pPr>
        <w:jc w:val="both"/>
        <w:rPr>
          <w:rFonts w:asciiTheme="minorHAnsi" w:hAnsiTheme="minorHAnsi"/>
        </w:rPr>
      </w:pPr>
      <w:r>
        <w:rPr>
          <w:rFonts w:asciiTheme="minorHAnsi" w:hAnsiTheme="minorHAnsi"/>
        </w:rPr>
        <w:t>The “core” package has the basic providers that all content types use.</w:t>
      </w:r>
      <w:r w:rsidR="00296E72">
        <w:rPr>
          <w:rFonts w:asciiTheme="minorHAnsi" w:hAnsiTheme="minorHAnsi"/>
        </w:rPr>
        <w:t xml:space="preserve"> </w:t>
      </w:r>
      <w:r w:rsidR="00637FD0">
        <w:rPr>
          <w:rFonts w:asciiTheme="minorHAnsi" w:hAnsiTheme="minorHAnsi"/>
        </w:rPr>
        <w:t>For example, the test framework needs ways to issue commands to the SUT’s OS, the SUT’s power supplies, and the SUT’s CPU debug port.</w:t>
      </w:r>
    </w:p>
    <w:p w14:paraId="6A999A7C" w14:textId="70B4D1EE" w:rsidR="00296E72" w:rsidRDefault="00296E72" w:rsidP="00296E72">
      <w:pPr>
        <w:pStyle w:val="ListParagraph"/>
        <w:numPr>
          <w:ilvl w:val="0"/>
          <w:numId w:val="35"/>
        </w:numPr>
        <w:jc w:val="both"/>
        <w:rPr>
          <w:rFonts w:asciiTheme="minorHAnsi" w:hAnsiTheme="minorHAnsi"/>
        </w:rPr>
      </w:pPr>
      <w:r>
        <w:rPr>
          <w:rFonts w:asciiTheme="minorHAnsi" w:hAnsiTheme="minorHAnsi"/>
        </w:rPr>
        <w:t xml:space="preserve">Operating </w:t>
      </w:r>
      <w:r w:rsidR="00637FD0">
        <w:rPr>
          <w:rFonts w:asciiTheme="minorHAnsi" w:hAnsiTheme="minorHAnsi"/>
        </w:rPr>
        <w:t>S</w:t>
      </w:r>
      <w:r>
        <w:rPr>
          <w:rFonts w:asciiTheme="minorHAnsi" w:hAnsiTheme="minorHAnsi"/>
        </w:rPr>
        <w:t xml:space="preserve">ystem </w:t>
      </w:r>
      <w:r w:rsidR="005D67A7">
        <w:rPr>
          <w:rFonts w:asciiTheme="minorHAnsi" w:hAnsiTheme="minorHAnsi"/>
        </w:rPr>
        <w:t>P</w:t>
      </w:r>
      <w:r>
        <w:rPr>
          <w:rFonts w:asciiTheme="minorHAnsi" w:hAnsiTheme="minorHAnsi"/>
        </w:rPr>
        <w:t>rovider</w:t>
      </w:r>
    </w:p>
    <w:p w14:paraId="7B1BEA8E" w14:textId="5ED02D34" w:rsidR="005D67A7" w:rsidRDefault="00637FD0" w:rsidP="006A27CD">
      <w:pPr>
        <w:pStyle w:val="ListParagraph"/>
        <w:numPr>
          <w:ilvl w:val="1"/>
          <w:numId w:val="35"/>
        </w:numPr>
        <w:jc w:val="both"/>
        <w:rPr>
          <w:rFonts w:asciiTheme="minorHAnsi" w:hAnsiTheme="minorHAnsi"/>
        </w:rPr>
      </w:pPr>
      <w:r>
        <w:rPr>
          <w:rFonts w:asciiTheme="minorHAnsi" w:hAnsiTheme="minorHAnsi"/>
        </w:rPr>
        <w:t>SSH</w:t>
      </w:r>
      <w:r w:rsidR="00371AA8">
        <w:rPr>
          <w:rFonts w:asciiTheme="minorHAnsi" w:hAnsiTheme="minorHAnsi"/>
        </w:rPr>
        <w:t xml:space="preserve"> – When running</w:t>
      </w:r>
      <w:r w:rsidR="00B90E06">
        <w:rPr>
          <w:rFonts w:asciiTheme="minorHAnsi" w:hAnsiTheme="minorHAnsi"/>
        </w:rPr>
        <w:t xml:space="preserve"> a test script remotely (from a Host), the script can issue commands to the SUT over SSH.</w:t>
      </w:r>
    </w:p>
    <w:p w14:paraId="1561056B" w14:textId="1A151D2A" w:rsidR="00B16DA8" w:rsidRDefault="00637FD0">
      <w:pPr>
        <w:pStyle w:val="ListParagraph"/>
        <w:numPr>
          <w:ilvl w:val="1"/>
          <w:numId w:val="35"/>
        </w:numPr>
        <w:jc w:val="both"/>
        <w:rPr>
          <w:rFonts w:asciiTheme="minorHAnsi" w:hAnsiTheme="minorHAnsi"/>
        </w:rPr>
      </w:pPr>
      <w:r>
        <w:rPr>
          <w:rFonts w:asciiTheme="minorHAnsi" w:hAnsiTheme="minorHAnsi"/>
        </w:rPr>
        <w:t>Local Execution</w:t>
      </w:r>
      <w:r w:rsidR="00B90E06">
        <w:rPr>
          <w:rFonts w:asciiTheme="minorHAnsi" w:hAnsiTheme="minorHAnsi"/>
        </w:rPr>
        <w:t xml:space="preserve"> – When running a test script on the SUT directly, the script can use the Python subprocess module to issue commands instead.</w:t>
      </w:r>
    </w:p>
    <w:p w14:paraId="370C9ED0" w14:textId="3956B4FD" w:rsidR="00B16DA8" w:rsidRPr="00114416" w:rsidRDefault="00B16DA8">
      <w:pPr>
        <w:pStyle w:val="ListParagraph"/>
        <w:numPr>
          <w:ilvl w:val="1"/>
          <w:numId w:val="35"/>
        </w:numPr>
        <w:jc w:val="both"/>
        <w:rPr>
          <w:rFonts w:asciiTheme="minorHAnsi" w:hAnsiTheme="minorHAnsi"/>
        </w:rPr>
      </w:pPr>
      <w:r>
        <w:rPr>
          <w:rFonts w:asciiTheme="minorHAnsi" w:hAnsiTheme="minorHAnsi"/>
        </w:rPr>
        <w:t>Serial – Some products may require the use of serial port communication, especially in the early stages of power-on. As such, the script can also execute commands over the serial port using a different concrete implementation of the OS command provider.</w:t>
      </w:r>
    </w:p>
    <w:p w14:paraId="21C86755" w14:textId="493171FD" w:rsidR="00296E72" w:rsidRDefault="00191E7F" w:rsidP="00296E72">
      <w:pPr>
        <w:pStyle w:val="ListParagraph"/>
        <w:numPr>
          <w:ilvl w:val="0"/>
          <w:numId w:val="35"/>
        </w:numPr>
        <w:jc w:val="both"/>
        <w:rPr>
          <w:rFonts w:asciiTheme="minorHAnsi" w:hAnsiTheme="minorHAnsi"/>
        </w:rPr>
      </w:pPr>
      <w:r>
        <w:rPr>
          <w:rFonts w:asciiTheme="minorHAnsi" w:hAnsiTheme="minorHAnsi"/>
        </w:rPr>
        <w:lastRenderedPageBreak/>
        <w:t xml:space="preserve">Platform </w:t>
      </w:r>
      <w:r w:rsidR="00637FD0">
        <w:rPr>
          <w:rFonts w:asciiTheme="minorHAnsi" w:hAnsiTheme="minorHAnsi"/>
        </w:rPr>
        <w:t>C</w:t>
      </w:r>
      <w:r w:rsidR="00296E72">
        <w:rPr>
          <w:rFonts w:asciiTheme="minorHAnsi" w:hAnsiTheme="minorHAnsi"/>
        </w:rPr>
        <w:t xml:space="preserve">ontrol </w:t>
      </w:r>
      <w:r w:rsidR="005D67A7">
        <w:rPr>
          <w:rFonts w:asciiTheme="minorHAnsi" w:hAnsiTheme="minorHAnsi"/>
        </w:rPr>
        <w:t>P</w:t>
      </w:r>
      <w:r w:rsidR="00296E72">
        <w:rPr>
          <w:rFonts w:asciiTheme="minorHAnsi" w:hAnsiTheme="minorHAnsi"/>
        </w:rPr>
        <w:t>rovider</w:t>
      </w:r>
    </w:p>
    <w:p w14:paraId="276842F0" w14:textId="53E7734F" w:rsidR="00191E7F" w:rsidRPr="00114416" w:rsidRDefault="00191E7F" w:rsidP="00114416">
      <w:pPr>
        <w:pStyle w:val="ListParagraph"/>
        <w:numPr>
          <w:ilvl w:val="1"/>
          <w:numId w:val="35"/>
        </w:numPr>
        <w:jc w:val="both"/>
        <w:rPr>
          <w:rFonts w:asciiTheme="minorHAnsi" w:hAnsiTheme="minorHAnsi"/>
        </w:rPr>
      </w:pPr>
      <w:r>
        <w:rPr>
          <w:rFonts w:asciiTheme="minorHAnsi" w:hAnsiTheme="minorHAnsi"/>
        </w:rPr>
        <w:t xml:space="preserve">RSC2, Soundwave, etc. – Some execution </w:t>
      </w:r>
      <w:proofErr w:type="spellStart"/>
      <w:r>
        <w:rPr>
          <w:rFonts w:asciiTheme="minorHAnsi" w:hAnsiTheme="minorHAnsi"/>
        </w:rPr>
        <w:t>enviornments</w:t>
      </w:r>
      <w:proofErr w:type="spellEnd"/>
      <w:r>
        <w:rPr>
          <w:rFonts w:asciiTheme="minorHAnsi" w:hAnsiTheme="minorHAnsi"/>
        </w:rPr>
        <w:t xml:space="preserve"> will use sophisticated mechanisms like the RSC2 or Soundwave, which can provide AC power control, jumper control, and more.</w:t>
      </w:r>
    </w:p>
    <w:p w14:paraId="49834A5A" w14:textId="24C44F4D" w:rsidR="005D67A7" w:rsidRDefault="00637FD0" w:rsidP="006A27CD">
      <w:pPr>
        <w:pStyle w:val="ListParagraph"/>
        <w:numPr>
          <w:ilvl w:val="1"/>
          <w:numId w:val="35"/>
        </w:numPr>
        <w:jc w:val="both"/>
        <w:rPr>
          <w:rFonts w:asciiTheme="minorHAnsi" w:hAnsiTheme="minorHAnsi"/>
        </w:rPr>
      </w:pPr>
      <w:r>
        <w:rPr>
          <w:rFonts w:asciiTheme="minorHAnsi" w:hAnsiTheme="minorHAnsi"/>
        </w:rPr>
        <w:t>USB Power Strip</w:t>
      </w:r>
      <w:r w:rsidR="00B90E06">
        <w:rPr>
          <w:rFonts w:asciiTheme="minorHAnsi" w:hAnsiTheme="minorHAnsi"/>
        </w:rPr>
        <w:t xml:space="preserve"> – Some execution environments may use a simple USB-controlled power strip connected to the host to control AC power connections to the SUT.</w:t>
      </w:r>
      <w:r w:rsidR="00191E7F">
        <w:rPr>
          <w:rFonts w:asciiTheme="minorHAnsi" w:hAnsiTheme="minorHAnsi"/>
        </w:rPr>
        <w:t xml:space="preserve"> In this case, the other methods of the interface will need to be implemented with different mechanisms.</w:t>
      </w:r>
    </w:p>
    <w:p w14:paraId="2030EB04" w14:textId="4E23D0D9" w:rsidR="00296E72" w:rsidRDefault="00637FD0" w:rsidP="00296E72">
      <w:pPr>
        <w:pStyle w:val="ListParagraph"/>
        <w:numPr>
          <w:ilvl w:val="0"/>
          <w:numId w:val="35"/>
        </w:numPr>
        <w:jc w:val="both"/>
        <w:rPr>
          <w:rFonts w:asciiTheme="minorHAnsi" w:hAnsiTheme="minorHAnsi"/>
        </w:rPr>
      </w:pPr>
      <w:r>
        <w:rPr>
          <w:rFonts w:asciiTheme="minorHAnsi" w:hAnsiTheme="minorHAnsi"/>
        </w:rPr>
        <w:t xml:space="preserve">Debug Interface </w:t>
      </w:r>
      <w:r w:rsidR="005D67A7">
        <w:rPr>
          <w:rFonts w:asciiTheme="minorHAnsi" w:hAnsiTheme="minorHAnsi"/>
        </w:rPr>
        <w:t>P</w:t>
      </w:r>
      <w:r w:rsidR="00296E72">
        <w:rPr>
          <w:rFonts w:asciiTheme="minorHAnsi" w:hAnsiTheme="minorHAnsi"/>
        </w:rPr>
        <w:t>rovider</w:t>
      </w:r>
    </w:p>
    <w:p w14:paraId="4D52409E" w14:textId="4F77FDC1" w:rsidR="005D67A7" w:rsidRDefault="00887775" w:rsidP="006A27CD">
      <w:pPr>
        <w:pStyle w:val="ListParagraph"/>
        <w:numPr>
          <w:ilvl w:val="1"/>
          <w:numId w:val="35"/>
        </w:numPr>
        <w:jc w:val="both"/>
        <w:rPr>
          <w:rFonts w:asciiTheme="minorHAnsi" w:hAnsiTheme="minorHAnsi"/>
        </w:rPr>
      </w:pPr>
      <w:r>
        <w:rPr>
          <w:rFonts w:asciiTheme="minorHAnsi" w:hAnsiTheme="minorHAnsi"/>
        </w:rPr>
        <w:t>ITP</w:t>
      </w:r>
      <w:r w:rsidR="00B90E06">
        <w:rPr>
          <w:rFonts w:asciiTheme="minorHAnsi" w:hAnsiTheme="minorHAnsi"/>
        </w:rPr>
        <w:t xml:space="preserve"> – Many Intel products use ITP as the primary CPU debug tool.</w:t>
      </w:r>
    </w:p>
    <w:p w14:paraId="4194A37F" w14:textId="407B98D4" w:rsidR="00E731AC" w:rsidRPr="00E731AC" w:rsidRDefault="00887775">
      <w:pPr>
        <w:pStyle w:val="ListParagraph"/>
        <w:numPr>
          <w:ilvl w:val="1"/>
          <w:numId w:val="35"/>
        </w:numPr>
        <w:jc w:val="both"/>
        <w:rPr>
          <w:rFonts w:asciiTheme="minorHAnsi" w:hAnsiTheme="minorHAnsi"/>
          <w:rPrChange w:id="2233" w:author="Onken, Brice" w:date="2019-08-15T21:05:00Z">
            <w:rPr/>
          </w:rPrChange>
        </w:rPr>
      </w:pPr>
      <w:proofErr w:type="spellStart"/>
      <w:r>
        <w:rPr>
          <w:rFonts w:asciiTheme="minorHAnsi" w:hAnsiTheme="minorHAnsi"/>
        </w:rPr>
        <w:t>OpenIPC</w:t>
      </w:r>
      <w:proofErr w:type="spellEnd"/>
      <w:r w:rsidR="00B90E06">
        <w:rPr>
          <w:rFonts w:asciiTheme="minorHAnsi" w:hAnsiTheme="minorHAnsi"/>
        </w:rPr>
        <w:t xml:space="preserve"> – Newer products may use </w:t>
      </w:r>
      <w:proofErr w:type="spellStart"/>
      <w:r w:rsidR="00B90E06">
        <w:rPr>
          <w:rFonts w:asciiTheme="minorHAnsi" w:hAnsiTheme="minorHAnsi"/>
        </w:rPr>
        <w:t>OpenIPC</w:t>
      </w:r>
      <w:proofErr w:type="spellEnd"/>
      <w:r w:rsidR="00B90E06">
        <w:rPr>
          <w:rFonts w:asciiTheme="minorHAnsi" w:hAnsiTheme="minorHAnsi"/>
        </w:rPr>
        <w:t xml:space="preserve"> instead, and the Provider must support it as well.</w:t>
      </w:r>
    </w:p>
    <w:p w14:paraId="60505480" w14:textId="6450EC70" w:rsidR="00FE0157" w:rsidRPr="006A27CD" w:rsidRDefault="008F270F" w:rsidP="007302A8">
      <w:pPr>
        <w:jc w:val="both"/>
        <w:rPr>
          <w:rFonts w:asciiTheme="minorHAnsi" w:hAnsiTheme="minorHAnsi"/>
        </w:rPr>
      </w:pPr>
      <w:r>
        <w:rPr>
          <w:rFonts w:asciiTheme="minorHAnsi" w:hAnsiTheme="minorHAnsi"/>
        </w:rPr>
        <w:t xml:space="preserve">External customers can write provider </w:t>
      </w:r>
      <w:r w:rsidR="006B22D7">
        <w:rPr>
          <w:rFonts w:asciiTheme="minorHAnsi" w:hAnsiTheme="minorHAnsi"/>
        </w:rPr>
        <w:t xml:space="preserve">implementations </w:t>
      </w:r>
      <w:r>
        <w:rPr>
          <w:rFonts w:asciiTheme="minorHAnsi" w:hAnsiTheme="minorHAnsi"/>
        </w:rPr>
        <w:t>for any tools used in their validation flows. If the execution environment is different, write a new subclass of the required provider using whatever tools are needed.</w:t>
      </w:r>
      <w:r w:rsidR="007302A8">
        <w:rPr>
          <w:rFonts w:asciiTheme="minorHAnsi" w:hAnsiTheme="minorHAnsi"/>
        </w:rPr>
        <w:t xml:space="preserve"> The Providers in the “core” package also serve as a reference for implementing the interfaces. </w:t>
      </w:r>
      <w:r>
        <w:rPr>
          <w:rFonts w:asciiTheme="minorHAnsi" w:hAnsiTheme="minorHAnsi"/>
        </w:rPr>
        <w:t>Then, update the superclass’ factory method and the configuration file to allow the test framework to select the new implementation. This way, test utilities and test logic will not need to change, as all utilities and tests code to the Provider interfaces rather than specific implementations</w:t>
      </w:r>
      <w:r w:rsidR="007302A8">
        <w:rPr>
          <w:rFonts w:asciiTheme="minorHAnsi" w:hAnsiTheme="minorHAnsi"/>
        </w:rPr>
        <w:t>.</w:t>
      </w:r>
    </w:p>
    <w:p w14:paraId="40E7997C" w14:textId="220E690B" w:rsidR="0021408C" w:rsidRDefault="0021408C">
      <w:pPr>
        <w:pStyle w:val="Heading2"/>
        <w:rPr>
          <w:ins w:id="2234" w:author="Zhao, Chengming" w:date="2020-04-17T10:19:00Z"/>
          <w:highlight w:val="cyan"/>
        </w:rPr>
      </w:pPr>
      <w:ins w:id="2235" w:author="Zhao, Chengming" w:date="2020-04-17T09:45:00Z">
        <w:r w:rsidRPr="0021408C">
          <w:rPr>
            <w:rPrChange w:id="2236" w:author="Zhao, Chengming" w:date="2020-04-17T09:45:00Z">
              <w:rPr>
                <w:highlight w:val="cyan"/>
              </w:rPr>
            </w:rPrChange>
          </w:rPr>
          <w:t>B</w:t>
        </w:r>
      </w:ins>
      <w:ins w:id="2237" w:author="Zhao, Chengming" w:date="2020-04-17T10:02:00Z">
        <w:r w:rsidR="00E57F79">
          <w:t>ios</w:t>
        </w:r>
      </w:ins>
      <w:ins w:id="2238" w:author="Zhao, Chengming" w:date="2020-04-17T09:45:00Z">
        <w:r w:rsidRPr="0021408C">
          <w:rPr>
            <w:rPrChange w:id="2239" w:author="Zhao, Chengming" w:date="2020-04-17T09:45:00Z">
              <w:rPr>
                <w:highlight w:val="cyan"/>
              </w:rPr>
            </w:rPrChange>
          </w:rPr>
          <w:t xml:space="preserve"> Menu Providers </w:t>
        </w:r>
      </w:ins>
      <w:ins w:id="2240" w:author="Zhao, Chengming" w:date="2020-04-17T10:19:00Z">
        <w:r w:rsidR="0093300C">
          <w:t>–</w:t>
        </w:r>
      </w:ins>
      <w:ins w:id="2241" w:author="Zhao, Chengming" w:date="2020-04-17T09:45:00Z">
        <w:r w:rsidRPr="0021408C">
          <w:rPr>
            <w:rPrChange w:id="2242" w:author="Zhao, Chengming" w:date="2020-04-17T09:45:00Z">
              <w:rPr>
                <w:highlight w:val="cyan"/>
              </w:rPr>
            </w:rPrChange>
          </w:rPr>
          <w:t xml:space="preserve"> Chengming</w:t>
        </w:r>
      </w:ins>
    </w:p>
    <w:p w14:paraId="0B186EC8" w14:textId="597FD723" w:rsidR="0093300C" w:rsidRPr="00492F40" w:rsidRDefault="0093300C" w:rsidP="0093300C">
      <w:pPr>
        <w:rPr>
          <w:ins w:id="2243" w:author="Zhao, Chengming" w:date="2020-04-17T10:51:00Z"/>
          <w:rPrChange w:id="2244" w:author="Zhao, Chengming" w:date="2020-04-24T16:20:00Z">
            <w:rPr>
              <w:ins w:id="2245" w:author="Zhao, Chengming" w:date="2020-04-17T10:51:00Z"/>
              <w:highlight w:val="cyan"/>
            </w:rPr>
          </w:rPrChange>
        </w:rPr>
      </w:pPr>
      <w:ins w:id="2246" w:author="Zhao, Chengming" w:date="2020-04-17T10:19:00Z">
        <w:r w:rsidRPr="00492F40">
          <w:rPr>
            <w:rPrChange w:id="2247" w:author="Zhao, Chengming" w:date="2020-04-24T16:20:00Z">
              <w:rPr>
                <w:highlight w:val="cyan"/>
              </w:rPr>
            </w:rPrChange>
          </w:rPr>
          <w:t>Bios Menu Providers</w:t>
        </w:r>
      </w:ins>
      <w:ins w:id="2248" w:author="Zhao, Chengming" w:date="2020-04-17T10:20:00Z">
        <w:r w:rsidRPr="00492F40">
          <w:rPr>
            <w:rPrChange w:id="2249" w:author="Zhao, Chengming" w:date="2020-04-24T16:20:00Z">
              <w:rPr>
                <w:highlight w:val="cyan"/>
              </w:rPr>
            </w:rPrChange>
          </w:rPr>
          <w:t xml:space="preserve"> include BIOS </w:t>
        </w:r>
        <w:proofErr w:type="spellStart"/>
        <w:r w:rsidRPr="00492F40">
          <w:rPr>
            <w:rPrChange w:id="2250" w:author="Zhao, Chengming" w:date="2020-04-24T16:20:00Z">
              <w:rPr>
                <w:highlight w:val="cyan"/>
              </w:rPr>
            </w:rPrChange>
          </w:rPr>
          <w:t>Setupmenu</w:t>
        </w:r>
        <w:proofErr w:type="spellEnd"/>
        <w:r w:rsidRPr="00492F40">
          <w:rPr>
            <w:rPrChange w:id="2251" w:author="Zhao, Chengming" w:date="2020-04-24T16:20:00Z">
              <w:rPr>
                <w:highlight w:val="cyan"/>
              </w:rPr>
            </w:rPrChange>
          </w:rPr>
          <w:t xml:space="preserve"> Provider and Bios Boot Menu Provider to provide APIs to work with different BIOS Menu UI.</w:t>
        </w:r>
      </w:ins>
    </w:p>
    <w:p w14:paraId="186D4850" w14:textId="3BB8E560" w:rsidR="00866FF6" w:rsidRPr="00492F40" w:rsidRDefault="00B32E97" w:rsidP="00F23BF8">
      <w:pPr>
        <w:pStyle w:val="Heading3"/>
        <w:rPr>
          <w:ins w:id="2252" w:author="Zhao, Chengming" w:date="2020-04-17T10:52:00Z"/>
          <w:rPrChange w:id="2253" w:author="Zhao, Chengming" w:date="2020-04-24T16:20:00Z">
            <w:rPr>
              <w:ins w:id="2254" w:author="Zhao, Chengming" w:date="2020-04-17T10:52:00Z"/>
              <w:highlight w:val="cyan"/>
            </w:rPr>
          </w:rPrChange>
        </w:rPr>
        <w:pPrChange w:id="2255" w:author="Zhao, Chengming" w:date="2020-05-08T10:25:00Z">
          <w:pPr/>
        </w:pPrChange>
      </w:pPr>
      <w:ins w:id="2256" w:author="Zhao, Chengming" w:date="2020-05-08T10:40:00Z">
        <w:r>
          <w:t xml:space="preserve">BIOS </w:t>
        </w:r>
        <w:proofErr w:type="spellStart"/>
        <w:r>
          <w:t>Setupmenu</w:t>
        </w:r>
        <w:proofErr w:type="spellEnd"/>
        <w:r>
          <w:t xml:space="preserve"> and BIOS Boot Menu</w:t>
        </w:r>
      </w:ins>
    </w:p>
    <w:p w14:paraId="775CE5E6" w14:textId="1FF7B528" w:rsidR="00866FF6" w:rsidRPr="00492F40" w:rsidRDefault="00866FF6" w:rsidP="00B32E97">
      <w:pPr>
        <w:ind w:left="0" w:firstLine="720"/>
        <w:rPr>
          <w:ins w:id="2257" w:author="Zhao, Chengming" w:date="2020-04-17T10:20:00Z"/>
          <w:rPrChange w:id="2258" w:author="Zhao, Chengming" w:date="2020-04-24T16:20:00Z">
            <w:rPr>
              <w:ins w:id="2259" w:author="Zhao, Chengming" w:date="2020-04-17T10:20:00Z"/>
              <w:highlight w:val="cyan"/>
            </w:rPr>
          </w:rPrChange>
        </w:rPr>
        <w:pPrChange w:id="2260" w:author="Zhao, Chengming" w:date="2020-05-08T10:40:00Z">
          <w:pPr/>
        </w:pPrChange>
      </w:pPr>
      <w:ins w:id="2261" w:author="Zhao, Chengming" w:date="2020-04-17T10:52:00Z">
        <w:r w:rsidRPr="00492F40">
          <w:rPr>
            <w:rPrChange w:id="2262" w:author="Zhao, Chengming" w:date="2020-04-24T16:20:00Z">
              <w:rPr>
                <w:highlight w:val="cyan"/>
              </w:rPr>
            </w:rPrChange>
          </w:rPr>
          <w:t xml:space="preserve">Before calling the </w:t>
        </w:r>
      </w:ins>
      <w:ins w:id="2263" w:author="Zhao, Chengming" w:date="2020-05-08T10:41:00Z">
        <w:r w:rsidR="00B32E97">
          <w:t xml:space="preserve">BIOS Menu </w:t>
        </w:r>
      </w:ins>
      <w:ins w:id="2264" w:author="Zhao, Chengming" w:date="2020-04-17T10:52:00Z">
        <w:r w:rsidRPr="00492F40">
          <w:rPr>
            <w:rPrChange w:id="2265" w:author="Zhao, Chengming" w:date="2020-04-24T16:20:00Z">
              <w:rPr>
                <w:highlight w:val="cyan"/>
              </w:rPr>
            </w:rPrChange>
          </w:rPr>
          <w:t xml:space="preserve">APIs, you </w:t>
        </w:r>
        <w:proofErr w:type="gramStart"/>
        <w:r w:rsidRPr="00492F40">
          <w:rPr>
            <w:rPrChange w:id="2266" w:author="Zhao, Chengming" w:date="2020-04-24T16:20:00Z">
              <w:rPr>
                <w:highlight w:val="cyan"/>
              </w:rPr>
            </w:rPrChange>
          </w:rPr>
          <w:t xml:space="preserve">have </w:t>
        </w:r>
      </w:ins>
      <w:ins w:id="2267" w:author="Zhao, Chengming" w:date="2020-05-08T10:41:00Z">
        <w:r w:rsidR="00B32E97">
          <w:t>to</w:t>
        </w:r>
        <w:proofErr w:type="gramEnd"/>
        <w:r w:rsidR="00B32E97">
          <w:t xml:space="preserve"> understand what BIOS </w:t>
        </w:r>
        <w:proofErr w:type="spellStart"/>
        <w:r w:rsidR="00B32E97">
          <w:t>Setupmenu</w:t>
        </w:r>
        <w:proofErr w:type="spellEnd"/>
        <w:r w:rsidR="00B32E97">
          <w:t xml:space="preserve"> and BIOS Boot Menu are</w:t>
        </w:r>
      </w:ins>
      <w:ins w:id="2268" w:author="Zhao, Chengming" w:date="2020-04-17T10:52:00Z">
        <w:r w:rsidRPr="00492F40">
          <w:rPr>
            <w:rPrChange w:id="2269" w:author="Zhao, Chengming" w:date="2020-04-24T16:20:00Z">
              <w:rPr>
                <w:highlight w:val="cyan"/>
              </w:rPr>
            </w:rPrChange>
          </w:rPr>
          <w:t>.</w:t>
        </w:r>
      </w:ins>
    </w:p>
    <w:p w14:paraId="602B1E1B" w14:textId="08FC9326" w:rsidR="003F00CB" w:rsidRPr="00492F40" w:rsidRDefault="003F00CB" w:rsidP="0093300C">
      <w:pPr>
        <w:rPr>
          <w:ins w:id="2270" w:author="Zhao, Chengming" w:date="2020-04-17T10:38:00Z"/>
          <w:rPrChange w:id="2271" w:author="Zhao, Chengming" w:date="2020-04-24T16:20:00Z">
            <w:rPr>
              <w:ins w:id="2272" w:author="Zhao, Chengming" w:date="2020-04-17T10:38:00Z"/>
              <w:highlight w:val="cyan"/>
            </w:rPr>
          </w:rPrChange>
        </w:rPr>
      </w:pPr>
      <w:ins w:id="2273" w:author="Zhao, Chengming" w:date="2020-04-17T10:37:00Z">
        <w:r w:rsidRPr="00492F40">
          <w:rPr>
            <w:rPrChange w:id="2274" w:author="Zhao, Chengming" w:date="2020-04-24T16:20:00Z">
              <w:rPr>
                <w:highlight w:val="cyan"/>
              </w:rPr>
            </w:rPrChange>
          </w:rPr>
          <w:t xml:space="preserve">BIOS </w:t>
        </w:r>
        <w:proofErr w:type="spellStart"/>
        <w:r w:rsidRPr="00492F40">
          <w:rPr>
            <w:rPrChange w:id="2275" w:author="Zhao, Chengming" w:date="2020-04-24T16:20:00Z">
              <w:rPr>
                <w:highlight w:val="cyan"/>
              </w:rPr>
            </w:rPrChange>
          </w:rPr>
          <w:t>Setupmenu</w:t>
        </w:r>
      </w:ins>
      <w:proofErr w:type="spellEnd"/>
      <w:ins w:id="2276" w:author="Zhao, Chengming" w:date="2020-04-17T10:46:00Z">
        <w:r w:rsidR="00866FF6" w:rsidRPr="00492F40">
          <w:rPr>
            <w:rPrChange w:id="2277" w:author="Zhao, Chengming" w:date="2020-04-24T16:20:00Z">
              <w:rPr>
                <w:highlight w:val="cyan"/>
              </w:rPr>
            </w:rPrChange>
          </w:rPr>
          <w:t xml:space="preserve"> </w:t>
        </w:r>
      </w:ins>
      <w:ins w:id="2278" w:author="Zhao, Chengming" w:date="2020-04-17T10:47:00Z">
        <w:r w:rsidR="00866FF6" w:rsidRPr="00492F40">
          <w:rPr>
            <w:rPrChange w:id="2279" w:author="Zhao, Chengming" w:date="2020-04-24T16:20:00Z">
              <w:rPr>
                <w:highlight w:val="cyan"/>
              </w:rPr>
            </w:rPrChange>
          </w:rPr>
          <w:t>–</w:t>
        </w:r>
      </w:ins>
      <w:ins w:id="2280" w:author="Zhao, Chengming" w:date="2020-04-17T10:46:00Z">
        <w:r w:rsidR="00866FF6" w:rsidRPr="00492F40">
          <w:rPr>
            <w:rPrChange w:id="2281" w:author="Zhao, Chengming" w:date="2020-04-24T16:20:00Z">
              <w:rPr>
                <w:highlight w:val="cyan"/>
              </w:rPr>
            </w:rPrChange>
          </w:rPr>
          <w:t xml:space="preserve"> provide</w:t>
        </w:r>
      </w:ins>
      <w:ins w:id="2282" w:author="Zhao, Chengming" w:date="2020-04-17T10:47:00Z">
        <w:r w:rsidR="00866FF6" w:rsidRPr="00492F40">
          <w:rPr>
            <w:rPrChange w:id="2283" w:author="Zhao, Chengming" w:date="2020-04-24T16:20:00Z">
              <w:rPr>
                <w:highlight w:val="cyan"/>
              </w:rPr>
            </w:rPrChange>
          </w:rPr>
          <w:t xml:space="preserve"> various bios option to configure BIOS. </w:t>
        </w:r>
      </w:ins>
      <w:ins w:id="2284" w:author="Zhao, Chengming" w:date="2020-04-20T16:38:00Z">
        <w:r w:rsidR="005021CB" w:rsidRPr="00492F40">
          <w:rPr>
            <w:rPrChange w:id="2285" w:author="Zhao, Chengming" w:date="2020-04-24T16:20:00Z">
              <w:rPr>
                <w:highlight w:val="cyan"/>
              </w:rPr>
            </w:rPrChange>
          </w:rPr>
          <w:t>In manual test, i</w:t>
        </w:r>
      </w:ins>
      <w:ins w:id="2286" w:author="Zhao, Chengming" w:date="2020-04-17T10:47:00Z">
        <w:r w:rsidR="00866FF6" w:rsidRPr="00492F40">
          <w:rPr>
            <w:rPrChange w:id="2287" w:author="Zhao, Chengming" w:date="2020-04-24T16:20:00Z">
              <w:rPr>
                <w:highlight w:val="cyan"/>
              </w:rPr>
            </w:rPrChange>
          </w:rPr>
          <w:t xml:space="preserve">t can be accessed by pressing F6 </w:t>
        </w:r>
      </w:ins>
      <w:proofErr w:type="gramStart"/>
      <w:ins w:id="2288" w:author="Zhao, Chengming" w:date="2020-04-24T10:32:00Z">
        <w:r w:rsidR="00886C7A" w:rsidRPr="00492F40">
          <w:rPr>
            <w:rPrChange w:id="2289" w:author="Zhao, Chengming" w:date="2020-04-24T16:20:00Z">
              <w:rPr>
                <w:highlight w:val="cyan"/>
              </w:rPr>
            </w:rPrChange>
          </w:rPr>
          <w:t>/  F</w:t>
        </w:r>
        <w:proofErr w:type="gramEnd"/>
        <w:r w:rsidR="00886C7A" w:rsidRPr="00492F40">
          <w:rPr>
            <w:rPrChange w:id="2290" w:author="Zhao, Chengming" w:date="2020-04-24T16:20:00Z">
              <w:rPr>
                <w:highlight w:val="cyan"/>
              </w:rPr>
            </w:rPrChange>
          </w:rPr>
          <w:t xml:space="preserve">7 </w:t>
        </w:r>
      </w:ins>
      <w:ins w:id="2291" w:author="Zhao, Chengming" w:date="2020-04-17T10:47:00Z">
        <w:r w:rsidR="00866FF6" w:rsidRPr="00492F40">
          <w:rPr>
            <w:rPrChange w:id="2292" w:author="Zhao, Chengming" w:date="2020-04-24T16:20:00Z">
              <w:rPr>
                <w:highlight w:val="cyan"/>
              </w:rPr>
            </w:rPrChange>
          </w:rPr>
          <w:t>during booting.</w:t>
        </w:r>
      </w:ins>
    </w:p>
    <w:p w14:paraId="24F482E8" w14:textId="127B9681" w:rsidR="003F00CB" w:rsidRPr="00492F40" w:rsidRDefault="003F00CB">
      <w:pPr>
        <w:rPr>
          <w:ins w:id="2293" w:author="Zhao, Chengming" w:date="2020-04-17T10:19:00Z"/>
          <w:rPrChange w:id="2294" w:author="Zhao, Chengming" w:date="2020-04-24T16:20:00Z">
            <w:rPr>
              <w:ins w:id="2295" w:author="Zhao, Chengming" w:date="2020-04-17T10:19:00Z"/>
              <w:highlight w:val="cyan"/>
            </w:rPr>
          </w:rPrChange>
        </w:rPr>
        <w:pPrChange w:id="2296" w:author="Zhao, Chengming" w:date="2020-04-17T10:19:00Z">
          <w:pPr>
            <w:pStyle w:val="Heading2"/>
          </w:pPr>
        </w:pPrChange>
      </w:pPr>
      <w:ins w:id="2297" w:author="Zhao, Chengming" w:date="2020-04-17T10:38:00Z">
        <w:r w:rsidRPr="00492F40">
          <w:rPr>
            <w:noProof/>
            <w:rPrChange w:id="2298" w:author="Zhao, Chengming" w:date="2020-04-24T16:20:00Z">
              <w:rPr>
                <w:b w:val="0"/>
                <w:noProof/>
              </w:rPr>
            </w:rPrChange>
          </w:rPr>
          <w:drawing>
            <wp:inline distT="0" distB="0" distL="0" distR="0" wp14:anchorId="2A498524" wp14:editId="14C347C7">
              <wp:extent cx="5618197" cy="30480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27824" cy="3053223"/>
                      </a:xfrm>
                      <a:prstGeom prst="rect">
                        <a:avLst/>
                      </a:prstGeom>
                    </pic:spPr>
                  </pic:pic>
                </a:graphicData>
              </a:graphic>
            </wp:inline>
          </w:drawing>
        </w:r>
      </w:ins>
    </w:p>
    <w:p w14:paraId="4F111C5F" w14:textId="0DD94D7B" w:rsidR="00E57F79" w:rsidRPr="00492F40" w:rsidRDefault="00866FF6" w:rsidP="00E57F79">
      <w:pPr>
        <w:rPr>
          <w:ins w:id="2299" w:author="Zhao, Chengming" w:date="2020-04-17T10:48:00Z"/>
          <w:rPrChange w:id="2300" w:author="Zhao, Chengming" w:date="2020-04-24T16:20:00Z">
            <w:rPr>
              <w:ins w:id="2301" w:author="Zhao, Chengming" w:date="2020-04-17T10:48:00Z"/>
              <w:highlight w:val="cyan"/>
            </w:rPr>
          </w:rPrChange>
        </w:rPr>
      </w:pPr>
      <w:ins w:id="2302" w:author="Zhao, Chengming" w:date="2020-04-17T10:47:00Z">
        <w:r w:rsidRPr="00492F40">
          <w:rPr>
            <w:rPrChange w:id="2303" w:author="Zhao, Chengming" w:date="2020-04-24T16:20:00Z">
              <w:rPr>
                <w:highlight w:val="cyan"/>
              </w:rPr>
            </w:rPrChange>
          </w:rPr>
          <w:t>Bi</w:t>
        </w:r>
      </w:ins>
      <w:ins w:id="2304" w:author="Zhao, Chengming" w:date="2020-04-17T10:48:00Z">
        <w:r w:rsidRPr="00492F40">
          <w:rPr>
            <w:rPrChange w:id="2305" w:author="Zhao, Chengming" w:date="2020-04-24T16:20:00Z">
              <w:rPr>
                <w:highlight w:val="cyan"/>
              </w:rPr>
            </w:rPrChange>
          </w:rPr>
          <w:t>os Boot Menu – provide boot option</w:t>
        </w:r>
      </w:ins>
      <w:ins w:id="2306" w:author="Zhao, Chengming" w:date="2020-04-17T10:49:00Z">
        <w:r w:rsidRPr="00492F40">
          <w:rPr>
            <w:rPrChange w:id="2307" w:author="Zhao, Chengming" w:date="2020-04-24T16:20:00Z">
              <w:rPr>
                <w:highlight w:val="cyan"/>
              </w:rPr>
            </w:rPrChange>
          </w:rPr>
          <w:t>s (See below).</w:t>
        </w:r>
      </w:ins>
      <w:ins w:id="2308" w:author="Zhao, Chengming" w:date="2020-04-20T16:39:00Z">
        <w:r w:rsidR="005021CB" w:rsidRPr="00492F40">
          <w:rPr>
            <w:rPrChange w:id="2309" w:author="Zhao, Chengming" w:date="2020-04-24T16:20:00Z">
              <w:rPr>
                <w:highlight w:val="cyan"/>
              </w:rPr>
            </w:rPrChange>
          </w:rPr>
          <w:t xml:space="preserve"> In manual test, you can access boot menu by pressing F2 during booting</w:t>
        </w:r>
      </w:ins>
    </w:p>
    <w:p w14:paraId="71D34E04" w14:textId="714F3408" w:rsidR="00866FF6" w:rsidRPr="00492F40" w:rsidRDefault="00866FF6" w:rsidP="00E57F79">
      <w:pPr>
        <w:rPr>
          <w:ins w:id="2310" w:author="Zhao, Chengming" w:date="2020-04-17T10:47:00Z"/>
          <w:rPrChange w:id="2311" w:author="Zhao, Chengming" w:date="2020-04-24T16:20:00Z">
            <w:rPr>
              <w:ins w:id="2312" w:author="Zhao, Chengming" w:date="2020-04-17T10:47:00Z"/>
              <w:highlight w:val="cyan"/>
            </w:rPr>
          </w:rPrChange>
        </w:rPr>
      </w:pPr>
      <w:ins w:id="2313" w:author="Zhao, Chengming" w:date="2020-04-17T10:55:00Z">
        <w:r w:rsidRPr="00492F40">
          <w:rPr>
            <w:noProof/>
            <w:rPrChange w:id="2314" w:author="Zhao, Chengming" w:date="2020-04-24T16:20:00Z">
              <w:rPr>
                <w:noProof/>
              </w:rPr>
            </w:rPrChange>
          </w:rPr>
          <w:lastRenderedPageBreak/>
          <w:drawing>
            <wp:inline distT="0" distB="0" distL="0" distR="0" wp14:anchorId="068C15EA" wp14:editId="473160FD">
              <wp:extent cx="3867150" cy="2247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67150" cy="2247900"/>
                      </a:xfrm>
                      <a:prstGeom prst="rect">
                        <a:avLst/>
                      </a:prstGeom>
                    </pic:spPr>
                  </pic:pic>
                </a:graphicData>
              </a:graphic>
            </wp:inline>
          </w:drawing>
        </w:r>
      </w:ins>
    </w:p>
    <w:p w14:paraId="7E0B6E10" w14:textId="69C0BA70" w:rsidR="002A1D5F" w:rsidRPr="00492F40" w:rsidRDefault="00B32E97" w:rsidP="00F473C6">
      <w:pPr>
        <w:pStyle w:val="Heading3"/>
        <w:rPr>
          <w:ins w:id="2315" w:author="Zhao, Chengming" w:date="2020-04-24T11:24:00Z"/>
          <w:rPrChange w:id="2316" w:author="Zhao, Chengming" w:date="2020-04-24T16:20:00Z">
            <w:rPr>
              <w:ins w:id="2317" w:author="Zhao, Chengming" w:date="2020-04-24T11:24:00Z"/>
              <w:highlight w:val="cyan"/>
            </w:rPr>
          </w:rPrChange>
        </w:rPr>
        <w:pPrChange w:id="2318" w:author="Zhao, Chengming" w:date="2020-05-08T10:51:00Z">
          <w:pPr>
            <w:pStyle w:val="ListParagraph"/>
            <w:numPr>
              <w:numId w:val="59"/>
            </w:numPr>
            <w:ind w:left="1080" w:hanging="360"/>
          </w:pPr>
        </w:pPrChange>
      </w:pPr>
      <w:ins w:id="2319" w:author="Zhao, Chengming" w:date="2020-05-08T10:43:00Z">
        <w:r>
          <w:t>BIOS Menu Provid</w:t>
        </w:r>
      </w:ins>
      <w:ins w:id="2320" w:author="Zhao, Chengming" w:date="2020-05-08T10:44:00Z">
        <w:r>
          <w:t>er Configuration</w:t>
        </w:r>
      </w:ins>
    </w:p>
    <w:p w14:paraId="7760597D" w14:textId="0FD5A169" w:rsidR="00F473C6" w:rsidRDefault="002A1D5F" w:rsidP="00F473C6">
      <w:pPr>
        <w:pStyle w:val="ListParagraph"/>
        <w:ind w:left="1080"/>
        <w:rPr>
          <w:ins w:id="2321" w:author="Zhao, Chengming" w:date="2020-05-08T10:54:00Z"/>
        </w:rPr>
      </w:pPr>
      <w:ins w:id="2322" w:author="Zhao, Chengming" w:date="2020-04-24T11:24:00Z">
        <w:r w:rsidRPr="00492F40">
          <w:rPr>
            <w:rPrChange w:id="2323" w:author="Zhao, Chengming" w:date="2020-04-24T16:20:00Z">
              <w:rPr>
                <w:highlight w:val="cyan"/>
              </w:rPr>
            </w:rPrChange>
          </w:rPr>
          <w:t xml:space="preserve">Below are two examples of </w:t>
        </w:r>
        <w:proofErr w:type="spellStart"/>
        <w:r w:rsidRPr="00492F40">
          <w:rPr>
            <w:rPrChange w:id="2324" w:author="Zhao, Chengming" w:date="2020-04-24T16:20:00Z">
              <w:rPr>
                <w:highlight w:val="cyan"/>
              </w:rPr>
            </w:rPrChange>
          </w:rPr>
          <w:t>BiosSetupMenu</w:t>
        </w:r>
        <w:proofErr w:type="spellEnd"/>
        <w:r w:rsidRPr="00492F40">
          <w:rPr>
            <w:rPrChange w:id="2325" w:author="Zhao, Chengming" w:date="2020-04-24T16:20:00Z">
              <w:rPr>
                <w:highlight w:val="cyan"/>
              </w:rPr>
            </w:rPrChange>
          </w:rPr>
          <w:t xml:space="preserve"> and </w:t>
        </w:r>
        <w:proofErr w:type="spellStart"/>
        <w:r w:rsidRPr="00492F40">
          <w:rPr>
            <w:rPrChange w:id="2326" w:author="Zhao, Chengming" w:date="2020-04-24T16:20:00Z">
              <w:rPr>
                <w:highlight w:val="cyan"/>
              </w:rPr>
            </w:rPrChange>
          </w:rPr>
          <w:t>BiosBootMenu</w:t>
        </w:r>
        <w:proofErr w:type="spellEnd"/>
        <w:r w:rsidRPr="00492F40">
          <w:rPr>
            <w:rPrChange w:id="2327" w:author="Zhao, Chengming" w:date="2020-04-24T16:20:00Z">
              <w:rPr>
                <w:highlight w:val="cyan"/>
              </w:rPr>
            </w:rPrChange>
          </w:rPr>
          <w:t xml:space="preserve"> (Refer to Configuration File for more details).</w:t>
        </w:r>
      </w:ins>
    </w:p>
    <w:p w14:paraId="29B214B5" w14:textId="63083EB5" w:rsidR="002A1D5F" w:rsidRDefault="00F473C6" w:rsidP="00033C1A">
      <w:pPr>
        <w:pStyle w:val="Heading4"/>
        <w:rPr>
          <w:ins w:id="2328" w:author="Zhao, Chengming" w:date="2020-05-08T10:57:00Z"/>
        </w:rPr>
        <w:pPrChange w:id="2329" w:author="Zhao, Chengming" w:date="2020-05-08T11:00:00Z">
          <w:pPr>
            <w:pStyle w:val="ListParagraph"/>
            <w:ind w:left="1080"/>
          </w:pPr>
        </w:pPrChange>
      </w:pPr>
      <w:ins w:id="2330" w:author="Zhao, Chengming" w:date="2020-05-08T10:54:00Z">
        <w:r>
          <w:t>BIOS Setup Menu Configuration</w:t>
        </w:r>
      </w:ins>
    </w:p>
    <w:p w14:paraId="4F62B0F1" w14:textId="6D65B9E8" w:rsidR="00F473C6" w:rsidRDefault="00F473C6" w:rsidP="00F473C6">
      <w:pPr>
        <w:pStyle w:val="ListParagraph"/>
        <w:ind w:left="1080"/>
        <w:rPr>
          <w:ins w:id="2331" w:author="Zhao, Chengming" w:date="2020-05-08T10:58:00Z"/>
        </w:rPr>
      </w:pPr>
      <w:ins w:id="2332" w:author="Zhao, Chengming" w:date="2020-05-08T10:58:00Z">
        <w:r w:rsidRPr="00F473C6">
          <w:rPr>
            <w:b/>
            <w:bCs/>
            <w:rPrChange w:id="2333" w:author="Zhao, Chengming" w:date="2020-05-08T11:00:00Z">
              <w:rPr/>
            </w:rPrChange>
          </w:rPr>
          <w:t>d</w:t>
        </w:r>
      </w:ins>
      <w:ins w:id="2334" w:author="Zhao, Chengming" w:date="2020-05-08T10:57:00Z">
        <w:r w:rsidRPr="00F473C6">
          <w:rPr>
            <w:b/>
            <w:bCs/>
            <w:rPrChange w:id="2335" w:author="Zhao, Chengming" w:date="2020-05-08T11:00:00Z">
              <w:rPr/>
            </w:rPrChange>
          </w:rPr>
          <w:t>river</w:t>
        </w:r>
        <w:r>
          <w:t xml:space="preserve"> – In latest version, BIOS Setup Menu Provider only support com as the driver.</w:t>
        </w:r>
      </w:ins>
    </w:p>
    <w:p w14:paraId="4A3AA4D7" w14:textId="182AFAB9" w:rsidR="00F473C6" w:rsidRDefault="00F473C6" w:rsidP="00F473C6">
      <w:pPr>
        <w:pStyle w:val="ListParagraph"/>
        <w:ind w:left="1080"/>
        <w:rPr>
          <w:ins w:id="2336" w:author="Zhao, Chengming" w:date="2020-05-08T10:58:00Z"/>
        </w:rPr>
      </w:pPr>
      <w:ins w:id="2337" w:author="Zhao, Chengming" w:date="2020-05-08T10:58:00Z">
        <w:r w:rsidRPr="00862FC4">
          <w:t>In most cases, only port need to be changed based on what com port is used on your host.</w:t>
        </w:r>
      </w:ins>
    </w:p>
    <w:p w14:paraId="43E157A2" w14:textId="36EBC62E" w:rsidR="00F473C6" w:rsidRDefault="00F473C6" w:rsidP="00F473C6">
      <w:pPr>
        <w:pStyle w:val="ListParagraph"/>
        <w:ind w:left="1080"/>
        <w:rPr>
          <w:ins w:id="2338" w:author="Zhao, Chengming" w:date="2020-05-08T10:58:00Z"/>
        </w:rPr>
      </w:pPr>
    </w:p>
    <w:p w14:paraId="43D06A0A" w14:textId="1F974558" w:rsidR="00F473C6" w:rsidRDefault="00F473C6" w:rsidP="00F473C6">
      <w:pPr>
        <w:pStyle w:val="ListParagraph"/>
        <w:ind w:left="1080"/>
        <w:rPr>
          <w:ins w:id="2339" w:author="Zhao, Chengming" w:date="2020-05-08T10:59:00Z"/>
        </w:rPr>
      </w:pPr>
      <w:proofErr w:type="spellStart"/>
      <w:ins w:id="2340" w:author="Zhao, Chengming" w:date="2020-05-08T10:58:00Z">
        <w:r w:rsidRPr="00F473C6">
          <w:rPr>
            <w:b/>
            <w:bCs/>
            <w:rPrChange w:id="2341" w:author="Zhao, Chengming" w:date="2020-05-08T11:00:00Z">
              <w:rPr/>
            </w:rPrChange>
          </w:rPr>
          <w:t>efishell_entry</w:t>
        </w:r>
        <w:proofErr w:type="spellEnd"/>
        <w:r>
          <w:t xml:space="preserve"> – specifies the </w:t>
        </w:r>
      </w:ins>
      <w:ins w:id="2342" w:author="Zhao, Chengming" w:date="2020-04-24T11:26:00Z">
        <w:r w:rsidR="002A1D5F" w:rsidRPr="00492F40">
          <w:rPr>
            <w:rPrChange w:id="2343" w:author="Zhao, Chengming" w:date="2020-04-24T16:20:00Z">
              <w:rPr>
                <w:highlight w:val="cyan"/>
              </w:rPr>
            </w:rPrChange>
          </w:rPr>
          <w:t>pat</w:t>
        </w:r>
      </w:ins>
      <w:ins w:id="2344" w:author="Zhao, Chengming" w:date="2020-04-24T11:27:00Z">
        <w:r w:rsidR="002A1D5F" w:rsidRPr="00492F40">
          <w:rPr>
            <w:rPrChange w:id="2345" w:author="Zhao, Chengming" w:date="2020-04-24T16:20:00Z">
              <w:rPr>
                <w:highlight w:val="cyan"/>
              </w:rPr>
            </w:rPrChange>
          </w:rPr>
          <w:t xml:space="preserve">h to “Launch EFI Shell” option on Menu UI. </w:t>
        </w:r>
      </w:ins>
      <w:ins w:id="2346" w:author="Zhao, Chengming" w:date="2020-05-08T10:59:00Z">
        <w:r>
          <w:t>The path varies on different platform.</w:t>
        </w:r>
      </w:ins>
    </w:p>
    <w:p w14:paraId="117C377C" w14:textId="094C16D7" w:rsidR="002A1D5F" w:rsidRDefault="002A1D5F" w:rsidP="00F473C6">
      <w:pPr>
        <w:pStyle w:val="ListParagraph"/>
        <w:ind w:left="1080"/>
        <w:rPr>
          <w:ins w:id="2347" w:author="Zhao, Chengming" w:date="2020-05-08T10:59:00Z"/>
        </w:rPr>
      </w:pPr>
      <w:ins w:id="2348" w:author="Zhao, Chengming" w:date="2020-04-24T11:27:00Z">
        <w:r w:rsidRPr="00492F40">
          <w:rPr>
            <w:rPrChange w:id="2349" w:author="Zhao, Chengming" w:date="2020-04-24T16:20:00Z">
              <w:rPr>
                <w:highlight w:val="cyan"/>
              </w:rPr>
            </w:rPrChange>
          </w:rPr>
          <w:t xml:space="preserve">It is better to </w:t>
        </w:r>
        <w:proofErr w:type="spellStart"/>
        <w:r w:rsidRPr="00492F40">
          <w:rPr>
            <w:rPrChange w:id="2350" w:author="Zhao, Chengming" w:date="2020-04-24T16:20:00Z">
              <w:rPr>
                <w:highlight w:val="cyan"/>
              </w:rPr>
            </w:rPrChange>
          </w:rPr>
          <w:t>manualy</w:t>
        </w:r>
        <w:proofErr w:type="spellEnd"/>
        <w:r w:rsidRPr="00492F40">
          <w:rPr>
            <w:rPrChange w:id="2351" w:author="Zhao, Chengming" w:date="2020-04-24T16:20:00Z">
              <w:rPr>
                <w:highlight w:val="cyan"/>
              </w:rPr>
            </w:rPrChange>
          </w:rPr>
          <w:t xml:space="preserve"> access setup menu to confirm the path and name are correct.</w:t>
        </w:r>
      </w:ins>
    </w:p>
    <w:p w14:paraId="4714EFBA" w14:textId="3D0F049B" w:rsidR="00F473C6" w:rsidRDefault="00F473C6" w:rsidP="00F473C6">
      <w:pPr>
        <w:pStyle w:val="ListParagraph"/>
        <w:ind w:left="1080"/>
        <w:rPr>
          <w:ins w:id="2352" w:author="Zhao, Chengming" w:date="2020-05-08T11:00:00Z"/>
        </w:rPr>
      </w:pPr>
      <w:ins w:id="2353" w:author="Zhao, Chengming" w:date="2020-05-08T11:00:00Z">
        <w:r>
          <w:rPr>
            <w:b/>
            <w:bCs/>
          </w:rPr>
          <w:t>c</w:t>
        </w:r>
      </w:ins>
      <w:ins w:id="2354" w:author="Zhao, Chengming" w:date="2020-05-08T10:59:00Z">
        <w:r w:rsidRPr="00F473C6">
          <w:rPr>
            <w:b/>
            <w:bCs/>
            <w:rPrChange w:id="2355" w:author="Zhao, Chengming" w:date="2020-05-08T11:00:00Z">
              <w:rPr/>
            </w:rPrChange>
          </w:rPr>
          <w:t>ontinue</w:t>
        </w:r>
        <w:r>
          <w:t xml:space="preserve"> – Specifies the option name to </w:t>
        </w:r>
        <w:proofErr w:type="spellStart"/>
        <w:r>
          <w:t>conintue</w:t>
        </w:r>
        <w:proofErr w:type="spellEnd"/>
        <w:r>
          <w:t xml:space="preserve"> </w:t>
        </w:r>
      </w:ins>
      <w:ins w:id="2356" w:author="Zhao, Chengming" w:date="2020-05-08T11:00:00Z">
        <w:r>
          <w:t>the boot.</w:t>
        </w:r>
      </w:ins>
    </w:p>
    <w:p w14:paraId="36CE043F" w14:textId="5573A502" w:rsidR="00F473C6" w:rsidRPr="00492F40" w:rsidRDefault="00F473C6" w:rsidP="00F473C6">
      <w:pPr>
        <w:pStyle w:val="ListParagraph"/>
        <w:ind w:left="1080"/>
        <w:rPr>
          <w:ins w:id="2357" w:author="Zhao, Chengming" w:date="2020-04-24T11:25:00Z"/>
          <w:rPrChange w:id="2358" w:author="Zhao, Chengming" w:date="2020-04-24T16:20:00Z">
            <w:rPr>
              <w:ins w:id="2359" w:author="Zhao, Chengming" w:date="2020-04-24T11:25:00Z"/>
              <w:highlight w:val="cyan"/>
            </w:rPr>
          </w:rPrChange>
        </w:rPr>
        <w:pPrChange w:id="2360" w:author="Zhao, Chengming" w:date="2020-05-08T10:59:00Z">
          <w:pPr>
            <w:pStyle w:val="ListParagraph"/>
            <w:ind w:left="1080"/>
          </w:pPr>
        </w:pPrChange>
      </w:pPr>
      <w:ins w:id="2361" w:author="Zhao, Chengming" w:date="2020-05-08T11:00:00Z">
        <w:r>
          <w:rPr>
            <w:b/>
            <w:bCs/>
          </w:rPr>
          <w:t>r</w:t>
        </w:r>
        <w:r w:rsidRPr="00F473C6">
          <w:rPr>
            <w:b/>
            <w:bCs/>
            <w:rPrChange w:id="2362" w:author="Zhao, Chengming" w:date="2020-05-08T11:00:00Z">
              <w:rPr/>
            </w:rPrChange>
          </w:rPr>
          <w:t>eset</w:t>
        </w:r>
        <w:r>
          <w:t xml:space="preserve"> – defines how to reset in BIOS Setup Menu</w:t>
        </w:r>
      </w:ins>
    </w:p>
    <w:p w14:paraId="601A6AA3" w14:textId="6E05E920" w:rsidR="002A1D5F" w:rsidRPr="00492F40" w:rsidRDefault="002A1D5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Pr>
          <w:ins w:id="2363" w:author="Zhao, Chengming" w:date="2020-04-24T11:24:00Z"/>
          <w:rFonts w:ascii="Consolas" w:eastAsia="Times New Roman" w:hAnsi="Consolas" w:cs="Courier New"/>
          <w:color w:val="A9B7C6"/>
          <w:lang w:eastAsia="zh-CN"/>
          <w:rPrChange w:id="2364" w:author="Zhao, Chengming" w:date="2020-04-24T16:20:00Z">
            <w:rPr>
              <w:ins w:id="2365" w:author="Zhao, Chengming" w:date="2020-04-24T11:24:00Z"/>
              <w:highlight w:val="cyan"/>
            </w:rPr>
          </w:rPrChange>
        </w:rPr>
        <w:pPrChange w:id="2366" w:author="Zhao, Chengming" w:date="2020-04-24T11:28:00Z">
          <w:pPr>
            <w:pStyle w:val="ListParagraph"/>
            <w:ind w:left="1080"/>
          </w:pPr>
        </w:pPrChange>
      </w:pPr>
      <w:ins w:id="2367" w:author="Zhao, Chengming" w:date="2020-04-24T11:25:00Z">
        <w:r w:rsidRPr="00492F40">
          <w:rPr>
            <w:rFonts w:ascii="Consolas" w:eastAsia="Times New Roman" w:hAnsi="Consolas" w:cs="Courier New"/>
            <w:color w:val="E8BF6A"/>
            <w:lang w:eastAsia="zh-CN"/>
          </w:rPr>
          <w:t>&lt;</w:t>
        </w:r>
        <w:proofErr w:type="spellStart"/>
        <w:r w:rsidRPr="00492F40">
          <w:rPr>
            <w:rFonts w:ascii="Consolas" w:eastAsia="Times New Roman" w:hAnsi="Consolas" w:cs="Courier New"/>
            <w:color w:val="E8BF6A"/>
            <w:lang w:eastAsia="zh-CN"/>
          </w:rPr>
          <w:t>bios_setupmenu</w:t>
        </w:r>
        <w:proofErr w:type="spellEnd"/>
        <w:r w:rsidRPr="00492F40">
          <w:rPr>
            <w:rFonts w:ascii="Consolas" w:eastAsia="Times New Roman" w:hAnsi="Consolas" w:cs="Courier New"/>
            <w:color w:val="E8BF6A"/>
            <w:lang w:eastAsia="zh-CN"/>
          </w:rPr>
          <w:t>&gt;</w:t>
        </w:r>
        <w:r w:rsidRPr="00492F40">
          <w:rPr>
            <w:rFonts w:ascii="Consolas" w:eastAsia="Times New Roman" w:hAnsi="Consolas" w:cs="Courier New"/>
            <w:color w:val="E8BF6A"/>
            <w:lang w:eastAsia="zh-CN"/>
          </w:rPr>
          <w:br/>
          <w:t xml:space="preserve">    &lt;driver&gt;</w:t>
        </w:r>
        <w:r w:rsidRPr="00492F40">
          <w:rPr>
            <w:rFonts w:ascii="Consolas" w:eastAsia="Times New Roman" w:hAnsi="Consolas" w:cs="Courier New"/>
            <w:color w:val="E8BF6A"/>
            <w:lang w:eastAsia="zh-CN"/>
          </w:rPr>
          <w:br/>
          <w:t xml:space="preserve">        &lt;com&gt;</w:t>
        </w:r>
        <w:r w:rsidRPr="00492F40">
          <w:rPr>
            <w:rFonts w:ascii="Consolas" w:eastAsia="Times New Roman" w:hAnsi="Consolas" w:cs="Courier New"/>
            <w:color w:val="E8BF6A"/>
            <w:lang w:eastAsia="zh-CN"/>
          </w:rPr>
          <w:br/>
          <w:t xml:space="preserve">            &lt;</w:t>
        </w:r>
        <w:proofErr w:type="spellStart"/>
        <w:r w:rsidRPr="00492F40">
          <w:rPr>
            <w:rFonts w:ascii="Consolas" w:eastAsia="Times New Roman" w:hAnsi="Consolas" w:cs="Courier New"/>
            <w:color w:val="E8BF6A"/>
            <w:lang w:eastAsia="zh-CN"/>
          </w:rPr>
          <w:t>baudrate</w:t>
        </w:r>
        <w:proofErr w:type="spellEnd"/>
        <w:r w:rsidRPr="00492F40">
          <w:rPr>
            <w:rFonts w:ascii="Consolas" w:eastAsia="Times New Roman" w:hAnsi="Consolas" w:cs="Courier New"/>
            <w:color w:val="E8BF6A"/>
            <w:lang w:eastAsia="zh-CN"/>
          </w:rPr>
          <w:t>&gt;</w:t>
        </w:r>
        <w:r w:rsidRPr="00492F40">
          <w:rPr>
            <w:rFonts w:ascii="Consolas" w:eastAsia="Times New Roman" w:hAnsi="Consolas" w:cs="Courier New"/>
            <w:color w:val="A9B7C6"/>
            <w:lang w:eastAsia="zh-CN"/>
          </w:rPr>
          <w:t>115200</w:t>
        </w:r>
        <w:r w:rsidRPr="00492F40">
          <w:rPr>
            <w:rFonts w:ascii="Consolas" w:eastAsia="Times New Roman" w:hAnsi="Consolas" w:cs="Courier New"/>
            <w:color w:val="E8BF6A"/>
            <w:lang w:eastAsia="zh-CN"/>
          </w:rPr>
          <w:t>&lt;/</w:t>
        </w:r>
        <w:proofErr w:type="spellStart"/>
        <w:r w:rsidRPr="00492F40">
          <w:rPr>
            <w:rFonts w:ascii="Consolas" w:eastAsia="Times New Roman" w:hAnsi="Consolas" w:cs="Courier New"/>
            <w:color w:val="E8BF6A"/>
            <w:lang w:eastAsia="zh-CN"/>
          </w:rPr>
          <w:t>baudrate</w:t>
        </w:r>
        <w:proofErr w:type="spellEnd"/>
        <w:r w:rsidRPr="00492F40">
          <w:rPr>
            <w:rFonts w:ascii="Consolas" w:eastAsia="Times New Roman" w:hAnsi="Consolas" w:cs="Courier New"/>
            <w:color w:val="E8BF6A"/>
            <w:lang w:eastAsia="zh-CN"/>
          </w:rPr>
          <w:t>&gt;</w:t>
        </w:r>
        <w:r w:rsidRPr="00492F40">
          <w:rPr>
            <w:rFonts w:ascii="Consolas" w:eastAsia="Times New Roman" w:hAnsi="Consolas" w:cs="Courier New"/>
            <w:color w:val="E8BF6A"/>
            <w:lang w:eastAsia="zh-CN"/>
          </w:rPr>
          <w:br/>
          <w:t xml:space="preserve">            &lt;port&gt;</w:t>
        </w:r>
        <w:r w:rsidRPr="00492F40">
          <w:rPr>
            <w:rFonts w:ascii="Consolas" w:eastAsia="Times New Roman" w:hAnsi="Consolas" w:cs="Courier New"/>
            <w:color w:val="A9B7C6"/>
            <w:lang w:eastAsia="zh-CN"/>
          </w:rPr>
          <w:t>COM100</w:t>
        </w:r>
        <w:r w:rsidRPr="00492F40">
          <w:rPr>
            <w:rFonts w:ascii="Consolas" w:eastAsia="Times New Roman" w:hAnsi="Consolas" w:cs="Courier New"/>
            <w:color w:val="E8BF6A"/>
            <w:lang w:eastAsia="zh-CN"/>
          </w:rPr>
          <w:t>&lt;/port&gt;</w:t>
        </w:r>
        <w:r w:rsidRPr="00492F40">
          <w:rPr>
            <w:rFonts w:ascii="Consolas" w:eastAsia="Times New Roman" w:hAnsi="Consolas" w:cs="Courier New"/>
            <w:color w:val="E8BF6A"/>
            <w:lang w:eastAsia="zh-CN"/>
          </w:rPr>
          <w:br/>
          <w:t xml:space="preserve">            &lt;timeout&gt;</w:t>
        </w:r>
        <w:r w:rsidRPr="00492F40">
          <w:rPr>
            <w:rFonts w:ascii="Consolas" w:eastAsia="Times New Roman" w:hAnsi="Consolas" w:cs="Courier New"/>
            <w:color w:val="A9B7C6"/>
            <w:lang w:eastAsia="zh-CN"/>
          </w:rPr>
          <w:t>5</w:t>
        </w:r>
        <w:r w:rsidRPr="00492F40">
          <w:rPr>
            <w:rFonts w:ascii="Consolas" w:eastAsia="Times New Roman" w:hAnsi="Consolas" w:cs="Courier New"/>
            <w:color w:val="E8BF6A"/>
            <w:lang w:eastAsia="zh-CN"/>
          </w:rPr>
          <w:t>&lt;/timeout&gt;</w:t>
        </w:r>
        <w:r w:rsidRPr="00492F40">
          <w:rPr>
            <w:rFonts w:ascii="Consolas" w:eastAsia="Times New Roman" w:hAnsi="Consolas" w:cs="Courier New"/>
            <w:color w:val="E8BF6A"/>
            <w:lang w:eastAsia="zh-CN"/>
          </w:rPr>
          <w:br/>
          <w:t xml:space="preserve">        &lt;/com&gt;</w:t>
        </w:r>
        <w:r w:rsidRPr="00492F40">
          <w:rPr>
            <w:rFonts w:ascii="Consolas" w:eastAsia="Times New Roman" w:hAnsi="Consolas" w:cs="Courier New"/>
            <w:color w:val="E8BF6A"/>
            <w:lang w:eastAsia="zh-CN"/>
          </w:rPr>
          <w:br/>
          <w:t xml:space="preserve">    &lt;/driver&gt;</w:t>
        </w:r>
        <w:r w:rsidRPr="00492F40">
          <w:rPr>
            <w:rFonts w:ascii="Consolas" w:eastAsia="Times New Roman" w:hAnsi="Consolas" w:cs="Courier New"/>
            <w:color w:val="E8BF6A"/>
            <w:lang w:eastAsia="zh-CN"/>
          </w:rPr>
          <w:br/>
          <w:t xml:space="preserve">    &lt;</w:t>
        </w:r>
        <w:proofErr w:type="spellStart"/>
        <w:r w:rsidRPr="00492F40">
          <w:rPr>
            <w:rFonts w:ascii="Consolas" w:eastAsia="Times New Roman" w:hAnsi="Consolas" w:cs="Courier New"/>
            <w:color w:val="E8BF6A"/>
            <w:lang w:eastAsia="zh-CN"/>
          </w:rPr>
          <w:t>efishell_entry</w:t>
        </w:r>
        <w:proofErr w:type="spellEnd"/>
        <w:r w:rsidRPr="00492F40">
          <w:rPr>
            <w:rFonts w:ascii="Consolas" w:eastAsia="Times New Roman" w:hAnsi="Consolas" w:cs="Courier New"/>
            <w:color w:val="E8BF6A"/>
            <w:lang w:eastAsia="zh-CN"/>
          </w:rPr>
          <w:t xml:space="preserve"> </w:t>
        </w:r>
        <w:proofErr w:type="spellStart"/>
        <w:r w:rsidRPr="00492F40">
          <w:rPr>
            <w:rFonts w:ascii="Consolas" w:eastAsia="Times New Roman" w:hAnsi="Consolas" w:cs="Courier New"/>
            <w:color w:val="BABABA"/>
            <w:lang w:eastAsia="zh-CN"/>
          </w:rPr>
          <w:t>select_item</w:t>
        </w:r>
        <w:proofErr w:type="spellEnd"/>
        <w:r w:rsidRPr="00492F40">
          <w:rPr>
            <w:rFonts w:ascii="Consolas" w:eastAsia="Times New Roman" w:hAnsi="Consolas" w:cs="Courier New"/>
            <w:color w:val="6A8759"/>
            <w:lang w:eastAsia="zh-CN"/>
          </w:rPr>
          <w:t>="Launch EFI Shell"</w:t>
        </w:r>
        <w:r w:rsidRPr="00492F40">
          <w:rPr>
            <w:rFonts w:ascii="Consolas" w:eastAsia="Times New Roman" w:hAnsi="Consolas" w:cs="Courier New"/>
            <w:color w:val="E8BF6A"/>
            <w:lang w:eastAsia="zh-CN"/>
          </w:rPr>
          <w:t>&gt;</w:t>
        </w:r>
        <w:r w:rsidRPr="00492F40">
          <w:rPr>
            <w:rFonts w:ascii="Consolas" w:eastAsia="Times New Roman" w:hAnsi="Consolas" w:cs="Courier New"/>
            <w:color w:val="E8BF6A"/>
            <w:lang w:eastAsia="zh-CN"/>
          </w:rPr>
          <w:br/>
          <w:t xml:space="preserve">        &lt;path&gt;</w:t>
        </w:r>
        <w:r w:rsidRPr="00492F40">
          <w:rPr>
            <w:rFonts w:ascii="Consolas" w:eastAsia="Times New Roman" w:hAnsi="Consolas" w:cs="Courier New"/>
            <w:color w:val="E8BF6A"/>
            <w:lang w:eastAsia="zh-CN"/>
          </w:rPr>
          <w:br/>
          <w:t xml:space="preserve">            &lt;node&gt;</w:t>
        </w:r>
        <w:r w:rsidRPr="00492F40">
          <w:rPr>
            <w:rFonts w:ascii="Consolas" w:eastAsia="Times New Roman" w:hAnsi="Consolas" w:cs="Courier New"/>
            <w:color w:val="A9B7C6"/>
            <w:lang w:eastAsia="zh-CN"/>
          </w:rPr>
          <w:t>Setup Menu</w:t>
        </w:r>
        <w:r w:rsidRPr="00492F40">
          <w:rPr>
            <w:rFonts w:ascii="Consolas" w:eastAsia="Times New Roman" w:hAnsi="Consolas" w:cs="Courier New"/>
            <w:color w:val="E8BF6A"/>
            <w:lang w:eastAsia="zh-CN"/>
          </w:rPr>
          <w:t>&lt;/node&gt;</w:t>
        </w:r>
        <w:r w:rsidRPr="00492F40">
          <w:rPr>
            <w:rFonts w:ascii="Consolas" w:eastAsia="Times New Roman" w:hAnsi="Consolas" w:cs="Courier New"/>
            <w:color w:val="E8BF6A"/>
            <w:lang w:eastAsia="zh-CN"/>
          </w:rPr>
          <w:br/>
          <w:t xml:space="preserve">            &lt;node&gt;</w:t>
        </w:r>
        <w:r w:rsidRPr="00492F40">
          <w:rPr>
            <w:rFonts w:ascii="Consolas" w:eastAsia="Times New Roman" w:hAnsi="Consolas" w:cs="Courier New"/>
            <w:color w:val="A9B7C6"/>
            <w:lang w:eastAsia="zh-CN"/>
          </w:rPr>
          <w:t>Boot Manager</w:t>
        </w:r>
        <w:r w:rsidRPr="00492F40">
          <w:rPr>
            <w:rFonts w:ascii="Consolas" w:eastAsia="Times New Roman" w:hAnsi="Consolas" w:cs="Courier New"/>
            <w:color w:val="E8BF6A"/>
            <w:lang w:eastAsia="zh-CN"/>
          </w:rPr>
          <w:t>&lt;/node&gt;</w:t>
        </w:r>
        <w:r w:rsidRPr="00492F40">
          <w:rPr>
            <w:rFonts w:ascii="Consolas" w:eastAsia="Times New Roman" w:hAnsi="Consolas" w:cs="Courier New"/>
            <w:color w:val="E8BF6A"/>
            <w:lang w:eastAsia="zh-CN"/>
          </w:rPr>
          <w:br/>
          <w:t xml:space="preserve">        &lt;/path&gt;</w:t>
        </w:r>
        <w:r w:rsidRPr="00492F40">
          <w:rPr>
            <w:rFonts w:ascii="Consolas" w:eastAsia="Times New Roman" w:hAnsi="Consolas" w:cs="Courier New"/>
            <w:color w:val="E8BF6A"/>
            <w:lang w:eastAsia="zh-CN"/>
          </w:rPr>
          <w:br/>
          <w:t xml:space="preserve">    &lt;/</w:t>
        </w:r>
        <w:proofErr w:type="spellStart"/>
        <w:r w:rsidRPr="00492F40">
          <w:rPr>
            <w:rFonts w:ascii="Consolas" w:eastAsia="Times New Roman" w:hAnsi="Consolas" w:cs="Courier New"/>
            <w:color w:val="E8BF6A"/>
            <w:lang w:eastAsia="zh-CN"/>
          </w:rPr>
          <w:t>efishell_entry</w:t>
        </w:r>
        <w:proofErr w:type="spellEnd"/>
        <w:r w:rsidRPr="00492F40">
          <w:rPr>
            <w:rFonts w:ascii="Consolas" w:eastAsia="Times New Roman" w:hAnsi="Consolas" w:cs="Courier New"/>
            <w:color w:val="E8BF6A"/>
            <w:lang w:eastAsia="zh-CN"/>
          </w:rPr>
          <w:t>&gt;</w:t>
        </w:r>
        <w:r w:rsidRPr="00492F40">
          <w:rPr>
            <w:rFonts w:ascii="Consolas" w:eastAsia="Times New Roman" w:hAnsi="Consolas" w:cs="Courier New"/>
            <w:color w:val="E8BF6A"/>
            <w:lang w:eastAsia="zh-CN"/>
          </w:rPr>
          <w:br/>
          <w:t xml:space="preserve">    &lt;continue </w:t>
        </w:r>
        <w:proofErr w:type="spellStart"/>
        <w:r w:rsidRPr="00492F40">
          <w:rPr>
            <w:rFonts w:ascii="Consolas" w:eastAsia="Times New Roman" w:hAnsi="Consolas" w:cs="Courier New"/>
            <w:color w:val="BABABA"/>
            <w:lang w:eastAsia="zh-CN"/>
          </w:rPr>
          <w:t>select_item</w:t>
        </w:r>
        <w:proofErr w:type="spellEnd"/>
        <w:r w:rsidRPr="00492F40">
          <w:rPr>
            <w:rFonts w:ascii="Consolas" w:eastAsia="Times New Roman" w:hAnsi="Consolas" w:cs="Courier New"/>
            <w:color w:val="6A8759"/>
            <w:lang w:eastAsia="zh-CN"/>
          </w:rPr>
          <w:t>="Continue"</w:t>
        </w:r>
        <w:r w:rsidRPr="00492F40">
          <w:rPr>
            <w:rFonts w:ascii="Consolas" w:eastAsia="Times New Roman" w:hAnsi="Consolas" w:cs="Courier New"/>
            <w:color w:val="E8BF6A"/>
            <w:lang w:eastAsia="zh-CN"/>
          </w:rPr>
          <w:t>/&gt;</w:t>
        </w:r>
        <w:r w:rsidRPr="00492F40">
          <w:rPr>
            <w:rFonts w:ascii="Consolas" w:eastAsia="Times New Roman" w:hAnsi="Consolas" w:cs="Courier New"/>
            <w:color w:val="E8BF6A"/>
            <w:lang w:eastAsia="zh-CN"/>
          </w:rPr>
          <w:br/>
          <w:t xml:space="preserve">    &lt;reset </w:t>
        </w:r>
        <w:proofErr w:type="spellStart"/>
        <w:r w:rsidRPr="00492F40">
          <w:rPr>
            <w:rFonts w:ascii="Consolas" w:eastAsia="Times New Roman" w:hAnsi="Consolas" w:cs="Courier New"/>
            <w:color w:val="BABABA"/>
            <w:lang w:eastAsia="zh-CN"/>
          </w:rPr>
          <w:t>press_key</w:t>
        </w:r>
        <w:proofErr w:type="spellEnd"/>
        <w:r w:rsidRPr="00492F40">
          <w:rPr>
            <w:rFonts w:ascii="Consolas" w:eastAsia="Times New Roman" w:hAnsi="Consolas" w:cs="Courier New"/>
            <w:color w:val="6A8759"/>
            <w:lang w:eastAsia="zh-CN"/>
          </w:rPr>
          <w:t xml:space="preserve">="\\33R\\33r\\33R" </w:t>
        </w:r>
        <w:r w:rsidRPr="00492F40">
          <w:rPr>
            <w:rFonts w:ascii="Consolas" w:eastAsia="Times New Roman" w:hAnsi="Consolas" w:cs="Courier New"/>
            <w:color w:val="BABABA"/>
            <w:lang w:eastAsia="zh-CN"/>
          </w:rPr>
          <w:t>parse</w:t>
        </w:r>
        <w:r w:rsidRPr="00492F40">
          <w:rPr>
            <w:rFonts w:ascii="Consolas" w:eastAsia="Times New Roman" w:hAnsi="Consolas" w:cs="Courier New"/>
            <w:color w:val="6A8759"/>
            <w:lang w:eastAsia="zh-CN"/>
          </w:rPr>
          <w:t>="False"</w:t>
        </w:r>
        <w:r w:rsidRPr="00492F40">
          <w:rPr>
            <w:rFonts w:ascii="Consolas" w:eastAsia="Times New Roman" w:hAnsi="Consolas" w:cs="Courier New"/>
            <w:color w:val="E8BF6A"/>
            <w:lang w:eastAsia="zh-CN"/>
          </w:rPr>
          <w:t>/&gt;</w:t>
        </w:r>
        <w:r w:rsidRPr="00492F40">
          <w:rPr>
            <w:rFonts w:ascii="Consolas" w:eastAsia="Times New Roman" w:hAnsi="Consolas" w:cs="Courier New"/>
            <w:color w:val="E8BF6A"/>
            <w:lang w:eastAsia="zh-CN"/>
          </w:rPr>
          <w:br/>
          <w:t>&lt;/</w:t>
        </w:r>
        <w:proofErr w:type="spellStart"/>
        <w:r w:rsidRPr="00492F40">
          <w:rPr>
            <w:rFonts w:ascii="Consolas" w:eastAsia="Times New Roman" w:hAnsi="Consolas" w:cs="Courier New"/>
            <w:color w:val="E8BF6A"/>
            <w:lang w:eastAsia="zh-CN"/>
          </w:rPr>
          <w:t>bios_setupmenu</w:t>
        </w:r>
        <w:proofErr w:type="spellEnd"/>
        <w:r w:rsidRPr="00492F40">
          <w:rPr>
            <w:rFonts w:ascii="Consolas" w:eastAsia="Times New Roman" w:hAnsi="Consolas" w:cs="Courier New"/>
            <w:color w:val="E8BF6A"/>
            <w:lang w:eastAsia="zh-CN"/>
          </w:rPr>
          <w:t>&gt;</w:t>
        </w:r>
      </w:ins>
    </w:p>
    <w:p w14:paraId="441026A6" w14:textId="223A5024" w:rsidR="00033C1A" w:rsidRDefault="00033C1A" w:rsidP="00033C1A">
      <w:pPr>
        <w:pStyle w:val="Heading4"/>
        <w:rPr>
          <w:ins w:id="2368" w:author="Zhao, Chengming" w:date="2020-05-08T11:01:00Z"/>
        </w:rPr>
      </w:pPr>
      <w:ins w:id="2369" w:author="Zhao, Chengming" w:date="2020-05-08T11:01:00Z">
        <w:r>
          <w:t xml:space="preserve">BIOS </w:t>
        </w:r>
        <w:r>
          <w:t>Boot</w:t>
        </w:r>
        <w:bookmarkStart w:id="2370" w:name="_GoBack"/>
        <w:bookmarkEnd w:id="2370"/>
        <w:r>
          <w:t xml:space="preserve"> Menu Configuration</w:t>
        </w:r>
      </w:ins>
    </w:p>
    <w:p w14:paraId="3AA78945" w14:textId="77777777" w:rsidR="00033C1A" w:rsidRDefault="00033C1A" w:rsidP="00033C1A">
      <w:pPr>
        <w:pStyle w:val="ListParagraph"/>
        <w:ind w:left="1080"/>
        <w:rPr>
          <w:ins w:id="2371" w:author="Zhao, Chengming" w:date="2020-05-08T11:01:00Z"/>
        </w:rPr>
      </w:pPr>
      <w:ins w:id="2372" w:author="Zhao, Chengming" w:date="2020-05-08T11:01:00Z">
        <w:r w:rsidRPr="00862FC4">
          <w:rPr>
            <w:b/>
            <w:bCs/>
          </w:rPr>
          <w:t>driver</w:t>
        </w:r>
        <w:r>
          <w:t xml:space="preserve"> – In latest version, BIOS Setup Menu Provider only support com as the driver.</w:t>
        </w:r>
      </w:ins>
    </w:p>
    <w:p w14:paraId="4849E32C" w14:textId="77777777" w:rsidR="00033C1A" w:rsidRDefault="00033C1A" w:rsidP="00033C1A">
      <w:pPr>
        <w:pStyle w:val="ListParagraph"/>
        <w:ind w:left="1080"/>
        <w:rPr>
          <w:ins w:id="2373" w:author="Zhao, Chengming" w:date="2020-05-08T11:01:00Z"/>
        </w:rPr>
      </w:pPr>
      <w:ins w:id="2374" w:author="Zhao, Chengming" w:date="2020-05-08T11:01:00Z">
        <w:r w:rsidRPr="00862FC4">
          <w:t>In most cases, only port need to be changed based on what com port is used on your host.</w:t>
        </w:r>
      </w:ins>
    </w:p>
    <w:p w14:paraId="559CF749" w14:textId="77777777" w:rsidR="00033C1A" w:rsidRDefault="00033C1A" w:rsidP="00033C1A">
      <w:pPr>
        <w:pStyle w:val="ListParagraph"/>
        <w:ind w:left="1080"/>
        <w:rPr>
          <w:ins w:id="2375" w:author="Zhao, Chengming" w:date="2020-05-08T11:01:00Z"/>
        </w:rPr>
      </w:pPr>
    </w:p>
    <w:p w14:paraId="01C77F5E" w14:textId="77777777" w:rsidR="00033C1A" w:rsidRDefault="00033C1A" w:rsidP="00033C1A">
      <w:pPr>
        <w:pStyle w:val="ListParagraph"/>
        <w:ind w:left="1080"/>
        <w:rPr>
          <w:ins w:id="2376" w:author="Zhao, Chengming" w:date="2020-05-08T11:01:00Z"/>
        </w:rPr>
      </w:pPr>
      <w:proofErr w:type="spellStart"/>
      <w:ins w:id="2377" w:author="Zhao, Chengming" w:date="2020-05-08T11:01:00Z">
        <w:r w:rsidRPr="00862FC4">
          <w:rPr>
            <w:b/>
            <w:bCs/>
          </w:rPr>
          <w:t>efishell_entry</w:t>
        </w:r>
        <w:proofErr w:type="spellEnd"/>
        <w:r>
          <w:t xml:space="preserve"> – specifies the </w:t>
        </w:r>
        <w:r w:rsidRPr="00862FC4">
          <w:t xml:space="preserve">path to “Launch EFI Shell” option on Menu UI. </w:t>
        </w:r>
        <w:r>
          <w:t>The path varies on different platform.</w:t>
        </w:r>
      </w:ins>
    </w:p>
    <w:p w14:paraId="5D6DF670" w14:textId="77777777" w:rsidR="00033C1A" w:rsidRDefault="00033C1A" w:rsidP="00033C1A">
      <w:pPr>
        <w:pStyle w:val="ListParagraph"/>
        <w:ind w:left="1080"/>
        <w:rPr>
          <w:ins w:id="2378" w:author="Zhao, Chengming" w:date="2020-05-08T11:01:00Z"/>
        </w:rPr>
      </w:pPr>
      <w:ins w:id="2379" w:author="Zhao, Chengming" w:date="2020-05-08T11:01:00Z">
        <w:r w:rsidRPr="00862FC4">
          <w:t xml:space="preserve">It is better to </w:t>
        </w:r>
        <w:proofErr w:type="spellStart"/>
        <w:r w:rsidRPr="00862FC4">
          <w:t>manualy</w:t>
        </w:r>
        <w:proofErr w:type="spellEnd"/>
        <w:r w:rsidRPr="00862FC4">
          <w:t xml:space="preserve"> access setup menu to confirm the path and name are correct.</w:t>
        </w:r>
      </w:ins>
    </w:p>
    <w:p w14:paraId="5E9416DB" w14:textId="77777777" w:rsidR="00033C1A" w:rsidRDefault="00033C1A" w:rsidP="00033C1A">
      <w:pPr>
        <w:pStyle w:val="ListParagraph"/>
        <w:ind w:left="1080"/>
        <w:rPr>
          <w:ins w:id="2380" w:author="Zhao, Chengming" w:date="2020-05-08T11:01:00Z"/>
        </w:rPr>
      </w:pPr>
      <w:ins w:id="2381" w:author="Zhao, Chengming" w:date="2020-05-08T11:01:00Z">
        <w:r>
          <w:rPr>
            <w:b/>
            <w:bCs/>
          </w:rPr>
          <w:t>c</w:t>
        </w:r>
        <w:r w:rsidRPr="00862FC4">
          <w:rPr>
            <w:b/>
            <w:bCs/>
          </w:rPr>
          <w:t>ontinue</w:t>
        </w:r>
        <w:r>
          <w:t xml:space="preserve"> – Specifies the option name to </w:t>
        </w:r>
        <w:proofErr w:type="spellStart"/>
        <w:r>
          <w:t>conintue</w:t>
        </w:r>
        <w:proofErr w:type="spellEnd"/>
        <w:r>
          <w:t xml:space="preserve"> the boot.</w:t>
        </w:r>
      </w:ins>
    </w:p>
    <w:p w14:paraId="723DBD2D" w14:textId="77777777" w:rsidR="00033C1A" w:rsidRPr="00862FC4" w:rsidRDefault="00033C1A" w:rsidP="00033C1A">
      <w:pPr>
        <w:pStyle w:val="ListParagraph"/>
        <w:ind w:left="1080"/>
        <w:rPr>
          <w:ins w:id="2382" w:author="Zhao, Chengming" w:date="2020-05-08T11:01:00Z"/>
        </w:rPr>
      </w:pPr>
      <w:ins w:id="2383" w:author="Zhao, Chengming" w:date="2020-05-08T11:01:00Z">
        <w:r>
          <w:rPr>
            <w:b/>
            <w:bCs/>
          </w:rPr>
          <w:t>r</w:t>
        </w:r>
        <w:r w:rsidRPr="00862FC4">
          <w:rPr>
            <w:b/>
            <w:bCs/>
          </w:rPr>
          <w:t>eset</w:t>
        </w:r>
        <w:r>
          <w:t xml:space="preserve"> – defines how to reset in BIOS Setup Menu</w:t>
        </w:r>
      </w:ins>
    </w:p>
    <w:p w14:paraId="4ECF5292" w14:textId="029F8961" w:rsidR="00F473C6" w:rsidRDefault="00F473C6" w:rsidP="00033C1A">
      <w:pPr>
        <w:rPr>
          <w:ins w:id="2384" w:author="Zhao, Chengming" w:date="2020-05-08T10:56:00Z"/>
        </w:rPr>
        <w:pPrChange w:id="2385" w:author="Zhao, Chengming" w:date="2020-05-08T11:01:00Z">
          <w:pPr>
            <w:pStyle w:val="ListParagraph"/>
            <w:ind w:left="1080"/>
          </w:pPr>
        </w:pPrChange>
      </w:pPr>
    </w:p>
    <w:p w14:paraId="3D65F5A7" w14:textId="0B8DCFFB" w:rsidR="00F473C6" w:rsidRDefault="00F473C6">
      <w:pPr>
        <w:pStyle w:val="ListParagraph"/>
        <w:ind w:left="1080"/>
        <w:rPr>
          <w:ins w:id="2386" w:author="Zhao, Chengming" w:date="2020-05-08T10:56:00Z"/>
        </w:rPr>
      </w:pPr>
    </w:p>
    <w:p w14:paraId="5A707F2A" w14:textId="28CB43D4" w:rsidR="00F473C6" w:rsidRDefault="00F473C6">
      <w:pPr>
        <w:pStyle w:val="ListParagraph"/>
        <w:ind w:left="1080"/>
        <w:rPr>
          <w:ins w:id="2387" w:author="Zhao, Chengming" w:date="2020-05-08T10:56:00Z"/>
        </w:rPr>
      </w:pPr>
    </w:p>
    <w:p w14:paraId="4B9F99E2" w14:textId="220092EC" w:rsidR="00F473C6" w:rsidRPr="00862FC4" w:rsidRDefault="00F473C6" w:rsidP="00F473C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Pr>
          <w:ins w:id="2388" w:author="Zhao, Chengming" w:date="2020-05-08T10:56:00Z"/>
          <w:rFonts w:ascii="Consolas" w:eastAsia="Times New Roman" w:hAnsi="Consolas" w:cs="Courier New"/>
          <w:color w:val="A9B7C6"/>
          <w:lang w:eastAsia="zh-CN"/>
        </w:rPr>
      </w:pPr>
      <w:ins w:id="2389" w:author="Zhao, Chengming" w:date="2020-05-08T10:56:00Z">
        <w:r w:rsidRPr="00492F40">
          <w:rPr>
            <w:rFonts w:ascii="Consolas" w:eastAsia="Times New Roman" w:hAnsi="Consolas" w:cs="Courier New"/>
            <w:color w:val="E8BF6A"/>
            <w:lang w:eastAsia="zh-CN"/>
          </w:rPr>
          <w:t>&lt;</w:t>
        </w:r>
        <w:proofErr w:type="spellStart"/>
        <w:r w:rsidRPr="00492F40">
          <w:rPr>
            <w:rFonts w:ascii="Consolas" w:eastAsia="Times New Roman" w:hAnsi="Consolas" w:cs="Courier New"/>
            <w:color w:val="E8BF6A"/>
            <w:lang w:eastAsia="zh-CN"/>
          </w:rPr>
          <w:t>bios_bootmenu</w:t>
        </w:r>
        <w:proofErr w:type="spellEnd"/>
        <w:r w:rsidRPr="00492F40">
          <w:rPr>
            <w:rFonts w:ascii="Consolas" w:eastAsia="Times New Roman" w:hAnsi="Consolas" w:cs="Courier New"/>
            <w:color w:val="E8BF6A"/>
            <w:lang w:eastAsia="zh-CN"/>
          </w:rPr>
          <w:t>&gt;</w:t>
        </w:r>
        <w:r w:rsidRPr="00492F40">
          <w:rPr>
            <w:rFonts w:ascii="Consolas" w:eastAsia="Times New Roman" w:hAnsi="Consolas" w:cs="Courier New"/>
            <w:color w:val="E8BF6A"/>
            <w:lang w:eastAsia="zh-CN"/>
          </w:rPr>
          <w:br/>
          <w:t xml:space="preserve">    &lt;driver&gt;</w:t>
        </w:r>
        <w:r w:rsidRPr="00492F40">
          <w:rPr>
            <w:rFonts w:ascii="Consolas" w:eastAsia="Times New Roman" w:hAnsi="Consolas" w:cs="Courier New"/>
            <w:color w:val="E8BF6A"/>
            <w:lang w:eastAsia="zh-CN"/>
          </w:rPr>
          <w:br/>
          <w:t xml:space="preserve">        &lt;com&gt;</w:t>
        </w:r>
        <w:r w:rsidRPr="00492F40">
          <w:rPr>
            <w:rFonts w:ascii="Consolas" w:eastAsia="Times New Roman" w:hAnsi="Consolas" w:cs="Courier New"/>
            <w:color w:val="E8BF6A"/>
            <w:lang w:eastAsia="zh-CN"/>
          </w:rPr>
          <w:br/>
          <w:t xml:space="preserve">            &lt;</w:t>
        </w:r>
        <w:proofErr w:type="spellStart"/>
        <w:r w:rsidRPr="00492F40">
          <w:rPr>
            <w:rFonts w:ascii="Consolas" w:eastAsia="Times New Roman" w:hAnsi="Consolas" w:cs="Courier New"/>
            <w:color w:val="E8BF6A"/>
            <w:lang w:eastAsia="zh-CN"/>
          </w:rPr>
          <w:t>baudrate</w:t>
        </w:r>
        <w:proofErr w:type="spellEnd"/>
        <w:r w:rsidRPr="00492F40">
          <w:rPr>
            <w:rFonts w:ascii="Consolas" w:eastAsia="Times New Roman" w:hAnsi="Consolas" w:cs="Courier New"/>
            <w:color w:val="E8BF6A"/>
            <w:lang w:eastAsia="zh-CN"/>
          </w:rPr>
          <w:t>&gt;</w:t>
        </w:r>
        <w:r w:rsidRPr="00492F40">
          <w:rPr>
            <w:rFonts w:ascii="Consolas" w:eastAsia="Times New Roman" w:hAnsi="Consolas" w:cs="Courier New"/>
            <w:color w:val="A9B7C6"/>
            <w:lang w:eastAsia="zh-CN"/>
          </w:rPr>
          <w:t>115200</w:t>
        </w:r>
        <w:r w:rsidRPr="00492F40">
          <w:rPr>
            <w:rFonts w:ascii="Consolas" w:eastAsia="Times New Roman" w:hAnsi="Consolas" w:cs="Courier New"/>
            <w:color w:val="E8BF6A"/>
            <w:lang w:eastAsia="zh-CN"/>
          </w:rPr>
          <w:t>&lt;/</w:t>
        </w:r>
        <w:proofErr w:type="spellStart"/>
        <w:r w:rsidRPr="00492F40">
          <w:rPr>
            <w:rFonts w:ascii="Consolas" w:eastAsia="Times New Roman" w:hAnsi="Consolas" w:cs="Courier New"/>
            <w:color w:val="E8BF6A"/>
            <w:lang w:eastAsia="zh-CN"/>
          </w:rPr>
          <w:t>baudrate</w:t>
        </w:r>
        <w:proofErr w:type="spellEnd"/>
        <w:r w:rsidRPr="00492F40">
          <w:rPr>
            <w:rFonts w:ascii="Consolas" w:eastAsia="Times New Roman" w:hAnsi="Consolas" w:cs="Courier New"/>
            <w:color w:val="E8BF6A"/>
            <w:lang w:eastAsia="zh-CN"/>
          </w:rPr>
          <w:t>&gt;</w:t>
        </w:r>
        <w:r w:rsidRPr="00492F40">
          <w:rPr>
            <w:rFonts w:ascii="Consolas" w:eastAsia="Times New Roman" w:hAnsi="Consolas" w:cs="Courier New"/>
            <w:color w:val="E8BF6A"/>
            <w:lang w:eastAsia="zh-CN"/>
          </w:rPr>
          <w:br/>
          <w:t xml:space="preserve">            &lt;port&gt;</w:t>
        </w:r>
        <w:r w:rsidRPr="00492F40">
          <w:rPr>
            <w:rFonts w:ascii="Consolas" w:eastAsia="Times New Roman" w:hAnsi="Consolas" w:cs="Courier New"/>
            <w:color w:val="A9B7C6"/>
            <w:lang w:eastAsia="zh-CN"/>
          </w:rPr>
          <w:t>COM100</w:t>
        </w:r>
        <w:r w:rsidRPr="00492F40">
          <w:rPr>
            <w:rFonts w:ascii="Consolas" w:eastAsia="Times New Roman" w:hAnsi="Consolas" w:cs="Courier New"/>
            <w:color w:val="E8BF6A"/>
            <w:lang w:eastAsia="zh-CN"/>
          </w:rPr>
          <w:t>&lt;/port&gt;</w:t>
        </w:r>
        <w:r w:rsidRPr="00492F40">
          <w:rPr>
            <w:rFonts w:ascii="Consolas" w:eastAsia="Times New Roman" w:hAnsi="Consolas" w:cs="Courier New"/>
            <w:color w:val="E8BF6A"/>
            <w:lang w:eastAsia="zh-CN"/>
          </w:rPr>
          <w:br/>
          <w:t xml:space="preserve">            &lt;timeout&gt;</w:t>
        </w:r>
        <w:r w:rsidRPr="00492F40">
          <w:rPr>
            <w:rFonts w:ascii="Consolas" w:eastAsia="Times New Roman" w:hAnsi="Consolas" w:cs="Courier New"/>
            <w:color w:val="A9B7C6"/>
            <w:lang w:eastAsia="zh-CN"/>
          </w:rPr>
          <w:t>5</w:t>
        </w:r>
        <w:r w:rsidRPr="00492F40">
          <w:rPr>
            <w:rFonts w:ascii="Consolas" w:eastAsia="Times New Roman" w:hAnsi="Consolas" w:cs="Courier New"/>
            <w:color w:val="E8BF6A"/>
            <w:lang w:eastAsia="zh-CN"/>
          </w:rPr>
          <w:t>&lt;/timeout&gt;</w:t>
        </w:r>
        <w:r w:rsidRPr="00492F40">
          <w:rPr>
            <w:rFonts w:ascii="Consolas" w:eastAsia="Times New Roman" w:hAnsi="Consolas" w:cs="Courier New"/>
            <w:color w:val="E8BF6A"/>
            <w:lang w:eastAsia="zh-CN"/>
          </w:rPr>
          <w:br/>
          <w:t xml:space="preserve">        &lt;/com&gt;</w:t>
        </w:r>
        <w:r w:rsidRPr="00492F40">
          <w:rPr>
            <w:rFonts w:ascii="Consolas" w:eastAsia="Times New Roman" w:hAnsi="Consolas" w:cs="Courier New"/>
            <w:color w:val="E8BF6A"/>
            <w:lang w:eastAsia="zh-CN"/>
          </w:rPr>
          <w:br/>
          <w:t xml:space="preserve">    &lt;/driver&gt;</w:t>
        </w:r>
        <w:r w:rsidRPr="00492F40">
          <w:rPr>
            <w:rFonts w:ascii="Consolas" w:eastAsia="Times New Roman" w:hAnsi="Consolas" w:cs="Courier New"/>
            <w:color w:val="E8BF6A"/>
            <w:lang w:eastAsia="zh-CN"/>
          </w:rPr>
          <w:br/>
          <w:t xml:space="preserve">    &lt;</w:t>
        </w:r>
        <w:proofErr w:type="spellStart"/>
        <w:r w:rsidRPr="00492F40">
          <w:rPr>
            <w:rFonts w:ascii="Consolas" w:eastAsia="Times New Roman" w:hAnsi="Consolas" w:cs="Courier New"/>
            <w:color w:val="E8BF6A"/>
            <w:lang w:eastAsia="zh-CN"/>
          </w:rPr>
          <w:t>efishell_entry</w:t>
        </w:r>
        <w:proofErr w:type="spellEnd"/>
        <w:r w:rsidRPr="00492F40">
          <w:rPr>
            <w:rFonts w:ascii="Consolas" w:eastAsia="Times New Roman" w:hAnsi="Consolas" w:cs="Courier New"/>
            <w:color w:val="E8BF6A"/>
            <w:lang w:eastAsia="zh-CN"/>
          </w:rPr>
          <w:t xml:space="preserve"> </w:t>
        </w:r>
        <w:proofErr w:type="spellStart"/>
        <w:r w:rsidRPr="00492F40">
          <w:rPr>
            <w:rFonts w:ascii="Consolas" w:eastAsia="Times New Roman" w:hAnsi="Consolas" w:cs="Courier New"/>
            <w:color w:val="BABABA"/>
            <w:lang w:eastAsia="zh-CN"/>
          </w:rPr>
          <w:t>select_item</w:t>
        </w:r>
        <w:proofErr w:type="spellEnd"/>
        <w:r w:rsidRPr="00492F40">
          <w:rPr>
            <w:rFonts w:ascii="Consolas" w:eastAsia="Times New Roman" w:hAnsi="Consolas" w:cs="Courier New"/>
            <w:color w:val="6A8759"/>
            <w:lang w:eastAsia="zh-CN"/>
          </w:rPr>
          <w:t>="Launch EFI Shell"</w:t>
        </w:r>
        <w:r w:rsidRPr="00492F40">
          <w:rPr>
            <w:rFonts w:ascii="Consolas" w:eastAsia="Times New Roman" w:hAnsi="Consolas" w:cs="Courier New"/>
            <w:color w:val="E8BF6A"/>
            <w:lang w:eastAsia="zh-CN"/>
          </w:rPr>
          <w:t>/&gt;</w:t>
        </w:r>
        <w:r w:rsidRPr="00492F40">
          <w:rPr>
            <w:rFonts w:ascii="Consolas" w:eastAsia="Times New Roman" w:hAnsi="Consolas" w:cs="Courier New"/>
            <w:color w:val="E8BF6A"/>
            <w:lang w:eastAsia="zh-CN"/>
          </w:rPr>
          <w:br/>
          <w:t>&lt;/</w:t>
        </w:r>
        <w:proofErr w:type="spellStart"/>
        <w:r w:rsidRPr="00492F40">
          <w:rPr>
            <w:rFonts w:ascii="Consolas" w:eastAsia="Times New Roman" w:hAnsi="Consolas" w:cs="Courier New"/>
            <w:color w:val="E8BF6A"/>
            <w:lang w:eastAsia="zh-CN"/>
          </w:rPr>
          <w:t>bios_bootmenu</w:t>
        </w:r>
        <w:proofErr w:type="spellEnd"/>
        <w:r w:rsidRPr="00492F40">
          <w:rPr>
            <w:rFonts w:ascii="Consolas" w:eastAsia="Times New Roman" w:hAnsi="Consolas" w:cs="Courier New"/>
            <w:color w:val="E8BF6A"/>
            <w:lang w:eastAsia="zh-CN"/>
          </w:rPr>
          <w:t>&gt;</w:t>
        </w:r>
      </w:ins>
    </w:p>
    <w:p w14:paraId="18F5E021" w14:textId="2BA409BD" w:rsidR="00F473C6" w:rsidRDefault="00F473C6">
      <w:pPr>
        <w:pStyle w:val="ListParagraph"/>
        <w:ind w:left="1080"/>
        <w:rPr>
          <w:ins w:id="2390" w:author="Zhao, Chengming" w:date="2020-05-08T10:56:00Z"/>
        </w:rPr>
      </w:pPr>
    </w:p>
    <w:p w14:paraId="4F165088" w14:textId="77777777" w:rsidR="00F473C6" w:rsidRPr="00492F40" w:rsidRDefault="00F473C6">
      <w:pPr>
        <w:pStyle w:val="ListParagraph"/>
        <w:ind w:left="1080"/>
        <w:rPr>
          <w:ins w:id="2391" w:author="Zhao, Chengming" w:date="2020-04-24T11:24:00Z"/>
          <w:rPrChange w:id="2392" w:author="Zhao, Chengming" w:date="2020-04-24T16:20:00Z">
            <w:rPr>
              <w:ins w:id="2393" w:author="Zhao, Chengming" w:date="2020-04-24T11:24:00Z"/>
              <w:highlight w:val="cyan"/>
            </w:rPr>
          </w:rPrChange>
        </w:rPr>
        <w:pPrChange w:id="2394" w:author="Zhao, Chengming" w:date="2020-04-24T11:24:00Z">
          <w:pPr>
            <w:pStyle w:val="ListParagraph"/>
            <w:numPr>
              <w:numId w:val="59"/>
            </w:numPr>
            <w:ind w:left="1080" w:hanging="360"/>
          </w:pPr>
        </w:pPrChange>
      </w:pPr>
    </w:p>
    <w:p w14:paraId="273462B6" w14:textId="3EE25C65" w:rsidR="00886C7A" w:rsidRPr="00492F40" w:rsidRDefault="00886C7A" w:rsidP="00886C7A">
      <w:pPr>
        <w:pStyle w:val="ListParagraph"/>
        <w:numPr>
          <w:ilvl w:val="0"/>
          <w:numId w:val="59"/>
        </w:numPr>
        <w:rPr>
          <w:ins w:id="2395" w:author="Zhao, Chengming" w:date="2020-04-24T10:41:00Z"/>
          <w:rPrChange w:id="2396" w:author="Zhao, Chengming" w:date="2020-04-24T16:20:00Z">
            <w:rPr>
              <w:ins w:id="2397" w:author="Zhao, Chengming" w:date="2020-04-24T10:41:00Z"/>
              <w:highlight w:val="cyan"/>
            </w:rPr>
          </w:rPrChange>
        </w:rPr>
      </w:pPr>
      <w:ins w:id="2398" w:author="Zhao, Chengming" w:date="2020-04-24T10:35:00Z">
        <w:r w:rsidRPr="00492F40">
          <w:rPr>
            <w:rPrChange w:id="2399" w:author="Zhao, Chengming" w:date="2020-04-24T16:20:00Z">
              <w:rPr>
                <w:highlight w:val="cyan"/>
              </w:rPr>
            </w:rPrChange>
          </w:rPr>
          <w:t>Create BI</w:t>
        </w:r>
      </w:ins>
      <w:ins w:id="2400" w:author="Zhao, Chengming" w:date="2020-04-24T10:36:00Z">
        <w:r w:rsidRPr="00492F40">
          <w:rPr>
            <w:rPrChange w:id="2401" w:author="Zhao, Chengming" w:date="2020-04-24T16:20:00Z">
              <w:rPr>
                <w:highlight w:val="cyan"/>
              </w:rPr>
            </w:rPrChange>
          </w:rPr>
          <w:t>OS Menu Provider</w:t>
        </w:r>
      </w:ins>
    </w:p>
    <w:p w14:paraId="6242A704" w14:textId="7B5EC74C" w:rsidR="00886C7A" w:rsidRPr="00492F40" w:rsidRDefault="00886C7A">
      <w:pPr>
        <w:pStyle w:val="ListParagraph"/>
        <w:numPr>
          <w:ilvl w:val="1"/>
          <w:numId w:val="59"/>
        </w:numPr>
        <w:rPr>
          <w:ins w:id="2402" w:author="Zhao, Chengming" w:date="2020-04-24T10:41:00Z"/>
          <w:rPrChange w:id="2403" w:author="Zhao, Chengming" w:date="2020-04-24T16:20:00Z">
            <w:rPr>
              <w:ins w:id="2404" w:author="Zhao, Chengming" w:date="2020-04-24T10:41:00Z"/>
              <w:highlight w:val="cyan"/>
            </w:rPr>
          </w:rPrChange>
        </w:rPr>
        <w:pPrChange w:id="2405" w:author="Zhao, Chengming" w:date="2020-04-24T10:41:00Z">
          <w:pPr>
            <w:pStyle w:val="ListParagraph"/>
            <w:ind w:left="1080"/>
          </w:pPr>
        </w:pPrChange>
      </w:pPr>
      <w:ins w:id="2406" w:author="Zhao, Chengming" w:date="2020-04-24T10:41:00Z">
        <w:r w:rsidRPr="00492F40">
          <w:rPr>
            <w:rPrChange w:id="2407" w:author="Zhao, Chengming" w:date="2020-04-24T16:20:00Z">
              <w:rPr>
                <w:highlight w:val="cyan"/>
              </w:rPr>
            </w:rPrChange>
          </w:rPr>
          <w:t xml:space="preserve">Bios </w:t>
        </w:r>
        <w:proofErr w:type="spellStart"/>
        <w:r w:rsidRPr="00492F40">
          <w:rPr>
            <w:rPrChange w:id="2408" w:author="Zhao, Chengming" w:date="2020-04-24T16:20:00Z">
              <w:rPr>
                <w:highlight w:val="cyan"/>
              </w:rPr>
            </w:rPrChange>
          </w:rPr>
          <w:t>SetupMenu</w:t>
        </w:r>
        <w:proofErr w:type="spellEnd"/>
        <w:r w:rsidRPr="00492F40">
          <w:rPr>
            <w:rPrChange w:id="2409" w:author="Zhao, Chengming" w:date="2020-04-24T16:20:00Z">
              <w:rPr>
                <w:highlight w:val="cyan"/>
              </w:rPr>
            </w:rPrChange>
          </w:rPr>
          <w:t>:</w:t>
        </w:r>
      </w:ins>
    </w:p>
    <w:p w14:paraId="7B16F482" w14:textId="77777777" w:rsidR="00886C7A" w:rsidRPr="00492F40" w:rsidRDefault="00886C7A">
      <w:pPr>
        <w:pStyle w:val="ListParagraph"/>
        <w:ind w:left="1080"/>
        <w:rPr>
          <w:ins w:id="2410" w:author="Zhao, Chengming" w:date="2020-04-24T10:36:00Z"/>
          <w:rPrChange w:id="2411" w:author="Zhao, Chengming" w:date="2020-04-24T16:20:00Z">
            <w:rPr>
              <w:ins w:id="2412" w:author="Zhao, Chengming" w:date="2020-04-24T10:36:00Z"/>
              <w:highlight w:val="cyan"/>
            </w:rPr>
          </w:rPrChange>
        </w:rPr>
        <w:pPrChange w:id="2413" w:author="Zhao, Chengming" w:date="2020-04-24T10:41:00Z">
          <w:pPr>
            <w:pStyle w:val="ListParagraph"/>
            <w:numPr>
              <w:numId w:val="59"/>
            </w:numPr>
            <w:ind w:left="1080" w:hanging="360"/>
          </w:pPr>
        </w:pPrChange>
      </w:pPr>
    </w:p>
    <w:p w14:paraId="35CE9939" w14:textId="181A9CEA" w:rsidR="00866FF6" w:rsidRPr="00492F40" w:rsidRDefault="005021CB" w:rsidP="005021CB">
      <w:pPr>
        <w:pStyle w:val="ListParagraph"/>
        <w:numPr>
          <w:ilvl w:val="0"/>
          <w:numId w:val="59"/>
        </w:numPr>
        <w:rPr>
          <w:ins w:id="2414" w:author="Zhao, Chengming" w:date="2020-04-20T16:40:00Z"/>
          <w:rPrChange w:id="2415" w:author="Zhao, Chengming" w:date="2020-04-24T16:20:00Z">
            <w:rPr>
              <w:ins w:id="2416" w:author="Zhao, Chengming" w:date="2020-04-20T16:40:00Z"/>
              <w:highlight w:val="cyan"/>
            </w:rPr>
          </w:rPrChange>
        </w:rPr>
      </w:pPr>
      <w:ins w:id="2417" w:author="Zhao, Chengming" w:date="2020-04-20T16:40:00Z">
        <w:r w:rsidRPr="00492F40">
          <w:rPr>
            <w:rPrChange w:id="2418" w:author="Zhao, Chengming" w:date="2020-04-24T16:20:00Z">
              <w:rPr>
                <w:highlight w:val="cyan"/>
              </w:rPr>
            </w:rPrChange>
          </w:rPr>
          <w:t>Access B</w:t>
        </w:r>
      </w:ins>
      <w:ins w:id="2419" w:author="Zhao, Chengming" w:date="2020-04-24T16:08:00Z">
        <w:r w:rsidR="00942E11" w:rsidRPr="00492F40">
          <w:rPr>
            <w:rPrChange w:id="2420" w:author="Zhao, Chengming" w:date="2020-04-24T16:20:00Z">
              <w:rPr>
                <w:highlight w:val="cyan"/>
              </w:rPr>
            </w:rPrChange>
          </w:rPr>
          <w:t>IOS</w:t>
        </w:r>
      </w:ins>
      <w:ins w:id="2421" w:author="Zhao, Chengming" w:date="2020-04-20T16:40:00Z">
        <w:r w:rsidRPr="00492F40">
          <w:rPr>
            <w:rPrChange w:id="2422" w:author="Zhao, Chengming" w:date="2020-04-24T16:20:00Z">
              <w:rPr>
                <w:highlight w:val="cyan"/>
              </w:rPr>
            </w:rPrChange>
          </w:rPr>
          <w:t xml:space="preserve"> Menu</w:t>
        </w:r>
      </w:ins>
    </w:p>
    <w:p w14:paraId="26A81C22" w14:textId="254F6820" w:rsidR="00CF6FC0" w:rsidRPr="00492F40" w:rsidRDefault="00CF6FC0" w:rsidP="005021CB">
      <w:pPr>
        <w:pStyle w:val="ListParagraph"/>
        <w:ind w:left="1080"/>
        <w:rPr>
          <w:ins w:id="2423" w:author="Zhao, Chengming" w:date="2020-04-20T16:45:00Z"/>
          <w:rPrChange w:id="2424" w:author="Zhao, Chengming" w:date="2020-04-24T16:20:00Z">
            <w:rPr>
              <w:ins w:id="2425" w:author="Zhao, Chengming" w:date="2020-04-20T16:45:00Z"/>
              <w:highlight w:val="cyan"/>
            </w:rPr>
          </w:rPrChange>
        </w:rPr>
      </w:pPr>
      <w:ins w:id="2426" w:author="Zhao, Chengming" w:date="2020-04-20T16:45:00Z">
        <w:r w:rsidRPr="00492F40">
          <w:rPr>
            <w:rPrChange w:id="2427" w:author="Zhao, Chengming" w:date="2020-04-24T16:20:00Z">
              <w:rPr>
                <w:highlight w:val="cyan"/>
              </w:rPr>
            </w:rPrChange>
          </w:rPr>
          <w:t>To Access BIOS Menu, you need to follow below steps</w:t>
        </w:r>
      </w:ins>
    </w:p>
    <w:p w14:paraId="725A5E7A" w14:textId="1913315E" w:rsidR="00CF6FC0" w:rsidRPr="00492F40" w:rsidRDefault="00CF6FC0">
      <w:pPr>
        <w:pStyle w:val="ListParagraph"/>
        <w:numPr>
          <w:ilvl w:val="0"/>
          <w:numId w:val="60"/>
        </w:numPr>
        <w:rPr>
          <w:ins w:id="2428" w:author="Zhao, Chengming" w:date="2020-04-20T16:45:00Z"/>
          <w:rPrChange w:id="2429" w:author="Zhao, Chengming" w:date="2020-04-24T16:20:00Z">
            <w:rPr>
              <w:ins w:id="2430" w:author="Zhao, Chengming" w:date="2020-04-20T16:45:00Z"/>
              <w:highlight w:val="cyan"/>
            </w:rPr>
          </w:rPrChange>
        </w:rPr>
        <w:pPrChange w:id="2431" w:author="Zhao, Chengming" w:date="2020-04-20T16:45:00Z">
          <w:pPr>
            <w:pStyle w:val="ListParagraph"/>
            <w:ind w:left="1080"/>
          </w:pPr>
        </w:pPrChange>
      </w:pPr>
      <w:ins w:id="2432" w:author="Zhao, Chengming" w:date="2020-04-20T16:45:00Z">
        <w:r w:rsidRPr="00492F40">
          <w:rPr>
            <w:rPrChange w:id="2433" w:author="Zhao, Chengming" w:date="2020-04-24T16:20:00Z">
              <w:rPr>
                <w:highlight w:val="cyan"/>
              </w:rPr>
            </w:rPrChange>
          </w:rPr>
          <w:t>R</w:t>
        </w:r>
        <w:r w:rsidRPr="00492F40">
          <w:rPr>
            <w:lang w:eastAsia="zh-CN"/>
            <w:rPrChange w:id="2434" w:author="Zhao, Chengming" w:date="2020-04-24T16:20:00Z">
              <w:rPr>
                <w:highlight w:val="cyan"/>
                <w:lang w:eastAsia="zh-CN"/>
              </w:rPr>
            </w:rPrChange>
          </w:rPr>
          <w:t>e</w:t>
        </w:r>
        <w:r w:rsidRPr="00492F40">
          <w:rPr>
            <w:rPrChange w:id="2435" w:author="Zhao, Chengming" w:date="2020-04-24T16:20:00Z">
              <w:rPr>
                <w:highlight w:val="cyan"/>
              </w:rPr>
            </w:rPrChange>
          </w:rPr>
          <w:t>boot SUT</w:t>
        </w:r>
      </w:ins>
    </w:p>
    <w:p w14:paraId="72EB66FD" w14:textId="5EF98D21" w:rsidR="005021CB" w:rsidRPr="00492F40" w:rsidRDefault="005021CB" w:rsidP="005021CB">
      <w:pPr>
        <w:pStyle w:val="ListParagraph"/>
        <w:ind w:left="1080"/>
        <w:rPr>
          <w:ins w:id="2436" w:author="Zhao, Chengming" w:date="2020-04-20T16:41:00Z"/>
          <w:rPrChange w:id="2437" w:author="Zhao, Chengming" w:date="2020-04-24T16:20:00Z">
            <w:rPr>
              <w:ins w:id="2438" w:author="Zhao, Chengming" w:date="2020-04-20T16:41:00Z"/>
              <w:highlight w:val="cyan"/>
            </w:rPr>
          </w:rPrChange>
        </w:rPr>
      </w:pPr>
      <w:ins w:id="2439" w:author="Zhao, Chengming" w:date="2020-04-20T16:40:00Z">
        <w:r w:rsidRPr="00492F40">
          <w:rPr>
            <w:rPrChange w:id="2440" w:author="Zhao, Chengming" w:date="2020-04-24T16:20:00Z">
              <w:rPr>
                <w:highlight w:val="cyan"/>
              </w:rPr>
            </w:rPrChange>
          </w:rPr>
          <w:t>In test case</w:t>
        </w:r>
        <w:r w:rsidR="00CF6FC0" w:rsidRPr="00492F40">
          <w:rPr>
            <w:rPrChange w:id="2441" w:author="Zhao, Chengming" w:date="2020-04-24T16:20:00Z">
              <w:rPr>
                <w:highlight w:val="cyan"/>
              </w:rPr>
            </w:rPrChange>
          </w:rPr>
          <w:t xml:space="preserve">, you need to boot </w:t>
        </w:r>
        <w:proofErr w:type="spellStart"/>
        <w:r w:rsidR="00CF6FC0" w:rsidRPr="00492F40">
          <w:rPr>
            <w:rPrChange w:id="2442" w:author="Zhao, Chengming" w:date="2020-04-24T16:20:00Z">
              <w:rPr>
                <w:highlight w:val="cyan"/>
              </w:rPr>
            </w:rPrChange>
          </w:rPr>
          <w:t>sut</w:t>
        </w:r>
        <w:proofErr w:type="spellEnd"/>
        <w:r w:rsidR="00CF6FC0" w:rsidRPr="00492F40">
          <w:rPr>
            <w:rPrChange w:id="2443" w:author="Zhao, Chengming" w:date="2020-04-24T16:20:00Z">
              <w:rPr>
                <w:highlight w:val="cyan"/>
              </w:rPr>
            </w:rPrChange>
          </w:rPr>
          <w:t xml:space="preserve"> to access bios menu. DTAF provides a ser</w:t>
        </w:r>
      </w:ins>
      <w:ins w:id="2444" w:author="Zhao, Chengming" w:date="2020-04-20T16:41:00Z">
        <w:r w:rsidR="00CF6FC0" w:rsidRPr="00492F40">
          <w:rPr>
            <w:rPrChange w:id="2445" w:author="Zhao, Chengming" w:date="2020-04-24T16:20:00Z">
              <w:rPr>
                <w:highlight w:val="cyan"/>
              </w:rPr>
            </w:rPrChange>
          </w:rPr>
          <w:t>ies of APIs to boot SUT.</w:t>
        </w:r>
      </w:ins>
    </w:p>
    <w:p w14:paraId="5298E310" w14:textId="67A01647" w:rsidR="00CF6FC0" w:rsidRPr="00492F40" w:rsidRDefault="00CF6FC0" w:rsidP="005021CB">
      <w:pPr>
        <w:pStyle w:val="ListParagraph"/>
        <w:ind w:left="1080"/>
        <w:rPr>
          <w:ins w:id="2446" w:author="Zhao, Chengming" w:date="2020-04-20T16:42:00Z"/>
          <w:rPrChange w:id="2447" w:author="Zhao, Chengming" w:date="2020-04-24T16:20:00Z">
            <w:rPr>
              <w:ins w:id="2448" w:author="Zhao, Chengming" w:date="2020-04-20T16:42:00Z"/>
              <w:highlight w:val="cyan"/>
            </w:rPr>
          </w:rPrChange>
        </w:rPr>
      </w:pPr>
      <w:ins w:id="2449" w:author="Zhao, Chengming" w:date="2020-04-20T16:41:00Z">
        <w:r w:rsidRPr="00492F40">
          <w:rPr>
            <w:rPrChange w:id="2450" w:author="Zhao, Chengming" w:date="2020-04-24T16:20:00Z">
              <w:rPr>
                <w:highlight w:val="cyan"/>
              </w:rPr>
            </w:rPrChange>
          </w:rPr>
          <w:t xml:space="preserve">e.g.  </w:t>
        </w:r>
      </w:ins>
      <w:ins w:id="2451" w:author="Zhao, Chengming" w:date="2020-04-20T16:42:00Z">
        <w:r w:rsidRPr="00492F40">
          <w:rPr>
            <w:rPrChange w:id="2452" w:author="Zhao, Chengming" w:date="2020-04-24T16:20:00Z">
              <w:rPr>
                <w:highlight w:val="cyan"/>
              </w:rPr>
            </w:rPrChange>
          </w:rPr>
          <w:t xml:space="preserve">call </w:t>
        </w:r>
        <w:proofErr w:type="spellStart"/>
        <w:r w:rsidRPr="00492F40">
          <w:rPr>
            <w:rPrChange w:id="2453" w:author="Zhao, Chengming" w:date="2020-04-24T16:20:00Z">
              <w:rPr>
                <w:highlight w:val="cyan"/>
              </w:rPr>
            </w:rPrChange>
          </w:rPr>
          <w:t>power_off</w:t>
        </w:r>
        <w:proofErr w:type="spellEnd"/>
        <w:r w:rsidRPr="00492F40">
          <w:rPr>
            <w:rPrChange w:id="2454" w:author="Zhao, Chengming" w:date="2020-04-24T16:20:00Z">
              <w:rPr>
                <w:highlight w:val="cyan"/>
              </w:rPr>
            </w:rPrChange>
          </w:rPr>
          <w:t xml:space="preserve"> and </w:t>
        </w:r>
        <w:proofErr w:type="spellStart"/>
        <w:r w:rsidRPr="00492F40">
          <w:rPr>
            <w:rPrChange w:id="2455" w:author="Zhao, Chengming" w:date="2020-04-24T16:20:00Z">
              <w:rPr>
                <w:highlight w:val="cyan"/>
              </w:rPr>
            </w:rPrChange>
          </w:rPr>
          <w:t>power_on</w:t>
        </w:r>
        <w:proofErr w:type="spellEnd"/>
        <w:r w:rsidRPr="00492F40">
          <w:rPr>
            <w:rPrChange w:id="2456" w:author="Zhao, Chengming" w:date="2020-04-24T16:20:00Z">
              <w:rPr>
                <w:highlight w:val="cyan"/>
              </w:rPr>
            </w:rPrChange>
          </w:rPr>
          <w:t xml:space="preserve"> of ac power provider</w:t>
        </w:r>
      </w:ins>
    </w:p>
    <w:p w14:paraId="03839E7A" w14:textId="02B6723A" w:rsidR="00CF6FC0" w:rsidRPr="00492F40" w:rsidRDefault="00CF6FC0" w:rsidP="005021CB">
      <w:pPr>
        <w:pStyle w:val="ListParagraph"/>
        <w:ind w:left="1080"/>
        <w:rPr>
          <w:ins w:id="2457" w:author="Zhao, Chengming" w:date="2020-04-20T16:42:00Z"/>
          <w:rPrChange w:id="2458" w:author="Zhao, Chengming" w:date="2020-04-24T16:20:00Z">
            <w:rPr>
              <w:ins w:id="2459" w:author="Zhao, Chengming" w:date="2020-04-20T16:42:00Z"/>
              <w:highlight w:val="cyan"/>
            </w:rPr>
          </w:rPrChange>
        </w:rPr>
      </w:pPr>
      <w:ins w:id="2460" w:author="Zhao, Chengming" w:date="2020-04-20T16:42:00Z">
        <w:r w:rsidRPr="00492F40">
          <w:rPr>
            <w:rPrChange w:id="2461" w:author="Zhao, Chengming" w:date="2020-04-24T16:20:00Z">
              <w:rPr>
                <w:highlight w:val="cyan"/>
              </w:rPr>
            </w:rPrChange>
          </w:rPr>
          <w:t>or</w:t>
        </w:r>
        <w:r w:rsidRPr="00492F40">
          <w:rPr>
            <w:rPrChange w:id="2462" w:author="Zhao, Chengming" w:date="2020-04-24T16:20:00Z">
              <w:rPr>
                <w:highlight w:val="cyan"/>
              </w:rPr>
            </w:rPrChange>
          </w:rPr>
          <w:tab/>
          <w:t>call power off and power on of dc power provider</w:t>
        </w:r>
      </w:ins>
    </w:p>
    <w:p w14:paraId="2C48D85D" w14:textId="7D7017CD" w:rsidR="00CF6FC0" w:rsidRPr="00492F40" w:rsidRDefault="00CF6FC0" w:rsidP="005021CB">
      <w:pPr>
        <w:pStyle w:val="ListParagraph"/>
        <w:ind w:left="1080"/>
        <w:rPr>
          <w:ins w:id="2463" w:author="Zhao, Chengming" w:date="2020-04-20T16:43:00Z"/>
          <w:rPrChange w:id="2464" w:author="Zhao, Chengming" w:date="2020-04-24T16:20:00Z">
            <w:rPr>
              <w:ins w:id="2465" w:author="Zhao, Chengming" w:date="2020-04-20T16:43:00Z"/>
              <w:highlight w:val="cyan"/>
            </w:rPr>
          </w:rPrChange>
        </w:rPr>
      </w:pPr>
      <w:ins w:id="2466" w:author="Zhao, Chengming" w:date="2020-04-20T16:42:00Z">
        <w:r w:rsidRPr="00492F40">
          <w:rPr>
            <w:rPrChange w:id="2467" w:author="Zhao, Chengming" w:date="2020-04-24T16:20:00Z">
              <w:rPr>
                <w:highlight w:val="cyan"/>
              </w:rPr>
            </w:rPrChange>
          </w:rPr>
          <w:t>or</w:t>
        </w:r>
        <w:r w:rsidRPr="00492F40">
          <w:rPr>
            <w:rPrChange w:id="2468" w:author="Zhao, Chengming" w:date="2020-04-24T16:20:00Z">
              <w:rPr>
                <w:highlight w:val="cyan"/>
              </w:rPr>
            </w:rPrChange>
          </w:rPr>
          <w:tab/>
          <w:t xml:space="preserve">call reboot API of </w:t>
        </w:r>
        <w:proofErr w:type="spellStart"/>
        <w:r w:rsidRPr="00492F40">
          <w:rPr>
            <w:rPrChange w:id="2469" w:author="Zhao, Chengming" w:date="2020-04-24T16:20:00Z">
              <w:rPr>
                <w:highlight w:val="cyan"/>
              </w:rPr>
            </w:rPrChange>
          </w:rPr>
          <w:t>sut_os</w:t>
        </w:r>
      </w:ins>
      <w:proofErr w:type="spellEnd"/>
    </w:p>
    <w:p w14:paraId="504E0A88" w14:textId="1059A397" w:rsidR="00CF6FC0" w:rsidRPr="00492F40" w:rsidRDefault="00CF6FC0" w:rsidP="005021CB">
      <w:pPr>
        <w:pStyle w:val="ListParagraph"/>
        <w:ind w:left="1080"/>
        <w:rPr>
          <w:ins w:id="2470" w:author="Zhao, Chengming" w:date="2020-04-20T16:46:00Z"/>
          <w:rPrChange w:id="2471" w:author="Zhao, Chengming" w:date="2020-04-24T16:20:00Z">
            <w:rPr>
              <w:ins w:id="2472" w:author="Zhao, Chengming" w:date="2020-04-20T16:46:00Z"/>
              <w:highlight w:val="cyan"/>
            </w:rPr>
          </w:rPrChange>
        </w:rPr>
      </w:pPr>
      <w:ins w:id="2473" w:author="Zhao, Chengming" w:date="2020-04-20T16:45:00Z">
        <w:r w:rsidRPr="00492F40">
          <w:rPr>
            <w:rPrChange w:id="2474" w:author="Zhao, Chengming" w:date="2020-04-24T16:20:00Z">
              <w:rPr>
                <w:highlight w:val="cyan"/>
              </w:rPr>
            </w:rPrChange>
          </w:rPr>
          <w:t>etc.</w:t>
        </w:r>
      </w:ins>
    </w:p>
    <w:p w14:paraId="59E5936C" w14:textId="7649E740" w:rsidR="00CF6FC0" w:rsidRPr="00492F40" w:rsidRDefault="00CF6FC0" w:rsidP="00CF6FC0">
      <w:pPr>
        <w:pStyle w:val="ListParagraph"/>
        <w:numPr>
          <w:ilvl w:val="0"/>
          <w:numId w:val="60"/>
        </w:numPr>
        <w:rPr>
          <w:ins w:id="2475" w:author="Zhao, Chengming" w:date="2020-04-20T16:52:00Z"/>
          <w:rPrChange w:id="2476" w:author="Zhao, Chengming" w:date="2020-04-24T16:20:00Z">
            <w:rPr>
              <w:ins w:id="2477" w:author="Zhao, Chengming" w:date="2020-04-20T16:52:00Z"/>
              <w:highlight w:val="cyan"/>
            </w:rPr>
          </w:rPrChange>
        </w:rPr>
      </w:pPr>
      <w:ins w:id="2478" w:author="Zhao, Chengming" w:date="2020-04-20T16:46:00Z">
        <w:r w:rsidRPr="00492F40">
          <w:rPr>
            <w:rPrChange w:id="2479" w:author="Zhao, Chengming" w:date="2020-04-24T16:20:00Z">
              <w:rPr>
                <w:highlight w:val="cyan"/>
              </w:rPr>
            </w:rPrChange>
          </w:rPr>
          <w:t xml:space="preserve">Call </w:t>
        </w:r>
      </w:ins>
      <w:proofErr w:type="spellStart"/>
      <w:ins w:id="2480" w:author="Zhao, Chengming" w:date="2020-04-20T16:52:00Z">
        <w:r w:rsidRPr="00492F40">
          <w:rPr>
            <w:rPrChange w:id="2481" w:author="Zhao, Chengming" w:date="2020-04-24T16:20:00Z">
              <w:rPr>
                <w:highlight w:val="cyan"/>
              </w:rPr>
            </w:rPrChange>
          </w:rPr>
          <w:t>wait_for_entry_menu</w:t>
        </w:r>
        <w:proofErr w:type="spellEnd"/>
      </w:ins>
    </w:p>
    <w:p w14:paraId="0C39715F" w14:textId="5D9DCFDE" w:rsidR="00CF6FC0" w:rsidRPr="00492F40" w:rsidRDefault="00CF6FC0" w:rsidP="00CF6FC0">
      <w:pPr>
        <w:pStyle w:val="ListParagraph"/>
        <w:ind w:left="1440"/>
        <w:rPr>
          <w:ins w:id="2482" w:author="Zhao, Chengming" w:date="2020-04-20T16:53:00Z"/>
          <w:lang w:eastAsia="zh-CN"/>
          <w:rPrChange w:id="2483" w:author="Zhao, Chengming" w:date="2020-04-24T16:20:00Z">
            <w:rPr>
              <w:ins w:id="2484" w:author="Zhao, Chengming" w:date="2020-04-20T16:53:00Z"/>
              <w:highlight w:val="cyan"/>
              <w:lang w:eastAsia="zh-CN"/>
            </w:rPr>
          </w:rPrChange>
        </w:rPr>
      </w:pPr>
      <w:ins w:id="2485" w:author="Zhao, Chengming" w:date="2020-04-20T16:52:00Z">
        <w:r w:rsidRPr="00492F40">
          <w:rPr>
            <w:rPrChange w:id="2486" w:author="Zhao, Chengming" w:date="2020-04-24T16:20:00Z">
              <w:rPr>
                <w:highlight w:val="cyan"/>
              </w:rPr>
            </w:rPrChange>
          </w:rPr>
          <w:t>Bo</w:t>
        </w:r>
      </w:ins>
      <w:ins w:id="2487" w:author="Zhao, Chengming" w:date="2020-04-20T16:53:00Z">
        <w:r w:rsidRPr="00492F40">
          <w:rPr>
            <w:rPrChange w:id="2488" w:author="Zhao, Chengming" w:date="2020-04-24T16:20:00Z">
              <w:rPr>
                <w:highlight w:val="cyan"/>
              </w:rPr>
            </w:rPrChange>
          </w:rPr>
          <w:t xml:space="preserve">th </w:t>
        </w:r>
        <w:proofErr w:type="spellStart"/>
        <w:r w:rsidRPr="00492F40">
          <w:rPr>
            <w:rPrChange w:id="2489" w:author="Zhao, Chengming" w:date="2020-04-24T16:20:00Z">
              <w:rPr>
                <w:highlight w:val="cyan"/>
              </w:rPr>
            </w:rPrChange>
          </w:rPr>
          <w:t>BiosSetupMenu</w:t>
        </w:r>
        <w:proofErr w:type="spellEnd"/>
        <w:r w:rsidRPr="00492F40">
          <w:rPr>
            <w:rPrChange w:id="2490" w:author="Zhao, Chengming" w:date="2020-04-24T16:20:00Z">
              <w:rPr>
                <w:highlight w:val="cyan"/>
              </w:rPr>
            </w:rPrChange>
          </w:rPr>
          <w:t xml:space="preserve"> Provider and </w:t>
        </w:r>
        <w:proofErr w:type="spellStart"/>
        <w:r w:rsidRPr="00492F40">
          <w:rPr>
            <w:rPrChange w:id="2491" w:author="Zhao, Chengming" w:date="2020-04-24T16:20:00Z">
              <w:rPr>
                <w:highlight w:val="cyan"/>
              </w:rPr>
            </w:rPrChange>
          </w:rPr>
          <w:t>BiosBootmenu</w:t>
        </w:r>
        <w:proofErr w:type="spellEnd"/>
        <w:r w:rsidRPr="00492F40">
          <w:rPr>
            <w:rPrChange w:id="2492" w:author="Zhao, Chengming" w:date="2020-04-24T16:20:00Z">
              <w:rPr>
                <w:highlight w:val="cyan"/>
              </w:rPr>
            </w:rPrChange>
          </w:rPr>
          <w:t xml:space="preserve"> provider</w:t>
        </w:r>
        <w:r w:rsidR="003C560F" w:rsidRPr="00492F40">
          <w:rPr>
            <w:rPrChange w:id="2493" w:author="Zhao, Chengming" w:date="2020-04-24T16:20:00Z">
              <w:rPr>
                <w:highlight w:val="cyan"/>
              </w:rPr>
            </w:rPrChange>
          </w:rPr>
          <w:t xml:space="preserve"> </w:t>
        </w:r>
        <w:r w:rsidR="003C560F" w:rsidRPr="00492F40">
          <w:rPr>
            <w:lang w:eastAsia="zh-CN"/>
            <w:rPrChange w:id="2494" w:author="Zhao, Chengming" w:date="2020-04-24T16:20:00Z">
              <w:rPr>
                <w:highlight w:val="cyan"/>
                <w:lang w:eastAsia="zh-CN"/>
              </w:rPr>
            </w:rPrChange>
          </w:rPr>
          <w:t>implemented the API.</w:t>
        </w:r>
      </w:ins>
    </w:p>
    <w:p w14:paraId="0A3C6858" w14:textId="530EB12E" w:rsidR="003C560F" w:rsidRPr="00492F40" w:rsidRDefault="003C560F" w:rsidP="00CF6FC0">
      <w:pPr>
        <w:pStyle w:val="ListParagraph"/>
        <w:ind w:left="1440"/>
        <w:rPr>
          <w:ins w:id="2495" w:author="Zhao, Chengming" w:date="2020-04-20T16:54:00Z"/>
          <w:lang w:eastAsia="zh-CN"/>
          <w:rPrChange w:id="2496" w:author="Zhao, Chengming" w:date="2020-04-24T16:20:00Z">
            <w:rPr>
              <w:ins w:id="2497" w:author="Zhao, Chengming" w:date="2020-04-20T16:54:00Z"/>
              <w:highlight w:val="cyan"/>
              <w:lang w:eastAsia="zh-CN"/>
            </w:rPr>
          </w:rPrChange>
        </w:rPr>
      </w:pPr>
      <w:ins w:id="2498" w:author="Zhao, Chengming" w:date="2020-04-20T16:53:00Z">
        <w:r w:rsidRPr="00492F40">
          <w:rPr>
            <w:lang w:eastAsia="zh-CN"/>
            <w:rPrChange w:id="2499" w:author="Zhao, Chengming" w:date="2020-04-24T16:20:00Z">
              <w:rPr>
                <w:highlight w:val="cyan"/>
                <w:lang w:eastAsia="zh-CN"/>
              </w:rPr>
            </w:rPrChange>
          </w:rPr>
          <w:t>Once SUT is booting, call the API</w:t>
        </w:r>
      </w:ins>
      <w:ins w:id="2500" w:author="Zhao, Chengming" w:date="2020-04-20T16:54:00Z">
        <w:r w:rsidRPr="00492F40">
          <w:rPr>
            <w:lang w:eastAsia="zh-CN"/>
            <w:rPrChange w:id="2501" w:author="Zhao, Chengming" w:date="2020-04-24T16:20:00Z">
              <w:rPr>
                <w:highlight w:val="cyan"/>
                <w:lang w:eastAsia="zh-CN"/>
              </w:rPr>
            </w:rPrChange>
          </w:rPr>
          <w:t>.</w:t>
        </w:r>
      </w:ins>
    </w:p>
    <w:p w14:paraId="75B0064D" w14:textId="21E0D888" w:rsidR="003C560F" w:rsidRPr="00492F40" w:rsidRDefault="00886C7A" w:rsidP="003C560F">
      <w:pPr>
        <w:pStyle w:val="ListParagraph"/>
        <w:numPr>
          <w:ilvl w:val="0"/>
          <w:numId w:val="60"/>
        </w:numPr>
        <w:rPr>
          <w:ins w:id="2502" w:author="Zhao, Chengming" w:date="2020-04-20T16:54:00Z"/>
          <w:rPrChange w:id="2503" w:author="Zhao, Chengming" w:date="2020-04-24T16:20:00Z">
            <w:rPr>
              <w:ins w:id="2504" w:author="Zhao, Chengming" w:date="2020-04-20T16:54:00Z"/>
              <w:highlight w:val="cyan"/>
            </w:rPr>
          </w:rPrChange>
        </w:rPr>
      </w:pPr>
      <w:ins w:id="2505" w:author="Zhao, Chengming" w:date="2020-04-24T10:33:00Z">
        <w:r w:rsidRPr="00492F40">
          <w:rPr>
            <w:rPrChange w:id="2506" w:author="Zhao, Chengming" w:date="2020-04-24T16:20:00Z">
              <w:rPr>
                <w:highlight w:val="cyan"/>
              </w:rPr>
            </w:rPrChange>
          </w:rPr>
          <w:t xml:space="preserve">Call </w:t>
        </w:r>
      </w:ins>
      <w:ins w:id="2507" w:author="Zhao, Chengming" w:date="2020-04-24T10:34:00Z">
        <w:r w:rsidRPr="00492F40">
          <w:rPr>
            <w:rPrChange w:id="2508" w:author="Zhao, Chengming" w:date="2020-04-24T16:20:00Z">
              <w:rPr>
                <w:highlight w:val="cyan"/>
              </w:rPr>
            </w:rPrChange>
          </w:rPr>
          <w:t xml:space="preserve">API to </w:t>
        </w:r>
      </w:ins>
      <w:ins w:id="2509" w:author="Zhao, Chengming" w:date="2020-04-24T10:33:00Z">
        <w:r w:rsidRPr="00492F40">
          <w:rPr>
            <w:rPrChange w:id="2510" w:author="Zhao, Chengming" w:date="2020-04-24T16:20:00Z">
              <w:rPr>
                <w:highlight w:val="cyan"/>
              </w:rPr>
            </w:rPrChange>
          </w:rPr>
          <w:t>press</w:t>
        </w:r>
      </w:ins>
      <w:ins w:id="2511" w:author="Zhao, Chengming" w:date="2020-04-20T16:54:00Z">
        <w:r w:rsidR="003C560F" w:rsidRPr="00492F40">
          <w:rPr>
            <w:rPrChange w:id="2512" w:author="Zhao, Chengming" w:date="2020-04-24T16:20:00Z">
              <w:rPr>
                <w:highlight w:val="cyan"/>
              </w:rPr>
            </w:rPrChange>
          </w:rPr>
          <w:t xml:space="preserve"> F2 or F6</w:t>
        </w:r>
      </w:ins>
      <w:ins w:id="2513" w:author="Zhao, Chengming" w:date="2020-04-24T10:33:00Z">
        <w:r w:rsidRPr="00492F40">
          <w:rPr>
            <w:rPrChange w:id="2514" w:author="Zhao, Chengming" w:date="2020-04-24T16:20:00Z">
              <w:rPr>
                <w:highlight w:val="cyan"/>
              </w:rPr>
            </w:rPrChange>
          </w:rPr>
          <w:t>/F7</w:t>
        </w:r>
      </w:ins>
      <w:ins w:id="2515" w:author="Zhao, Chengming" w:date="2020-04-20T16:54:00Z">
        <w:r w:rsidR="003C560F" w:rsidRPr="00492F40">
          <w:rPr>
            <w:rPrChange w:id="2516" w:author="Zhao, Chengming" w:date="2020-04-24T16:20:00Z">
              <w:rPr>
                <w:highlight w:val="cyan"/>
              </w:rPr>
            </w:rPrChange>
          </w:rPr>
          <w:t xml:space="preserve"> once </w:t>
        </w:r>
        <w:proofErr w:type="spellStart"/>
        <w:r w:rsidR="003C560F" w:rsidRPr="00492F40">
          <w:rPr>
            <w:rPrChange w:id="2517" w:author="Zhao, Chengming" w:date="2020-04-24T16:20:00Z">
              <w:rPr>
                <w:highlight w:val="cyan"/>
              </w:rPr>
            </w:rPrChange>
          </w:rPr>
          <w:t>wait_for_entry_menu</w:t>
        </w:r>
        <w:proofErr w:type="spellEnd"/>
        <w:r w:rsidR="003C560F" w:rsidRPr="00492F40">
          <w:rPr>
            <w:rPrChange w:id="2518" w:author="Zhao, Chengming" w:date="2020-04-24T16:20:00Z">
              <w:rPr>
                <w:highlight w:val="cyan"/>
              </w:rPr>
            </w:rPrChange>
          </w:rPr>
          <w:t xml:space="preserve"> return</w:t>
        </w:r>
      </w:ins>
    </w:p>
    <w:p w14:paraId="623895DA" w14:textId="5182DAF6" w:rsidR="003C560F" w:rsidRPr="00492F40" w:rsidRDefault="003C560F" w:rsidP="003C560F">
      <w:pPr>
        <w:pStyle w:val="ListParagraph"/>
        <w:numPr>
          <w:ilvl w:val="0"/>
          <w:numId w:val="60"/>
        </w:numPr>
        <w:rPr>
          <w:ins w:id="2519" w:author="Zhao, Chengming" w:date="2020-04-20T16:55:00Z"/>
          <w:rPrChange w:id="2520" w:author="Zhao, Chengming" w:date="2020-04-24T16:20:00Z">
            <w:rPr>
              <w:ins w:id="2521" w:author="Zhao, Chengming" w:date="2020-04-20T16:55:00Z"/>
              <w:highlight w:val="cyan"/>
            </w:rPr>
          </w:rPrChange>
        </w:rPr>
      </w:pPr>
      <w:ins w:id="2522" w:author="Zhao, Chengming" w:date="2020-04-20T16:54:00Z">
        <w:r w:rsidRPr="00492F40">
          <w:rPr>
            <w:rPrChange w:id="2523" w:author="Zhao, Chengming" w:date="2020-04-24T16:20:00Z">
              <w:rPr>
                <w:highlight w:val="cyan"/>
              </w:rPr>
            </w:rPrChange>
          </w:rPr>
          <w:t xml:space="preserve">Call </w:t>
        </w:r>
        <w:proofErr w:type="spellStart"/>
        <w:r w:rsidRPr="00492F40">
          <w:rPr>
            <w:rPrChange w:id="2524" w:author="Zhao, Chengming" w:date="2020-04-24T16:20:00Z">
              <w:rPr>
                <w:highlight w:val="cyan"/>
              </w:rPr>
            </w:rPrChange>
          </w:rPr>
          <w:t>wait_for_bios_</w:t>
        </w:r>
      </w:ins>
      <w:ins w:id="2525" w:author="Zhao, Chengming" w:date="2020-04-20T16:55:00Z">
        <w:r w:rsidRPr="00492F40">
          <w:rPr>
            <w:rPrChange w:id="2526" w:author="Zhao, Chengming" w:date="2020-04-24T16:20:00Z">
              <w:rPr>
                <w:highlight w:val="cyan"/>
              </w:rPr>
            </w:rPrChange>
          </w:rPr>
          <w:t>menu</w:t>
        </w:r>
        <w:proofErr w:type="spellEnd"/>
      </w:ins>
    </w:p>
    <w:p w14:paraId="2416E756" w14:textId="4E59B0B1" w:rsidR="003C560F" w:rsidRPr="00492F40" w:rsidRDefault="003C560F" w:rsidP="003C560F">
      <w:pPr>
        <w:pStyle w:val="ListParagraph"/>
        <w:ind w:left="1440"/>
        <w:rPr>
          <w:ins w:id="2527" w:author="Zhao, Chengming" w:date="2020-04-20T16:55:00Z"/>
          <w:rPrChange w:id="2528" w:author="Zhao, Chengming" w:date="2020-04-24T16:20:00Z">
            <w:rPr>
              <w:ins w:id="2529" w:author="Zhao, Chengming" w:date="2020-04-20T16:55:00Z"/>
              <w:highlight w:val="cyan"/>
            </w:rPr>
          </w:rPrChange>
        </w:rPr>
      </w:pPr>
      <w:ins w:id="2530" w:author="Zhao, Chengming" w:date="2020-04-20T16:55:00Z">
        <w:r w:rsidRPr="00492F40">
          <w:rPr>
            <w:rPrChange w:id="2531" w:author="Zhao, Chengming" w:date="2020-04-24T16:20:00Z">
              <w:rPr>
                <w:highlight w:val="cyan"/>
              </w:rPr>
            </w:rPrChange>
          </w:rPr>
          <w:t xml:space="preserve">Once the </w:t>
        </w:r>
        <w:proofErr w:type="spellStart"/>
        <w:r w:rsidRPr="00492F40">
          <w:rPr>
            <w:rPrChange w:id="2532" w:author="Zhao, Chengming" w:date="2020-04-24T16:20:00Z">
              <w:rPr>
                <w:highlight w:val="cyan"/>
              </w:rPr>
            </w:rPrChange>
          </w:rPr>
          <w:t>api</w:t>
        </w:r>
        <w:proofErr w:type="spellEnd"/>
        <w:r w:rsidRPr="00492F40">
          <w:rPr>
            <w:rPrChange w:id="2533" w:author="Zhao, Chengming" w:date="2020-04-24T16:20:00Z">
              <w:rPr>
                <w:highlight w:val="cyan"/>
              </w:rPr>
            </w:rPrChange>
          </w:rPr>
          <w:t xml:space="preserve"> returns, you call </w:t>
        </w:r>
        <w:proofErr w:type="spellStart"/>
        <w:r w:rsidRPr="00492F40">
          <w:rPr>
            <w:rPrChange w:id="2534" w:author="Zhao, Chengming" w:date="2020-04-24T16:20:00Z">
              <w:rPr>
                <w:highlight w:val="cyan"/>
              </w:rPr>
            </w:rPrChange>
          </w:rPr>
          <w:t>call</w:t>
        </w:r>
        <w:proofErr w:type="spellEnd"/>
        <w:r w:rsidRPr="00492F40">
          <w:rPr>
            <w:rPrChange w:id="2535" w:author="Zhao, Chengming" w:date="2020-04-24T16:20:00Z">
              <w:rPr>
                <w:highlight w:val="cyan"/>
              </w:rPr>
            </w:rPrChange>
          </w:rPr>
          <w:t xml:space="preserve"> bios menu APIs to interact with UI.</w:t>
        </w:r>
      </w:ins>
    </w:p>
    <w:p w14:paraId="61DC5E0E" w14:textId="317FA48F" w:rsidR="003C560F" w:rsidRPr="00492F40" w:rsidRDefault="003C560F" w:rsidP="003C560F">
      <w:pPr>
        <w:pStyle w:val="ListParagraph"/>
        <w:numPr>
          <w:ilvl w:val="0"/>
          <w:numId w:val="59"/>
        </w:numPr>
        <w:rPr>
          <w:ins w:id="2536" w:author="Zhao, Chengming" w:date="2020-04-20T16:56:00Z"/>
          <w:rPrChange w:id="2537" w:author="Zhao, Chengming" w:date="2020-04-24T16:20:00Z">
            <w:rPr>
              <w:ins w:id="2538" w:author="Zhao, Chengming" w:date="2020-04-20T16:56:00Z"/>
              <w:highlight w:val="cyan"/>
            </w:rPr>
          </w:rPrChange>
        </w:rPr>
      </w:pPr>
      <w:ins w:id="2539" w:author="Zhao, Chengming" w:date="2020-04-20T16:55:00Z">
        <w:r w:rsidRPr="00492F40">
          <w:rPr>
            <w:rPrChange w:id="2540" w:author="Zhao, Chengming" w:date="2020-04-24T16:20:00Z">
              <w:rPr>
                <w:highlight w:val="cyan"/>
              </w:rPr>
            </w:rPrChange>
          </w:rPr>
          <w:t>Interact with BIOS UI</w:t>
        </w:r>
      </w:ins>
    </w:p>
    <w:p w14:paraId="08D8D785" w14:textId="528B064E" w:rsidR="003C560F" w:rsidRPr="00492F40" w:rsidRDefault="003C560F">
      <w:pPr>
        <w:pStyle w:val="ListParagraph"/>
        <w:numPr>
          <w:ilvl w:val="0"/>
          <w:numId w:val="61"/>
        </w:numPr>
        <w:rPr>
          <w:ins w:id="2541" w:author="Zhao, Chengming" w:date="2020-04-20T16:45:00Z"/>
          <w:rPrChange w:id="2542" w:author="Zhao, Chengming" w:date="2020-04-24T16:20:00Z">
            <w:rPr>
              <w:ins w:id="2543" w:author="Zhao, Chengming" w:date="2020-04-20T16:45:00Z"/>
              <w:highlight w:val="cyan"/>
            </w:rPr>
          </w:rPrChange>
        </w:rPr>
        <w:pPrChange w:id="2544" w:author="Zhao, Chengming" w:date="2020-04-20T16:56:00Z">
          <w:pPr>
            <w:pStyle w:val="ListParagraph"/>
            <w:ind w:left="1080"/>
          </w:pPr>
        </w:pPrChange>
      </w:pPr>
      <w:proofErr w:type="spellStart"/>
      <w:ins w:id="2545" w:author="Zhao, Chengming" w:date="2020-04-20T16:56:00Z">
        <w:r w:rsidRPr="00492F40">
          <w:rPr>
            <w:rPrChange w:id="2546" w:author="Zhao, Chengming" w:date="2020-04-24T16:20:00Z">
              <w:rPr>
                <w:highlight w:val="cyan"/>
              </w:rPr>
            </w:rPrChange>
          </w:rPr>
          <w:t>BiosSetupMenu</w:t>
        </w:r>
        <w:proofErr w:type="spellEnd"/>
        <w:r w:rsidRPr="00492F40">
          <w:rPr>
            <w:rPrChange w:id="2547" w:author="Zhao, Chengming" w:date="2020-04-24T16:20:00Z">
              <w:rPr>
                <w:highlight w:val="cyan"/>
              </w:rPr>
            </w:rPrChange>
          </w:rPr>
          <w:t xml:space="preserve"> API Usage.</w:t>
        </w:r>
      </w:ins>
    </w:p>
    <w:p w14:paraId="1B27BFE6" w14:textId="44E2E70B" w:rsidR="00CF6FC0" w:rsidRPr="00492F40" w:rsidRDefault="00492F40" w:rsidP="00942E11">
      <w:pPr>
        <w:pStyle w:val="ListParagraph"/>
        <w:ind w:left="1440"/>
        <w:rPr>
          <w:ins w:id="2548" w:author="Zhao, Chengming" w:date="2020-04-24T16:13:00Z"/>
          <w:rPrChange w:id="2549" w:author="Zhao, Chengming" w:date="2020-04-24T16:20:00Z">
            <w:rPr>
              <w:ins w:id="2550" w:author="Zhao, Chengming" w:date="2020-04-24T16:13:00Z"/>
              <w:highlight w:val="cyan"/>
            </w:rPr>
          </w:rPrChange>
        </w:rPr>
      </w:pPr>
      <w:ins w:id="2551" w:author="Zhao, Chengming" w:date="2020-04-24T16:15:00Z">
        <w:r w:rsidRPr="00492F40">
          <w:rPr>
            <w:rPrChange w:id="2552" w:author="Zhao, Chengming" w:date="2020-04-24T16:20:00Z">
              <w:rPr>
                <w:highlight w:val="cyan"/>
              </w:rPr>
            </w:rPrChange>
          </w:rPr>
          <w:t>s</w:t>
        </w:r>
      </w:ins>
      <w:ins w:id="2553" w:author="Zhao, Chengming" w:date="2020-04-24T16:12:00Z">
        <w:r w:rsidR="00942E11" w:rsidRPr="00492F40">
          <w:rPr>
            <w:rPrChange w:id="2554" w:author="Zhao, Chengming" w:date="2020-04-24T16:20:00Z">
              <w:rPr>
                <w:highlight w:val="cyan"/>
              </w:rPr>
            </w:rPrChange>
          </w:rPr>
          <w:t xml:space="preserve">elect </w:t>
        </w:r>
      </w:ins>
      <w:ins w:id="2555" w:author="Zhao, Chengming" w:date="2020-04-24T16:13:00Z">
        <w:r w:rsidR="00942E11" w:rsidRPr="00492F40">
          <w:rPr>
            <w:rPrChange w:id="2556" w:author="Zhao, Chengming" w:date="2020-04-24T16:20:00Z">
              <w:rPr>
                <w:highlight w:val="cyan"/>
              </w:rPr>
            </w:rPrChange>
          </w:rPr>
          <w:t>–</w:t>
        </w:r>
      </w:ins>
      <w:ins w:id="2557" w:author="Zhao, Chengming" w:date="2020-04-24T16:12:00Z">
        <w:r w:rsidR="00942E11" w:rsidRPr="00492F40">
          <w:rPr>
            <w:rPrChange w:id="2558" w:author="Zhao, Chengming" w:date="2020-04-24T16:20:00Z">
              <w:rPr>
                <w:highlight w:val="cyan"/>
              </w:rPr>
            </w:rPrChange>
          </w:rPr>
          <w:t xml:space="preserve"> </w:t>
        </w:r>
      </w:ins>
      <w:ins w:id="2559" w:author="Zhao, Chengming" w:date="2020-04-24T16:13:00Z">
        <w:r w:rsidR="00942E11" w:rsidRPr="00492F40">
          <w:rPr>
            <w:rPrChange w:id="2560" w:author="Zhao, Chengming" w:date="2020-04-24T16:20:00Z">
              <w:rPr>
                <w:highlight w:val="cyan"/>
              </w:rPr>
            </w:rPrChange>
          </w:rPr>
          <w:t xml:space="preserve">this </w:t>
        </w:r>
        <w:proofErr w:type="spellStart"/>
        <w:r w:rsidR="00942E11" w:rsidRPr="00492F40">
          <w:rPr>
            <w:rPrChange w:id="2561" w:author="Zhao, Chengming" w:date="2020-04-24T16:20:00Z">
              <w:rPr>
                <w:highlight w:val="cyan"/>
              </w:rPr>
            </w:rPrChange>
          </w:rPr>
          <w:t>api</w:t>
        </w:r>
        <w:proofErr w:type="spellEnd"/>
        <w:r w:rsidR="00942E11" w:rsidRPr="00492F40">
          <w:rPr>
            <w:rPrChange w:id="2562" w:author="Zhao, Chengming" w:date="2020-04-24T16:20:00Z">
              <w:rPr>
                <w:highlight w:val="cyan"/>
              </w:rPr>
            </w:rPrChange>
          </w:rPr>
          <w:t xml:space="preserve"> will move the highlight to the specified BIOS Item</w:t>
        </w:r>
      </w:ins>
    </w:p>
    <w:p w14:paraId="3215AE82" w14:textId="0A7F6BD6" w:rsidR="00942E11" w:rsidRPr="00492F40" w:rsidRDefault="00492F40" w:rsidP="00942E11">
      <w:pPr>
        <w:pStyle w:val="ListParagraph"/>
        <w:ind w:left="1440"/>
        <w:rPr>
          <w:ins w:id="2563" w:author="Zhao, Chengming" w:date="2020-04-24T16:14:00Z"/>
          <w:rPrChange w:id="2564" w:author="Zhao, Chengming" w:date="2020-04-24T16:20:00Z">
            <w:rPr>
              <w:ins w:id="2565" w:author="Zhao, Chengming" w:date="2020-04-24T16:14:00Z"/>
              <w:highlight w:val="cyan"/>
            </w:rPr>
          </w:rPrChange>
        </w:rPr>
      </w:pPr>
      <w:proofErr w:type="spellStart"/>
      <w:ins w:id="2566" w:author="Zhao, Chengming" w:date="2020-04-24T16:15:00Z">
        <w:r w:rsidRPr="00492F40">
          <w:rPr>
            <w:rPrChange w:id="2567" w:author="Zhao, Chengming" w:date="2020-04-24T16:20:00Z">
              <w:rPr>
                <w:highlight w:val="cyan"/>
              </w:rPr>
            </w:rPrChange>
          </w:rPr>
          <w:t>e</w:t>
        </w:r>
      </w:ins>
      <w:ins w:id="2568" w:author="Zhao, Chengming" w:date="2020-04-24T16:13:00Z">
        <w:r w:rsidR="00942E11" w:rsidRPr="00492F40">
          <w:rPr>
            <w:rPrChange w:id="2569" w:author="Zhao, Chengming" w:date="2020-04-24T16:20:00Z">
              <w:rPr>
                <w:highlight w:val="cyan"/>
              </w:rPr>
            </w:rPrChange>
          </w:rPr>
          <w:t>nter_selecte</w:t>
        </w:r>
      </w:ins>
      <w:ins w:id="2570" w:author="Zhao, Chengming" w:date="2020-04-24T16:14:00Z">
        <w:r w:rsidR="00942E11" w:rsidRPr="00492F40">
          <w:rPr>
            <w:rPrChange w:id="2571" w:author="Zhao, Chengming" w:date="2020-04-24T16:20:00Z">
              <w:rPr>
                <w:highlight w:val="cyan"/>
              </w:rPr>
            </w:rPrChange>
          </w:rPr>
          <w:t>d_item</w:t>
        </w:r>
        <w:proofErr w:type="spellEnd"/>
        <w:r w:rsidR="00942E11" w:rsidRPr="00492F40">
          <w:rPr>
            <w:rPrChange w:id="2572" w:author="Zhao, Chengming" w:date="2020-04-24T16:20:00Z">
              <w:rPr>
                <w:highlight w:val="cyan"/>
              </w:rPr>
            </w:rPrChange>
          </w:rPr>
          <w:t xml:space="preserve"> – this API will enter the selected BIOS Item.</w:t>
        </w:r>
      </w:ins>
    </w:p>
    <w:p w14:paraId="5ED68730" w14:textId="77679A02" w:rsidR="00492F40" w:rsidRPr="00492F40" w:rsidRDefault="00492F40" w:rsidP="00942E11">
      <w:pPr>
        <w:pStyle w:val="ListParagraph"/>
        <w:ind w:left="1440"/>
        <w:rPr>
          <w:ins w:id="2573" w:author="Zhao, Chengming" w:date="2020-04-24T16:14:00Z"/>
          <w:rPrChange w:id="2574" w:author="Zhao, Chengming" w:date="2020-04-24T16:20:00Z">
            <w:rPr>
              <w:ins w:id="2575" w:author="Zhao, Chengming" w:date="2020-04-24T16:14:00Z"/>
              <w:highlight w:val="cyan"/>
            </w:rPr>
          </w:rPrChange>
        </w:rPr>
      </w:pPr>
      <w:ins w:id="2576" w:author="Zhao, Chengming" w:date="2020-04-24T16:15:00Z">
        <w:r w:rsidRPr="00492F40">
          <w:rPr>
            <w:rPrChange w:id="2577" w:author="Zhao, Chengming" w:date="2020-04-24T16:20:00Z">
              <w:rPr>
                <w:highlight w:val="cyan"/>
              </w:rPr>
            </w:rPrChange>
          </w:rPr>
          <w:t>p</w:t>
        </w:r>
      </w:ins>
      <w:ins w:id="2578" w:author="Zhao, Chengming" w:date="2020-04-24T16:14:00Z">
        <w:r w:rsidRPr="00492F40">
          <w:rPr>
            <w:rPrChange w:id="2579" w:author="Zhao, Chengming" w:date="2020-04-24T16:20:00Z">
              <w:rPr>
                <w:highlight w:val="cyan"/>
              </w:rPr>
            </w:rPrChange>
          </w:rPr>
          <w:t>ress – send key to BIOS Menu</w:t>
        </w:r>
      </w:ins>
    </w:p>
    <w:p w14:paraId="6C0FD8F8" w14:textId="3B1D1528" w:rsidR="00492F40" w:rsidRPr="00492F40" w:rsidRDefault="00492F40" w:rsidP="00942E11">
      <w:pPr>
        <w:pStyle w:val="ListParagraph"/>
        <w:ind w:left="1440"/>
        <w:rPr>
          <w:ins w:id="2580" w:author="Zhao, Chengming" w:date="2020-04-24T16:15:00Z"/>
          <w:rPrChange w:id="2581" w:author="Zhao, Chengming" w:date="2020-04-24T16:20:00Z">
            <w:rPr>
              <w:ins w:id="2582" w:author="Zhao, Chengming" w:date="2020-04-24T16:15:00Z"/>
              <w:highlight w:val="cyan"/>
            </w:rPr>
          </w:rPrChange>
        </w:rPr>
      </w:pPr>
      <w:proofErr w:type="spellStart"/>
      <w:ins w:id="2583" w:author="Zhao, Chengming" w:date="2020-04-24T16:15:00Z">
        <w:r w:rsidRPr="00492F40">
          <w:rPr>
            <w:rPrChange w:id="2584" w:author="Zhao, Chengming" w:date="2020-04-24T16:20:00Z">
              <w:rPr>
                <w:highlight w:val="cyan"/>
              </w:rPr>
            </w:rPrChange>
          </w:rPr>
          <w:t>get_selected_item</w:t>
        </w:r>
        <w:proofErr w:type="spellEnd"/>
        <w:r w:rsidRPr="00492F40">
          <w:rPr>
            <w:rPrChange w:id="2585" w:author="Zhao, Chengming" w:date="2020-04-24T16:20:00Z">
              <w:rPr>
                <w:highlight w:val="cyan"/>
              </w:rPr>
            </w:rPrChange>
          </w:rPr>
          <w:t xml:space="preserve"> – return the option name</w:t>
        </w:r>
      </w:ins>
      <w:ins w:id="2586" w:author="Zhao, Chengming" w:date="2020-04-24T16:16:00Z">
        <w:r w:rsidRPr="00492F40">
          <w:rPr>
            <w:rPrChange w:id="2587" w:author="Zhao, Chengming" w:date="2020-04-24T16:20:00Z">
              <w:rPr>
                <w:highlight w:val="cyan"/>
              </w:rPr>
            </w:rPrChange>
          </w:rPr>
          <w:t xml:space="preserve"> and value (if any)</w:t>
        </w:r>
      </w:ins>
      <w:ins w:id="2588" w:author="Zhao, Chengming" w:date="2020-04-24T16:15:00Z">
        <w:r w:rsidRPr="00492F40">
          <w:rPr>
            <w:rPrChange w:id="2589" w:author="Zhao, Chengming" w:date="2020-04-24T16:20:00Z">
              <w:rPr>
                <w:highlight w:val="cyan"/>
              </w:rPr>
            </w:rPrChange>
          </w:rPr>
          <w:t xml:space="preserve"> of the selected BIOS item</w:t>
        </w:r>
      </w:ins>
    </w:p>
    <w:p w14:paraId="73837FD2" w14:textId="5FE07F8E" w:rsidR="00492F40" w:rsidRPr="00492F40" w:rsidRDefault="00492F40" w:rsidP="00942E11">
      <w:pPr>
        <w:pStyle w:val="ListParagraph"/>
        <w:ind w:left="1440"/>
        <w:rPr>
          <w:ins w:id="2590" w:author="Zhao, Chengming" w:date="2020-04-24T16:17:00Z"/>
          <w:rPrChange w:id="2591" w:author="Zhao, Chengming" w:date="2020-04-24T16:20:00Z">
            <w:rPr>
              <w:ins w:id="2592" w:author="Zhao, Chengming" w:date="2020-04-24T16:17:00Z"/>
              <w:highlight w:val="cyan"/>
            </w:rPr>
          </w:rPrChange>
        </w:rPr>
      </w:pPr>
      <w:proofErr w:type="spellStart"/>
      <w:ins w:id="2593" w:author="Zhao, Chengming" w:date="2020-04-24T16:16:00Z">
        <w:r w:rsidRPr="00492F40">
          <w:rPr>
            <w:rPrChange w:id="2594" w:author="Zhao, Chengming" w:date="2020-04-24T16:20:00Z">
              <w:rPr>
                <w:highlight w:val="cyan"/>
              </w:rPr>
            </w:rPrChange>
          </w:rPr>
          <w:t>input_text</w:t>
        </w:r>
        <w:proofErr w:type="spellEnd"/>
        <w:r w:rsidRPr="00492F40">
          <w:rPr>
            <w:rPrChange w:id="2595" w:author="Zhao, Chengming" w:date="2020-04-24T16:20:00Z">
              <w:rPr>
                <w:highlight w:val="cyan"/>
              </w:rPr>
            </w:rPrChange>
          </w:rPr>
          <w:t xml:space="preserve"> – input text to BIOS Menu</w:t>
        </w:r>
      </w:ins>
    </w:p>
    <w:p w14:paraId="428A4BA8" w14:textId="503F7D1E" w:rsidR="00492F40" w:rsidRPr="00492F40" w:rsidRDefault="00492F40" w:rsidP="00942E11">
      <w:pPr>
        <w:pStyle w:val="ListParagraph"/>
        <w:ind w:left="1440"/>
        <w:rPr>
          <w:ins w:id="2596" w:author="Zhao, Chengming" w:date="2020-04-24T16:17:00Z"/>
          <w:rPrChange w:id="2597" w:author="Zhao, Chengming" w:date="2020-04-24T16:20:00Z">
            <w:rPr>
              <w:ins w:id="2598" w:author="Zhao, Chengming" w:date="2020-04-24T16:17:00Z"/>
              <w:highlight w:val="cyan"/>
            </w:rPr>
          </w:rPrChange>
        </w:rPr>
      </w:pPr>
      <w:proofErr w:type="spellStart"/>
      <w:ins w:id="2599" w:author="Zhao, Chengming" w:date="2020-04-24T16:17:00Z">
        <w:r w:rsidRPr="00492F40">
          <w:rPr>
            <w:rPrChange w:id="2600" w:author="Zhao, Chengming" w:date="2020-04-24T16:20:00Z">
              <w:rPr>
                <w:highlight w:val="cyan"/>
              </w:rPr>
            </w:rPrChange>
          </w:rPr>
          <w:t>wait_for_bios_menu</w:t>
        </w:r>
        <w:proofErr w:type="spellEnd"/>
        <w:r w:rsidRPr="00492F40">
          <w:rPr>
            <w:rPrChange w:id="2601" w:author="Zhao, Chengming" w:date="2020-04-24T16:20:00Z">
              <w:rPr>
                <w:highlight w:val="cyan"/>
              </w:rPr>
            </w:rPrChange>
          </w:rPr>
          <w:t xml:space="preserve"> – only used after press F6/F7 at entry menu</w:t>
        </w:r>
      </w:ins>
    </w:p>
    <w:p w14:paraId="2EAFBC92" w14:textId="268CF321" w:rsidR="00492F40" w:rsidRPr="00492F40" w:rsidRDefault="00492F40" w:rsidP="00942E11">
      <w:pPr>
        <w:pStyle w:val="ListParagraph"/>
        <w:ind w:left="1440"/>
        <w:rPr>
          <w:ins w:id="2602" w:author="Zhao, Chengming" w:date="2020-04-24T16:18:00Z"/>
          <w:rPrChange w:id="2603" w:author="Zhao, Chengming" w:date="2020-04-24T16:20:00Z">
            <w:rPr>
              <w:ins w:id="2604" w:author="Zhao, Chengming" w:date="2020-04-24T16:18:00Z"/>
              <w:highlight w:val="cyan"/>
            </w:rPr>
          </w:rPrChange>
        </w:rPr>
      </w:pPr>
      <w:ins w:id="2605" w:author="Zhao, Chengming" w:date="2020-04-24T16:17:00Z">
        <w:r w:rsidRPr="00492F40">
          <w:rPr>
            <w:rPrChange w:id="2606" w:author="Zhao, Chengming" w:date="2020-04-24T16:20:00Z">
              <w:rPr>
                <w:highlight w:val="cyan"/>
              </w:rPr>
            </w:rPrChange>
          </w:rPr>
          <w:t xml:space="preserve">example: </w:t>
        </w:r>
      </w:ins>
      <w:ins w:id="2607" w:author="Zhao, Chengming" w:date="2020-04-24T16:18:00Z">
        <w:r w:rsidRPr="00492F40">
          <w:rPr>
            <w:rPrChange w:id="2608" w:author="Zhao, Chengming" w:date="2020-04-24T16:20:00Z">
              <w:rPr>
                <w:highlight w:val="cyan"/>
              </w:rPr>
            </w:rPrChange>
          </w:rPr>
          <w:t xml:space="preserve">Please refer to </w:t>
        </w:r>
      </w:ins>
      <w:ins w:id="2609" w:author="Zhao, Chengming" w:date="2020-04-24T16:17:00Z">
        <w:r w:rsidRPr="00492F40">
          <w:rPr>
            <w:rPrChange w:id="2610" w:author="Zhao, Chengming" w:date="2020-04-24T16:20:00Z">
              <w:rPr>
                <w:highlight w:val="cyan"/>
              </w:rPr>
            </w:rPrChange>
          </w:rPr>
          <w:t>tests/system/providers/</w:t>
        </w:r>
      </w:ins>
      <w:ins w:id="2611" w:author="Zhao, Chengming" w:date="2020-04-24T16:18:00Z">
        <w:r w:rsidRPr="00492F40">
          <w:rPr>
            <w:rPrChange w:id="2612" w:author="Zhao, Chengming" w:date="2020-04-24T16:20:00Z">
              <w:rPr>
                <w:highlight w:val="cyan"/>
              </w:rPr>
            </w:rPrChange>
          </w:rPr>
          <w:t>test_setupmenu.py for more details.</w:t>
        </w:r>
      </w:ins>
    </w:p>
    <w:p w14:paraId="0857EDBE" w14:textId="27920459" w:rsidR="00492F40" w:rsidRPr="00492F40" w:rsidRDefault="00492F40" w:rsidP="00492F40">
      <w:pPr>
        <w:pStyle w:val="ListParagraph"/>
        <w:numPr>
          <w:ilvl w:val="0"/>
          <w:numId w:val="61"/>
        </w:numPr>
        <w:rPr>
          <w:ins w:id="2613" w:author="Zhao, Chengming" w:date="2020-04-24T16:18:00Z"/>
          <w:rPrChange w:id="2614" w:author="Zhao, Chengming" w:date="2020-04-24T16:20:00Z">
            <w:rPr>
              <w:ins w:id="2615" w:author="Zhao, Chengming" w:date="2020-04-24T16:18:00Z"/>
              <w:highlight w:val="cyan"/>
            </w:rPr>
          </w:rPrChange>
        </w:rPr>
      </w:pPr>
      <w:proofErr w:type="spellStart"/>
      <w:ins w:id="2616" w:author="Zhao, Chengming" w:date="2020-04-24T16:18:00Z">
        <w:r w:rsidRPr="00492F40">
          <w:rPr>
            <w:rPrChange w:id="2617" w:author="Zhao, Chengming" w:date="2020-04-24T16:20:00Z">
              <w:rPr>
                <w:highlight w:val="cyan"/>
              </w:rPr>
            </w:rPrChange>
          </w:rPr>
          <w:t>BiosBootMenu</w:t>
        </w:r>
        <w:proofErr w:type="spellEnd"/>
        <w:r w:rsidRPr="00492F40">
          <w:rPr>
            <w:rPrChange w:id="2618" w:author="Zhao, Chengming" w:date="2020-04-24T16:20:00Z">
              <w:rPr>
                <w:highlight w:val="cyan"/>
              </w:rPr>
            </w:rPrChange>
          </w:rPr>
          <w:t xml:space="preserve"> API Usage</w:t>
        </w:r>
      </w:ins>
    </w:p>
    <w:p w14:paraId="4C7707A0" w14:textId="77777777" w:rsidR="00492F40" w:rsidRPr="00492F40" w:rsidRDefault="00492F40">
      <w:pPr>
        <w:pStyle w:val="ListParagraph"/>
        <w:ind w:left="1440"/>
        <w:rPr>
          <w:ins w:id="2619" w:author="Zhao, Chengming" w:date="2020-04-24T16:18:00Z"/>
          <w:rPrChange w:id="2620" w:author="Zhao, Chengming" w:date="2020-04-24T16:20:00Z">
            <w:rPr>
              <w:ins w:id="2621" w:author="Zhao, Chengming" w:date="2020-04-24T16:18:00Z"/>
              <w:highlight w:val="cyan"/>
            </w:rPr>
          </w:rPrChange>
        </w:rPr>
        <w:pPrChange w:id="2622" w:author="Zhao, Chengming" w:date="2020-04-24T16:18:00Z">
          <w:pPr>
            <w:pStyle w:val="ListParagraph"/>
            <w:numPr>
              <w:numId w:val="61"/>
            </w:numPr>
            <w:ind w:left="1440" w:hanging="360"/>
          </w:pPr>
        </w:pPrChange>
      </w:pPr>
      <w:ins w:id="2623" w:author="Zhao, Chengming" w:date="2020-04-24T16:18:00Z">
        <w:r w:rsidRPr="00492F40">
          <w:rPr>
            <w:rPrChange w:id="2624" w:author="Zhao, Chengming" w:date="2020-04-24T16:20:00Z">
              <w:rPr>
                <w:highlight w:val="cyan"/>
              </w:rPr>
            </w:rPrChange>
          </w:rPr>
          <w:t xml:space="preserve">select – this </w:t>
        </w:r>
        <w:proofErr w:type="spellStart"/>
        <w:r w:rsidRPr="00492F40">
          <w:rPr>
            <w:rPrChange w:id="2625" w:author="Zhao, Chengming" w:date="2020-04-24T16:20:00Z">
              <w:rPr>
                <w:highlight w:val="cyan"/>
              </w:rPr>
            </w:rPrChange>
          </w:rPr>
          <w:t>api</w:t>
        </w:r>
        <w:proofErr w:type="spellEnd"/>
        <w:r w:rsidRPr="00492F40">
          <w:rPr>
            <w:rPrChange w:id="2626" w:author="Zhao, Chengming" w:date="2020-04-24T16:20:00Z">
              <w:rPr>
                <w:highlight w:val="cyan"/>
              </w:rPr>
            </w:rPrChange>
          </w:rPr>
          <w:t xml:space="preserve"> will move the highlight to the specified BIOS Item</w:t>
        </w:r>
      </w:ins>
    </w:p>
    <w:p w14:paraId="0D6C681C" w14:textId="77777777" w:rsidR="00492F40" w:rsidRPr="00492F40" w:rsidRDefault="00492F40">
      <w:pPr>
        <w:pStyle w:val="ListParagraph"/>
        <w:ind w:left="1440"/>
        <w:rPr>
          <w:ins w:id="2627" w:author="Zhao, Chengming" w:date="2020-04-24T16:18:00Z"/>
          <w:rPrChange w:id="2628" w:author="Zhao, Chengming" w:date="2020-04-24T16:20:00Z">
            <w:rPr>
              <w:ins w:id="2629" w:author="Zhao, Chengming" w:date="2020-04-24T16:18:00Z"/>
              <w:highlight w:val="cyan"/>
            </w:rPr>
          </w:rPrChange>
        </w:rPr>
        <w:pPrChange w:id="2630" w:author="Zhao, Chengming" w:date="2020-04-24T16:18:00Z">
          <w:pPr>
            <w:pStyle w:val="ListParagraph"/>
            <w:numPr>
              <w:numId w:val="61"/>
            </w:numPr>
            <w:ind w:left="1440" w:hanging="360"/>
          </w:pPr>
        </w:pPrChange>
      </w:pPr>
      <w:proofErr w:type="spellStart"/>
      <w:ins w:id="2631" w:author="Zhao, Chengming" w:date="2020-04-24T16:18:00Z">
        <w:r w:rsidRPr="00492F40">
          <w:rPr>
            <w:rPrChange w:id="2632" w:author="Zhao, Chengming" w:date="2020-04-24T16:20:00Z">
              <w:rPr>
                <w:highlight w:val="cyan"/>
              </w:rPr>
            </w:rPrChange>
          </w:rPr>
          <w:t>enter_selected_item</w:t>
        </w:r>
        <w:proofErr w:type="spellEnd"/>
        <w:r w:rsidRPr="00492F40">
          <w:rPr>
            <w:rPrChange w:id="2633" w:author="Zhao, Chengming" w:date="2020-04-24T16:20:00Z">
              <w:rPr>
                <w:highlight w:val="cyan"/>
              </w:rPr>
            </w:rPrChange>
          </w:rPr>
          <w:t xml:space="preserve"> – this API will enter the selected BIOS Item.</w:t>
        </w:r>
      </w:ins>
    </w:p>
    <w:p w14:paraId="12E2ABA1" w14:textId="77777777" w:rsidR="00492F40" w:rsidRPr="00492F40" w:rsidRDefault="00492F40">
      <w:pPr>
        <w:pStyle w:val="ListParagraph"/>
        <w:ind w:left="1440"/>
        <w:rPr>
          <w:ins w:id="2634" w:author="Zhao, Chengming" w:date="2020-04-24T16:18:00Z"/>
          <w:rPrChange w:id="2635" w:author="Zhao, Chengming" w:date="2020-04-24T16:20:00Z">
            <w:rPr>
              <w:ins w:id="2636" w:author="Zhao, Chengming" w:date="2020-04-24T16:18:00Z"/>
              <w:highlight w:val="cyan"/>
            </w:rPr>
          </w:rPrChange>
        </w:rPr>
        <w:pPrChange w:id="2637" w:author="Zhao, Chengming" w:date="2020-04-24T16:18:00Z">
          <w:pPr>
            <w:pStyle w:val="ListParagraph"/>
            <w:numPr>
              <w:numId w:val="61"/>
            </w:numPr>
            <w:ind w:left="1440" w:hanging="360"/>
          </w:pPr>
        </w:pPrChange>
      </w:pPr>
      <w:ins w:id="2638" w:author="Zhao, Chengming" w:date="2020-04-24T16:18:00Z">
        <w:r w:rsidRPr="00492F40">
          <w:rPr>
            <w:rPrChange w:id="2639" w:author="Zhao, Chengming" w:date="2020-04-24T16:20:00Z">
              <w:rPr>
                <w:highlight w:val="cyan"/>
              </w:rPr>
            </w:rPrChange>
          </w:rPr>
          <w:t>press – send key to BIOS Menu</w:t>
        </w:r>
      </w:ins>
    </w:p>
    <w:p w14:paraId="2F6F472A" w14:textId="7807CD47" w:rsidR="00492F40" w:rsidRPr="00492F40" w:rsidRDefault="00492F40">
      <w:pPr>
        <w:pStyle w:val="ListParagraph"/>
        <w:ind w:left="1440"/>
        <w:rPr>
          <w:ins w:id="2640" w:author="Zhao, Chengming" w:date="2020-04-24T16:18:00Z"/>
          <w:rPrChange w:id="2641" w:author="Zhao, Chengming" w:date="2020-04-24T16:20:00Z">
            <w:rPr>
              <w:ins w:id="2642" w:author="Zhao, Chengming" w:date="2020-04-24T16:18:00Z"/>
              <w:highlight w:val="cyan"/>
            </w:rPr>
          </w:rPrChange>
        </w:rPr>
        <w:pPrChange w:id="2643" w:author="Zhao, Chengming" w:date="2020-04-24T16:19:00Z">
          <w:pPr>
            <w:pStyle w:val="ListParagraph"/>
            <w:numPr>
              <w:numId w:val="61"/>
            </w:numPr>
            <w:ind w:left="1440" w:hanging="360"/>
          </w:pPr>
        </w:pPrChange>
      </w:pPr>
      <w:proofErr w:type="spellStart"/>
      <w:ins w:id="2644" w:author="Zhao, Chengming" w:date="2020-04-24T16:18:00Z">
        <w:r w:rsidRPr="00492F40">
          <w:rPr>
            <w:rPrChange w:id="2645" w:author="Zhao, Chengming" w:date="2020-04-24T16:20:00Z">
              <w:rPr>
                <w:highlight w:val="cyan"/>
              </w:rPr>
            </w:rPrChange>
          </w:rPr>
          <w:t>get_selected_item</w:t>
        </w:r>
        <w:proofErr w:type="spellEnd"/>
        <w:r w:rsidRPr="00492F40">
          <w:rPr>
            <w:rPrChange w:id="2646" w:author="Zhao, Chengming" w:date="2020-04-24T16:20:00Z">
              <w:rPr>
                <w:highlight w:val="cyan"/>
              </w:rPr>
            </w:rPrChange>
          </w:rPr>
          <w:t xml:space="preserve"> – return the option name and value (if any) of the selected BIOS item</w:t>
        </w:r>
      </w:ins>
    </w:p>
    <w:p w14:paraId="5B09DA5E" w14:textId="4CA330E7" w:rsidR="00492F40" w:rsidRPr="00492F40" w:rsidRDefault="00492F40">
      <w:pPr>
        <w:pStyle w:val="ListParagraph"/>
        <w:ind w:left="1440"/>
        <w:rPr>
          <w:ins w:id="2647" w:author="Zhao, Chengming" w:date="2020-04-24T16:18:00Z"/>
          <w:rPrChange w:id="2648" w:author="Zhao, Chengming" w:date="2020-04-24T16:20:00Z">
            <w:rPr>
              <w:ins w:id="2649" w:author="Zhao, Chengming" w:date="2020-04-24T16:18:00Z"/>
              <w:highlight w:val="cyan"/>
            </w:rPr>
          </w:rPrChange>
        </w:rPr>
        <w:pPrChange w:id="2650" w:author="Zhao, Chengming" w:date="2020-04-24T16:19:00Z">
          <w:pPr>
            <w:pStyle w:val="ListParagraph"/>
            <w:numPr>
              <w:numId w:val="61"/>
            </w:numPr>
            <w:ind w:left="1440" w:hanging="360"/>
          </w:pPr>
        </w:pPrChange>
      </w:pPr>
      <w:proofErr w:type="spellStart"/>
      <w:ins w:id="2651" w:author="Zhao, Chengming" w:date="2020-04-24T16:18:00Z">
        <w:r w:rsidRPr="00492F40">
          <w:rPr>
            <w:rPrChange w:id="2652" w:author="Zhao, Chengming" w:date="2020-04-24T16:20:00Z">
              <w:rPr>
                <w:highlight w:val="cyan"/>
              </w:rPr>
            </w:rPrChange>
          </w:rPr>
          <w:t>wait_for_bios_menu</w:t>
        </w:r>
        <w:proofErr w:type="spellEnd"/>
        <w:r w:rsidRPr="00492F40">
          <w:rPr>
            <w:rPrChange w:id="2653" w:author="Zhao, Chengming" w:date="2020-04-24T16:20:00Z">
              <w:rPr>
                <w:highlight w:val="cyan"/>
              </w:rPr>
            </w:rPrChange>
          </w:rPr>
          <w:t xml:space="preserve"> – only used after press </w:t>
        </w:r>
      </w:ins>
      <w:ins w:id="2654" w:author="Zhao, Chengming" w:date="2020-04-24T16:19:00Z">
        <w:r w:rsidRPr="00492F40">
          <w:rPr>
            <w:rPrChange w:id="2655" w:author="Zhao, Chengming" w:date="2020-04-24T16:20:00Z">
              <w:rPr>
                <w:highlight w:val="cyan"/>
              </w:rPr>
            </w:rPrChange>
          </w:rPr>
          <w:t>F2</w:t>
        </w:r>
      </w:ins>
      <w:ins w:id="2656" w:author="Zhao, Chengming" w:date="2020-04-24T16:18:00Z">
        <w:r w:rsidRPr="00492F40">
          <w:rPr>
            <w:rPrChange w:id="2657" w:author="Zhao, Chengming" w:date="2020-04-24T16:20:00Z">
              <w:rPr>
                <w:highlight w:val="cyan"/>
              </w:rPr>
            </w:rPrChange>
          </w:rPr>
          <w:t xml:space="preserve"> at entry menu</w:t>
        </w:r>
      </w:ins>
    </w:p>
    <w:p w14:paraId="27BD8A79" w14:textId="77777777" w:rsidR="00492F40" w:rsidRPr="00492F40" w:rsidRDefault="00492F40">
      <w:pPr>
        <w:pStyle w:val="ListParagraph"/>
        <w:ind w:left="1440"/>
        <w:rPr>
          <w:ins w:id="2658" w:author="Zhao, Chengming" w:date="2020-04-17T10:47:00Z"/>
          <w:highlight w:val="cyan"/>
        </w:rPr>
        <w:pPrChange w:id="2659" w:author="Zhao, Chengming" w:date="2020-04-24T16:18:00Z">
          <w:pPr/>
        </w:pPrChange>
      </w:pPr>
    </w:p>
    <w:p w14:paraId="2B2BFC5D" w14:textId="77777777" w:rsidR="00866FF6" w:rsidRPr="00E57F79" w:rsidRDefault="00866FF6">
      <w:pPr>
        <w:rPr>
          <w:ins w:id="2660" w:author="Zhao, Chengming" w:date="2020-04-17T09:45:00Z"/>
          <w:highlight w:val="cyan"/>
          <w:rPrChange w:id="2661" w:author="Zhao, Chengming" w:date="2020-04-17T10:19:00Z">
            <w:rPr>
              <w:ins w:id="2662" w:author="Zhao, Chengming" w:date="2020-04-17T09:45:00Z"/>
              <w:highlight w:val="cyan"/>
            </w:rPr>
          </w:rPrChange>
        </w:rPr>
        <w:pPrChange w:id="2663" w:author="Zhao, Chengming" w:date="2020-04-17T10:19:00Z">
          <w:pPr>
            <w:pStyle w:val="Heading2"/>
          </w:pPr>
        </w:pPrChange>
      </w:pPr>
    </w:p>
    <w:p w14:paraId="25931715" w14:textId="48676056" w:rsidR="00E731AC" w:rsidRDefault="00E731AC">
      <w:pPr>
        <w:pStyle w:val="Heading2"/>
        <w:rPr>
          <w:ins w:id="2664" w:author="Onken, Brice" w:date="2019-08-15T21:06:00Z"/>
        </w:rPr>
      </w:pPr>
      <w:proofErr w:type="spellStart"/>
      <w:ins w:id="2665" w:author="Onken, Brice" w:date="2019-08-15T21:06:00Z">
        <w:r w:rsidRPr="00EB0ED1">
          <w:rPr>
            <w:highlight w:val="cyan"/>
            <w:rPrChange w:id="2666" w:author="Onken, Brice" w:date="2019-08-15T21:14:00Z">
              <w:rPr/>
            </w:rPrChange>
          </w:rPr>
          <w:t>Simics</w:t>
        </w:r>
        <w:proofErr w:type="spellEnd"/>
        <w:r w:rsidRPr="00EB0ED1">
          <w:rPr>
            <w:highlight w:val="cyan"/>
            <w:rPrChange w:id="2667" w:author="Onken, Brice" w:date="2019-08-15T21:14:00Z">
              <w:rPr/>
            </w:rPrChange>
          </w:rPr>
          <w:t xml:space="preserve"> Support</w:t>
        </w:r>
      </w:ins>
      <w:ins w:id="2668" w:author="Onken, Brice" w:date="2019-08-15T21:13:00Z">
        <w:r w:rsidR="00EB0ED1" w:rsidRPr="00EB0ED1">
          <w:rPr>
            <w:highlight w:val="cyan"/>
            <w:rPrChange w:id="2669" w:author="Onken, Brice" w:date="2019-08-15T21:14:00Z">
              <w:rPr/>
            </w:rPrChange>
          </w:rPr>
          <w:t xml:space="preserve"> - Ch</w:t>
        </w:r>
      </w:ins>
      <w:ins w:id="2670" w:author="Onken, Brice" w:date="2019-08-15T21:14:00Z">
        <w:r w:rsidR="00EB0ED1" w:rsidRPr="00EB0ED1">
          <w:rPr>
            <w:highlight w:val="cyan"/>
            <w:rPrChange w:id="2671" w:author="Onken, Brice" w:date="2019-08-15T21:14:00Z">
              <w:rPr/>
            </w:rPrChange>
          </w:rPr>
          <w:t>engming</w:t>
        </w:r>
      </w:ins>
    </w:p>
    <w:p w14:paraId="6BAA9B9C" w14:textId="162F1ECE" w:rsidR="00E731AC" w:rsidRDefault="00E731AC" w:rsidP="00E731AC">
      <w:pPr>
        <w:jc w:val="both"/>
        <w:rPr>
          <w:rFonts w:asciiTheme="minorHAnsi" w:hAnsiTheme="minorHAnsi"/>
        </w:rPr>
      </w:pPr>
      <w:proofErr w:type="spellStart"/>
      <w:ins w:id="2672" w:author="Onken, Brice" w:date="2019-08-15T21:07:00Z">
        <w:r>
          <w:rPr>
            <w:rFonts w:asciiTheme="minorHAnsi" w:hAnsiTheme="minorHAnsi"/>
          </w:rPr>
          <w:t>Simics</w:t>
        </w:r>
        <w:proofErr w:type="spellEnd"/>
        <w:r>
          <w:rPr>
            <w:rFonts w:asciiTheme="minorHAnsi" w:hAnsiTheme="minorHAnsi"/>
          </w:rPr>
          <w:t xml:space="preserve"> will also be a supported execution mode. It should run in a transparent manner wherever p</w:t>
        </w:r>
      </w:ins>
      <w:ins w:id="2673" w:author="Onken, Brice" w:date="2019-08-15T21:08:00Z">
        <w:r>
          <w:rPr>
            <w:rFonts w:asciiTheme="minorHAnsi" w:hAnsiTheme="minorHAnsi"/>
          </w:rPr>
          <w:t xml:space="preserve">ossible. Provider interfaces will also need concrete implementations supporting </w:t>
        </w:r>
        <w:proofErr w:type="spellStart"/>
        <w:r>
          <w:rPr>
            <w:rFonts w:asciiTheme="minorHAnsi" w:hAnsiTheme="minorHAnsi"/>
          </w:rPr>
          <w:t>Simics</w:t>
        </w:r>
        <w:proofErr w:type="spellEnd"/>
        <w:r>
          <w:rPr>
            <w:rFonts w:asciiTheme="minorHAnsi" w:hAnsiTheme="minorHAnsi"/>
          </w:rPr>
          <w:t>.</w:t>
        </w:r>
      </w:ins>
    </w:p>
    <w:p w14:paraId="3022F014" w14:textId="77777777" w:rsidR="00876DE6" w:rsidRPr="00A30907" w:rsidRDefault="00474B23" w:rsidP="00A30907">
      <w:pPr>
        <w:numPr>
          <w:ilvl w:val="0"/>
          <w:numId w:val="49"/>
        </w:numPr>
        <w:jc w:val="both"/>
        <w:rPr>
          <w:rFonts w:asciiTheme="minorHAnsi" w:hAnsiTheme="minorHAnsi"/>
        </w:rPr>
      </w:pPr>
      <w:commentRangeStart w:id="2674"/>
      <w:r w:rsidRPr="00A30907">
        <w:rPr>
          <w:rFonts w:asciiTheme="minorHAnsi" w:hAnsiTheme="minorHAnsi"/>
        </w:rPr>
        <w:t>Virtual SUT Service</w:t>
      </w:r>
      <w:commentRangeEnd w:id="2674"/>
      <w:r w:rsidR="00FC5CEC">
        <w:rPr>
          <w:rStyle w:val="CommentReference"/>
        </w:rPr>
        <w:commentReference w:id="2674"/>
      </w:r>
    </w:p>
    <w:p w14:paraId="2EEBF5A3" w14:textId="77777777" w:rsidR="002A7E16" w:rsidRDefault="002A7E16" w:rsidP="00A30907">
      <w:pPr>
        <w:numPr>
          <w:ilvl w:val="1"/>
          <w:numId w:val="49"/>
        </w:numPr>
        <w:jc w:val="both"/>
        <w:rPr>
          <w:rFonts w:asciiTheme="minorHAnsi" w:hAnsiTheme="minorHAnsi"/>
        </w:rPr>
      </w:pPr>
      <w:r>
        <w:rPr>
          <w:rFonts w:asciiTheme="minorHAnsi" w:hAnsiTheme="minorHAnsi"/>
        </w:rPr>
        <w:lastRenderedPageBreak/>
        <w:t>Independent Process to handle remote call from Core / Providers</w:t>
      </w:r>
    </w:p>
    <w:p w14:paraId="3C993B71" w14:textId="2D3B3745" w:rsidR="00A30907" w:rsidRDefault="00A30907" w:rsidP="00A30907">
      <w:pPr>
        <w:numPr>
          <w:ilvl w:val="1"/>
          <w:numId w:val="49"/>
        </w:numPr>
        <w:jc w:val="both"/>
        <w:rPr>
          <w:rFonts w:asciiTheme="minorHAnsi" w:hAnsiTheme="minorHAnsi"/>
        </w:rPr>
      </w:pPr>
      <w:r>
        <w:rPr>
          <w:rFonts w:asciiTheme="minorHAnsi" w:hAnsiTheme="minorHAnsi"/>
        </w:rPr>
        <w:t xml:space="preserve">Communicate with </w:t>
      </w:r>
      <w:proofErr w:type="spellStart"/>
      <w:r>
        <w:rPr>
          <w:rFonts w:asciiTheme="minorHAnsi" w:hAnsiTheme="minorHAnsi"/>
        </w:rPr>
        <w:t>Simics</w:t>
      </w:r>
      <w:proofErr w:type="spellEnd"/>
      <w:r>
        <w:rPr>
          <w:rFonts w:asciiTheme="minorHAnsi" w:hAnsiTheme="minorHAnsi"/>
        </w:rPr>
        <w:t xml:space="preserve"> Instance via telnet (</w:t>
      </w:r>
      <w:proofErr w:type="spellStart"/>
      <w:r>
        <w:rPr>
          <w:rFonts w:asciiTheme="minorHAnsi" w:hAnsiTheme="minorHAnsi"/>
        </w:rPr>
        <w:t>simics</w:t>
      </w:r>
      <w:proofErr w:type="spellEnd"/>
      <w:r>
        <w:rPr>
          <w:rFonts w:asciiTheme="minorHAnsi" w:hAnsiTheme="minorHAnsi"/>
        </w:rPr>
        <w:t xml:space="preserve"> interface)</w:t>
      </w:r>
    </w:p>
    <w:p w14:paraId="2F483A9E" w14:textId="43AE3567" w:rsidR="00A30907" w:rsidRDefault="00A30907" w:rsidP="00A30907">
      <w:pPr>
        <w:numPr>
          <w:ilvl w:val="1"/>
          <w:numId w:val="49"/>
        </w:numPr>
        <w:jc w:val="both"/>
        <w:rPr>
          <w:rFonts w:asciiTheme="minorHAnsi" w:hAnsiTheme="minorHAnsi"/>
        </w:rPr>
      </w:pPr>
      <w:r>
        <w:rPr>
          <w:rFonts w:asciiTheme="minorHAnsi" w:hAnsiTheme="minorHAnsi"/>
        </w:rPr>
        <w:t xml:space="preserve">Command execution in </w:t>
      </w:r>
      <w:proofErr w:type="spellStart"/>
      <w:r>
        <w:rPr>
          <w:rFonts w:asciiTheme="minorHAnsi" w:hAnsiTheme="minorHAnsi"/>
        </w:rPr>
        <w:t>Simics</w:t>
      </w:r>
      <w:proofErr w:type="spellEnd"/>
      <w:r>
        <w:rPr>
          <w:rFonts w:asciiTheme="minorHAnsi" w:hAnsiTheme="minorHAnsi"/>
        </w:rPr>
        <w:t xml:space="preserve"> Console</w:t>
      </w:r>
    </w:p>
    <w:p w14:paraId="0D439700" w14:textId="48EF261B" w:rsidR="00A30907" w:rsidRDefault="00A30907" w:rsidP="00A30907">
      <w:pPr>
        <w:numPr>
          <w:ilvl w:val="1"/>
          <w:numId w:val="49"/>
        </w:numPr>
        <w:jc w:val="both"/>
        <w:rPr>
          <w:rFonts w:asciiTheme="minorHAnsi" w:hAnsiTheme="minorHAnsi"/>
        </w:rPr>
      </w:pPr>
      <w:r>
        <w:rPr>
          <w:rFonts w:asciiTheme="minorHAnsi" w:hAnsiTheme="minorHAnsi"/>
        </w:rPr>
        <w:t>Reading output</w:t>
      </w:r>
    </w:p>
    <w:p w14:paraId="476104C2" w14:textId="77777777" w:rsidR="00876DE6" w:rsidRPr="00A30907" w:rsidRDefault="00474B23" w:rsidP="00A30907">
      <w:pPr>
        <w:numPr>
          <w:ilvl w:val="1"/>
          <w:numId w:val="49"/>
        </w:numPr>
        <w:jc w:val="both"/>
        <w:rPr>
          <w:rFonts w:asciiTheme="minorHAnsi" w:hAnsiTheme="minorHAnsi"/>
        </w:rPr>
      </w:pPr>
      <w:r w:rsidRPr="00A30907">
        <w:rPr>
          <w:rFonts w:asciiTheme="minorHAnsi" w:hAnsiTheme="minorHAnsi"/>
        </w:rPr>
        <w:t>Prepare environment for simulating</w:t>
      </w:r>
    </w:p>
    <w:p w14:paraId="700069FB" w14:textId="3F576E65" w:rsidR="00876DE6" w:rsidRPr="00A30907" w:rsidRDefault="0009718C" w:rsidP="00A30907">
      <w:pPr>
        <w:numPr>
          <w:ilvl w:val="1"/>
          <w:numId w:val="49"/>
        </w:numPr>
        <w:jc w:val="both"/>
        <w:rPr>
          <w:rFonts w:asciiTheme="minorHAnsi" w:hAnsiTheme="minorHAnsi"/>
        </w:rPr>
      </w:pPr>
      <w:r>
        <w:rPr>
          <w:rFonts w:asciiTheme="minorHAnsi" w:hAnsiTheme="minorHAnsi"/>
        </w:rPr>
        <w:t>U</w:t>
      </w:r>
      <w:r w:rsidR="00474B23" w:rsidRPr="00A30907">
        <w:rPr>
          <w:rFonts w:asciiTheme="minorHAnsi" w:hAnsiTheme="minorHAnsi"/>
        </w:rPr>
        <w:t>se abstract layer interface for communication</w:t>
      </w:r>
    </w:p>
    <w:p w14:paraId="5AEEA46A" w14:textId="74614AA8" w:rsidR="00876DE6" w:rsidRDefault="0009718C" w:rsidP="00A30907">
      <w:pPr>
        <w:numPr>
          <w:ilvl w:val="1"/>
          <w:numId w:val="49"/>
        </w:numPr>
        <w:jc w:val="both"/>
        <w:rPr>
          <w:rFonts w:asciiTheme="minorHAnsi" w:hAnsiTheme="minorHAnsi"/>
        </w:rPr>
      </w:pPr>
      <w:r>
        <w:rPr>
          <w:rFonts w:asciiTheme="minorHAnsi" w:hAnsiTheme="minorHAnsi"/>
        </w:rPr>
        <w:t>B</w:t>
      </w:r>
      <w:r w:rsidR="00474B23" w:rsidRPr="00A30907">
        <w:rPr>
          <w:rFonts w:asciiTheme="minorHAnsi" w:hAnsiTheme="minorHAnsi"/>
        </w:rPr>
        <w:t xml:space="preserve">asic </w:t>
      </w:r>
      <w:proofErr w:type="spellStart"/>
      <w:r w:rsidR="00474B23" w:rsidRPr="00A30907">
        <w:rPr>
          <w:rFonts w:asciiTheme="minorHAnsi" w:hAnsiTheme="minorHAnsi"/>
        </w:rPr>
        <w:t>simics</w:t>
      </w:r>
      <w:proofErr w:type="spellEnd"/>
      <w:r w:rsidR="00474B23" w:rsidRPr="00A30907">
        <w:rPr>
          <w:rFonts w:asciiTheme="minorHAnsi" w:hAnsiTheme="minorHAnsi"/>
        </w:rPr>
        <w:t xml:space="preserve"> operation</w:t>
      </w:r>
    </w:p>
    <w:p w14:paraId="53C42FBA" w14:textId="73BB5178" w:rsidR="002A7E16" w:rsidRDefault="002A7E16" w:rsidP="002A7E16">
      <w:pPr>
        <w:numPr>
          <w:ilvl w:val="0"/>
          <w:numId w:val="49"/>
        </w:numPr>
        <w:jc w:val="both"/>
        <w:rPr>
          <w:rFonts w:asciiTheme="minorHAnsi" w:hAnsiTheme="minorHAnsi"/>
        </w:rPr>
      </w:pPr>
      <w:r>
        <w:rPr>
          <w:rFonts w:asciiTheme="minorHAnsi" w:hAnsiTheme="minorHAnsi"/>
        </w:rPr>
        <w:t>Interaction</w:t>
      </w:r>
    </w:p>
    <w:p w14:paraId="31646675" w14:textId="3D4EFFE3" w:rsidR="002A7E16" w:rsidRDefault="002A7E16" w:rsidP="002A7E16">
      <w:pPr>
        <w:numPr>
          <w:ilvl w:val="1"/>
          <w:numId w:val="49"/>
        </w:numPr>
        <w:jc w:val="both"/>
        <w:rPr>
          <w:rFonts w:asciiTheme="minorHAnsi" w:hAnsiTheme="minorHAnsi"/>
        </w:rPr>
      </w:pPr>
      <w:proofErr w:type="spellStart"/>
      <w:r>
        <w:rPr>
          <w:rFonts w:asciiTheme="minorHAnsi" w:hAnsiTheme="minorHAnsi"/>
        </w:rPr>
        <w:t>Simics</w:t>
      </w:r>
      <w:proofErr w:type="spellEnd"/>
      <w:r>
        <w:rPr>
          <w:rFonts w:asciiTheme="minorHAnsi" w:hAnsiTheme="minorHAnsi"/>
        </w:rPr>
        <w:t xml:space="preserve"> APIs in Core Layers explicitly launch/shutdown </w:t>
      </w:r>
      <w:proofErr w:type="spellStart"/>
      <w:r>
        <w:rPr>
          <w:rFonts w:asciiTheme="minorHAnsi" w:hAnsiTheme="minorHAnsi"/>
        </w:rPr>
        <w:t>Simics</w:t>
      </w:r>
      <w:proofErr w:type="spellEnd"/>
      <w:r>
        <w:rPr>
          <w:rFonts w:asciiTheme="minorHAnsi" w:hAnsiTheme="minorHAnsi"/>
        </w:rPr>
        <w:t xml:space="preserve"> Instance via remote call to </w:t>
      </w:r>
      <w:proofErr w:type="spellStart"/>
      <w:r>
        <w:rPr>
          <w:rFonts w:asciiTheme="minorHAnsi" w:hAnsiTheme="minorHAnsi"/>
        </w:rPr>
        <w:t>VIrutal</w:t>
      </w:r>
      <w:proofErr w:type="spellEnd"/>
      <w:r>
        <w:rPr>
          <w:rFonts w:asciiTheme="minorHAnsi" w:hAnsiTheme="minorHAnsi"/>
        </w:rPr>
        <w:t xml:space="preserve"> SUT Service</w:t>
      </w:r>
    </w:p>
    <w:p w14:paraId="4C7EF377" w14:textId="23F53AB0" w:rsidR="002A7E16" w:rsidRDefault="002A7E16" w:rsidP="002A7E16">
      <w:pPr>
        <w:numPr>
          <w:ilvl w:val="1"/>
          <w:numId w:val="49"/>
        </w:numPr>
        <w:jc w:val="both"/>
        <w:rPr>
          <w:rFonts w:asciiTheme="minorHAnsi" w:hAnsiTheme="minorHAnsi"/>
        </w:rPr>
      </w:pPr>
      <w:r>
        <w:rPr>
          <w:rFonts w:asciiTheme="minorHAnsi" w:hAnsiTheme="minorHAnsi"/>
        </w:rPr>
        <w:t xml:space="preserve">Virtual SUT Service handles remote call to launch/shut </w:t>
      </w:r>
      <w:proofErr w:type="spellStart"/>
      <w:r>
        <w:rPr>
          <w:rFonts w:asciiTheme="minorHAnsi" w:hAnsiTheme="minorHAnsi"/>
        </w:rPr>
        <w:t>simics</w:t>
      </w:r>
      <w:proofErr w:type="spellEnd"/>
    </w:p>
    <w:p w14:paraId="1ABB7146" w14:textId="11D92484" w:rsidR="002A7E16" w:rsidRPr="00A30907" w:rsidRDefault="002A7E16" w:rsidP="002A7E16">
      <w:pPr>
        <w:numPr>
          <w:ilvl w:val="1"/>
          <w:numId w:val="49"/>
        </w:numPr>
        <w:jc w:val="both"/>
        <w:rPr>
          <w:rFonts w:asciiTheme="minorHAnsi" w:hAnsiTheme="minorHAnsi"/>
        </w:rPr>
      </w:pPr>
      <w:proofErr w:type="spellStart"/>
      <w:r>
        <w:rPr>
          <w:rFonts w:asciiTheme="minorHAnsi" w:hAnsiTheme="minorHAnsi"/>
        </w:rPr>
        <w:t>Simic</w:t>
      </w:r>
      <w:proofErr w:type="spellEnd"/>
      <w:r>
        <w:rPr>
          <w:rFonts w:asciiTheme="minorHAnsi" w:hAnsiTheme="minorHAnsi"/>
        </w:rPr>
        <w:t xml:space="preserve"> Providers to implement provider interface via command execution request to Virtual SUT Service</w:t>
      </w:r>
    </w:p>
    <w:p w14:paraId="16D9B8D6" w14:textId="77777777" w:rsidR="00B75400" w:rsidRDefault="00B75400" w:rsidP="00896A11">
      <w:pPr>
        <w:numPr>
          <w:ilvl w:val="1"/>
          <w:numId w:val="49"/>
        </w:numPr>
        <w:jc w:val="both"/>
        <w:rPr>
          <w:rFonts w:asciiTheme="minorHAnsi" w:hAnsiTheme="minorHAnsi"/>
        </w:rPr>
      </w:pPr>
    </w:p>
    <w:p w14:paraId="77F1346E" w14:textId="29E81EA2" w:rsidR="00A30907" w:rsidRPr="00A30907" w:rsidRDefault="00474B23" w:rsidP="00896A11">
      <w:pPr>
        <w:numPr>
          <w:ilvl w:val="1"/>
          <w:numId w:val="49"/>
        </w:numPr>
        <w:jc w:val="both"/>
        <w:rPr>
          <w:ins w:id="2675" w:author="Onken, Brice" w:date="2019-08-15T21:06:00Z"/>
          <w:rFonts w:asciiTheme="minorHAnsi" w:hAnsiTheme="minorHAnsi"/>
        </w:rPr>
      </w:pPr>
      <w:r w:rsidRPr="00A30907">
        <w:rPr>
          <w:rFonts w:asciiTheme="minorHAnsi" w:hAnsiTheme="minorHAnsi"/>
        </w:rPr>
        <w:t>Called by Core and Abstract Layer</w:t>
      </w:r>
      <w:r w:rsidR="00A30907" w:rsidRPr="00A30907">
        <w:rPr>
          <w:rFonts w:asciiTheme="minorHAnsi" w:hAnsiTheme="minorHAnsi"/>
          <w:noProof/>
          <w:lang w:eastAsia="zh-CN"/>
        </w:rPr>
        <w:drawing>
          <wp:inline distT="0" distB="0" distL="0" distR="0" wp14:anchorId="5E423F9D" wp14:editId="2E8F6212">
            <wp:extent cx="4797226" cy="4629334"/>
            <wp:effectExtent l="0" t="0" r="381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8"/>
                    <a:stretch>
                      <a:fillRect/>
                    </a:stretch>
                  </pic:blipFill>
                  <pic:spPr>
                    <a:xfrm>
                      <a:off x="0" y="0"/>
                      <a:ext cx="4797226" cy="4629334"/>
                    </a:xfrm>
                    <a:prstGeom prst="rect">
                      <a:avLst/>
                    </a:prstGeom>
                  </pic:spPr>
                </pic:pic>
              </a:graphicData>
            </a:graphic>
          </wp:inline>
        </w:drawing>
      </w:r>
    </w:p>
    <w:p w14:paraId="25846979" w14:textId="57F9C55B" w:rsidR="00296E72" w:rsidRPr="00296E72" w:rsidRDefault="002A7E16" w:rsidP="006A27CD">
      <w:pPr>
        <w:ind w:left="0"/>
      </w:pPr>
      <w:r>
        <w:object w:dxaOrig="16786" w:dyaOrig="7261" w14:anchorId="0D3DD5DD">
          <v:shape id="_x0000_i1033" type="#_x0000_t75" style="width:525.75pt;height:227.25pt" o:ole="">
            <v:imagedata r:id="rId59" o:title=""/>
          </v:shape>
          <o:OLEObject Type="Embed" ProgID="Visio.Drawing.15" ShapeID="_x0000_i1033" DrawAspect="Content" ObjectID="_1650440837" r:id="rId60"/>
        </w:object>
      </w:r>
    </w:p>
    <w:p w14:paraId="32E422E2" w14:textId="77777777" w:rsidR="009261A7" w:rsidRPr="002C21FC" w:rsidRDefault="00D61A97" w:rsidP="009D1954">
      <w:pPr>
        <w:pStyle w:val="Heading1"/>
      </w:pPr>
      <w:bookmarkStart w:id="2676" w:name="_Toc5105195"/>
      <w:bookmarkStart w:id="2677" w:name="_Toc5105450"/>
      <w:bookmarkStart w:id="2678" w:name="_Toc5105604"/>
      <w:bookmarkStart w:id="2679" w:name="_Toc5105196"/>
      <w:bookmarkStart w:id="2680" w:name="_Toc5105451"/>
      <w:bookmarkStart w:id="2681" w:name="_Toc5105605"/>
      <w:bookmarkStart w:id="2682" w:name="_Toc5105197"/>
      <w:bookmarkStart w:id="2683" w:name="_Toc5105452"/>
      <w:bookmarkStart w:id="2684" w:name="_Toc5105606"/>
      <w:bookmarkStart w:id="2685" w:name="_Toc16518045"/>
      <w:bookmarkEnd w:id="2676"/>
      <w:bookmarkEnd w:id="2677"/>
      <w:bookmarkEnd w:id="2678"/>
      <w:bookmarkEnd w:id="2679"/>
      <w:bookmarkEnd w:id="2680"/>
      <w:bookmarkEnd w:id="2681"/>
      <w:bookmarkEnd w:id="2682"/>
      <w:bookmarkEnd w:id="2683"/>
      <w:bookmarkEnd w:id="2684"/>
      <w:r>
        <w:lastRenderedPageBreak/>
        <w:t>Test Automation Framework Integration</w:t>
      </w:r>
      <w:bookmarkEnd w:id="2685"/>
    </w:p>
    <w:p w14:paraId="751B1562" w14:textId="77777777" w:rsidR="009261A7" w:rsidRDefault="009261A7">
      <w:pPr>
        <w:pStyle w:val="Heading2"/>
      </w:pPr>
      <w:bookmarkStart w:id="2686" w:name="_Toc16518046"/>
      <w:r>
        <w:t>Overview</w:t>
      </w:r>
      <w:bookmarkEnd w:id="2686"/>
    </w:p>
    <w:p w14:paraId="2CCA9712" w14:textId="318F2793" w:rsidR="00A35FEB" w:rsidRPr="00CE25D9" w:rsidRDefault="00AF34F6" w:rsidP="008823F1">
      <w:pPr>
        <w:jc w:val="both"/>
        <w:rPr>
          <w:rFonts w:asciiTheme="minorHAnsi" w:hAnsiTheme="minorHAnsi"/>
        </w:rPr>
      </w:pPr>
      <w:r>
        <w:rPr>
          <w:rFonts w:asciiTheme="minorHAnsi" w:hAnsiTheme="minorHAnsi"/>
        </w:rPr>
        <w:t>Our test architecture fully decouples the automated tests and test framework. These automated tests can be run with a single command line and used to achieve standalone regression by calling these commands in a sequence (batch file or shell script). Moreover</w:t>
      </w:r>
      <w:r w:rsidR="0023574C">
        <w:rPr>
          <w:rFonts w:asciiTheme="minorHAnsi" w:hAnsiTheme="minorHAnsi"/>
        </w:rPr>
        <w:t>,</w:t>
      </w:r>
      <w:r>
        <w:rPr>
          <w:rFonts w:asciiTheme="minorHAnsi" w:hAnsiTheme="minorHAnsi"/>
        </w:rPr>
        <w:t xml:space="preserve"> to enable lab wide automation and also triggering the automation across all the regression machines and deployment of latest BKCs, help of test automation framework is needed. </w:t>
      </w:r>
      <w:r w:rsidR="00367B54">
        <w:rPr>
          <w:rFonts w:asciiTheme="minorHAnsi" w:hAnsiTheme="minorHAnsi"/>
        </w:rPr>
        <w:t>Multiple</w:t>
      </w:r>
      <w:r>
        <w:rPr>
          <w:rFonts w:asciiTheme="minorHAnsi" w:hAnsiTheme="minorHAnsi"/>
        </w:rPr>
        <w:t xml:space="preserve"> test frameworks are available</w:t>
      </w:r>
      <w:r w:rsidR="006B22D7">
        <w:rPr>
          <w:rFonts w:asciiTheme="minorHAnsi" w:hAnsiTheme="minorHAnsi"/>
        </w:rPr>
        <w:t xml:space="preserve">, </w:t>
      </w:r>
      <w:r w:rsidR="00367B54">
        <w:rPr>
          <w:rFonts w:asciiTheme="minorHAnsi" w:hAnsiTheme="minorHAnsi"/>
        </w:rPr>
        <w:t>such as</w:t>
      </w:r>
      <w:r w:rsidR="006B22D7">
        <w:rPr>
          <w:rFonts w:asciiTheme="minorHAnsi" w:hAnsiTheme="minorHAnsi"/>
        </w:rPr>
        <w:t xml:space="preserve"> Je</w:t>
      </w:r>
      <w:r>
        <w:rPr>
          <w:rFonts w:asciiTheme="minorHAnsi" w:hAnsiTheme="minorHAnsi"/>
        </w:rPr>
        <w:t xml:space="preserve">nkins or TeamCity. Each of these automation frameworks work on the basic philosophy of enabling </w:t>
      </w:r>
      <w:r w:rsidR="005C07FE">
        <w:rPr>
          <w:rFonts w:asciiTheme="minorHAnsi" w:hAnsiTheme="minorHAnsi"/>
        </w:rPr>
        <w:t xml:space="preserve">a </w:t>
      </w:r>
      <w:r>
        <w:rPr>
          <w:rFonts w:asciiTheme="minorHAnsi" w:hAnsiTheme="minorHAnsi"/>
        </w:rPr>
        <w:t>continuous integration environment and at scale automation across pool</w:t>
      </w:r>
      <w:r w:rsidR="00F66B6E">
        <w:rPr>
          <w:rFonts w:asciiTheme="minorHAnsi" w:hAnsiTheme="minorHAnsi"/>
        </w:rPr>
        <w:t>s</w:t>
      </w:r>
      <w:r>
        <w:rPr>
          <w:rFonts w:asciiTheme="minorHAnsi" w:hAnsiTheme="minorHAnsi"/>
        </w:rPr>
        <w:t xml:space="preserve"> of systems that can be triggered using multiple qualifiers (time based, day based, release based, code check-in based, release build available in a cloud server, and many more).</w:t>
      </w:r>
    </w:p>
    <w:p w14:paraId="731246A2" w14:textId="77777777" w:rsidR="009261A7" w:rsidRDefault="004D7D49">
      <w:pPr>
        <w:pStyle w:val="Heading2"/>
      </w:pPr>
      <w:bookmarkStart w:id="2687" w:name="_Toc16518047"/>
      <w:r>
        <w:t>Test a</w:t>
      </w:r>
      <w:r w:rsidR="00256E78">
        <w:t>utomation framework</w:t>
      </w:r>
      <w:bookmarkEnd w:id="2687"/>
    </w:p>
    <w:p w14:paraId="66D4B045" w14:textId="3812C3CE" w:rsidR="00854E87" w:rsidRDefault="00767766" w:rsidP="00854E87">
      <w:pPr>
        <w:ind w:right="4752"/>
        <w:jc w:val="both"/>
        <w:rPr>
          <w:rFonts w:asciiTheme="minorHAnsi" w:hAnsiTheme="minorHAnsi"/>
        </w:rPr>
      </w:pPr>
      <w:r>
        <w:rPr>
          <w:rFonts w:asciiTheme="minorHAnsi" w:hAnsiTheme="minorHAnsi"/>
        </w:rPr>
        <w:t>Typical automation framework</w:t>
      </w:r>
      <w:r w:rsidR="00FE0157">
        <w:rPr>
          <w:rFonts w:asciiTheme="minorHAnsi" w:hAnsiTheme="minorHAnsi"/>
        </w:rPr>
        <w:t>s</w:t>
      </w:r>
      <w:r>
        <w:rPr>
          <w:rFonts w:asciiTheme="minorHAnsi" w:hAnsiTheme="minorHAnsi"/>
        </w:rPr>
        <w:t xml:space="preserve"> provide support for:</w:t>
      </w:r>
    </w:p>
    <w:p w14:paraId="566719AA" w14:textId="430BCFCA" w:rsidR="00854E87" w:rsidRPr="00BC6D1C" w:rsidRDefault="00854E87" w:rsidP="00BC6D1C">
      <w:pPr>
        <w:pStyle w:val="ListParagraph"/>
        <w:numPr>
          <w:ilvl w:val="0"/>
          <w:numId w:val="40"/>
        </w:numPr>
        <w:tabs>
          <w:tab w:val="left" w:pos="630"/>
        </w:tabs>
        <w:ind w:left="1170" w:right="-18"/>
        <w:jc w:val="both"/>
        <w:rPr>
          <w:rFonts w:asciiTheme="minorHAnsi" w:hAnsiTheme="minorHAnsi"/>
        </w:rPr>
      </w:pPr>
      <w:r w:rsidRPr="00BC6D1C">
        <w:rPr>
          <w:rFonts w:asciiTheme="minorHAnsi" w:hAnsiTheme="minorHAnsi"/>
        </w:rPr>
        <w:t>Creating test plans</w:t>
      </w:r>
    </w:p>
    <w:p w14:paraId="39F63324" w14:textId="4C5063A7" w:rsidR="00854E87" w:rsidRPr="00BC6D1C" w:rsidRDefault="00854E87" w:rsidP="00BC6D1C">
      <w:pPr>
        <w:pStyle w:val="ListParagraph"/>
        <w:numPr>
          <w:ilvl w:val="1"/>
          <w:numId w:val="40"/>
        </w:numPr>
        <w:tabs>
          <w:tab w:val="left" w:pos="630"/>
        </w:tabs>
        <w:ind w:left="1170" w:right="-18"/>
        <w:jc w:val="both"/>
        <w:rPr>
          <w:rFonts w:asciiTheme="minorHAnsi" w:hAnsiTheme="minorHAnsi"/>
        </w:rPr>
      </w:pPr>
      <w:r w:rsidRPr="00BC6D1C">
        <w:rPr>
          <w:rFonts w:asciiTheme="minorHAnsi" w:hAnsiTheme="minorHAnsi"/>
        </w:rPr>
        <w:t>Enables different test plans created for specific purposes (Basic Acceptance Tests, Nightly, Weekly, etc.)</w:t>
      </w:r>
    </w:p>
    <w:p w14:paraId="7777B635" w14:textId="06DE819D" w:rsidR="00854E87" w:rsidRPr="00BC6D1C" w:rsidRDefault="00854E87" w:rsidP="00BC6D1C">
      <w:pPr>
        <w:pStyle w:val="ListParagraph"/>
        <w:numPr>
          <w:ilvl w:val="0"/>
          <w:numId w:val="40"/>
        </w:numPr>
        <w:tabs>
          <w:tab w:val="left" w:pos="630"/>
        </w:tabs>
        <w:ind w:left="1170" w:right="-18"/>
        <w:jc w:val="both"/>
        <w:rPr>
          <w:rFonts w:asciiTheme="minorHAnsi" w:hAnsiTheme="minorHAnsi"/>
        </w:rPr>
      </w:pPr>
      <w:r w:rsidRPr="00BC6D1C">
        <w:rPr>
          <w:rFonts w:asciiTheme="minorHAnsi" w:hAnsiTheme="minorHAnsi"/>
        </w:rPr>
        <w:t>Setting up automatic triggers</w:t>
      </w:r>
    </w:p>
    <w:p w14:paraId="4ABBCACF" w14:textId="77777777" w:rsidR="00854E87" w:rsidRDefault="00854E87" w:rsidP="00BC6D1C">
      <w:pPr>
        <w:pStyle w:val="ListParagraph"/>
        <w:numPr>
          <w:ilvl w:val="1"/>
          <w:numId w:val="40"/>
        </w:numPr>
        <w:tabs>
          <w:tab w:val="left" w:pos="630"/>
        </w:tabs>
        <w:ind w:left="1170" w:right="-18"/>
        <w:jc w:val="both"/>
        <w:rPr>
          <w:rFonts w:asciiTheme="minorHAnsi" w:hAnsiTheme="minorHAnsi"/>
        </w:rPr>
      </w:pPr>
      <w:r w:rsidRPr="00BC6D1C">
        <w:rPr>
          <w:rFonts w:asciiTheme="minorHAnsi" w:hAnsiTheme="minorHAnsi"/>
        </w:rPr>
        <w:t>Provides a mechanism to start the regression on multiple systems upon:</w:t>
      </w:r>
    </w:p>
    <w:p w14:paraId="55B0DD8B" w14:textId="77777777" w:rsidR="00854E87" w:rsidRDefault="00854E87" w:rsidP="00BC6D1C">
      <w:pPr>
        <w:pStyle w:val="ListParagraph"/>
        <w:numPr>
          <w:ilvl w:val="1"/>
          <w:numId w:val="40"/>
        </w:numPr>
        <w:tabs>
          <w:tab w:val="left" w:pos="630"/>
        </w:tabs>
        <w:ind w:left="1170" w:right="-18"/>
        <w:jc w:val="both"/>
        <w:rPr>
          <w:rFonts w:asciiTheme="minorHAnsi" w:hAnsiTheme="minorHAnsi"/>
        </w:rPr>
      </w:pPr>
      <w:r w:rsidRPr="00BC6D1C">
        <w:rPr>
          <w:rFonts w:asciiTheme="minorHAnsi" w:hAnsiTheme="minorHAnsi"/>
        </w:rPr>
        <w:t>New code check-in</w:t>
      </w:r>
    </w:p>
    <w:p w14:paraId="2A195AB5" w14:textId="77777777" w:rsidR="00854E87" w:rsidRDefault="00854E87" w:rsidP="00BC6D1C">
      <w:pPr>
        <w:pStyle w:val="ListParagraph"/>
        <w:numPr>
          <w:ilvl w:val="1"/>
          <w:numId w:val="40"/>
        </w:numPr>
        <w:tabs>
          <w:tab w:val="left" w:pos="630"/>
        </w:tabs>
        <w:ind w:left="1170" w:right="-18"/>
        <w:jc w:val="both"/>
        <w:rPr>
          <w:rFonts w:asciiTheme="minorHAnsi" w:hAnsiTheme="minorHAnsi"/>
        </w:rPr>
      </w:pPr>
      <w:r w:rsidRPr="00BC6D1C">
        <w:rPr>
          <w:rFonts w:asciiTheme="minorHAnsi" w:hAnsiTheme="minorHAnsi"/>
        </w:rPr>
        <w:t>New BKC release</w:t>
      </w:r>
    </w:p>
    <w:p w14:paraId="7087C56A" w14:textId="29B99A96" w:rsidR="00854E87" w:rsidRPr="00BC6D1C" w:rsidRDefault="00854E87" w:rsidP="00BC6D1C">
      <w:pPr>
        <w:pStyle w:val="ListParagraph"/>
        <w:numPr>
          <w:ilvl w:val="1"/>
          <w:numId w:val="40"/>
        </w:numPr>
        <w:tabs>
          <w:tab w:val="left" w:pos="630"/>
        </w:tabs>
        <w:ind w:left="1170" w:right="-18"/>
        <w:jc w:val="both"/>
        <w:rPr>
          <w:rFonts w:asciiTheme="minorHAnsi" w:hAnsiTheme="minorHAnsi"/>
        </w:rPr>
      </w:pPr>
      <w:r w:rsidRPr="00BC6D1C">
        <w:rPr>
          <w:rFonts w:asciiTheme="minorHAnsi" w:hAnsiTheme="minorHAnsi"/>
        </w:rPr>
        <w:t>Time based</w:t>
      </w:r>
    </w:p>
    <w:p w14:paraId="26D4864F" w14:textId="77E869A0" w:rsidR="00854E87" w:rsidRPr="00BC6D1C" w:rsidRDefault="00854E87" w:rsidP="00BC6D1C">
      <w:pPr>
        <w:pStyle w:val="ListParagraph"/>
        <w:numPr>
          <w:ilvl w:val="0"/>
          <w:numId w:val="40"/>
        </w:numPr>
        <w:tabs>
          <w:tab w:val="left" w:pos="630"/>
        </w:tabs>
        <w:ind w:left="1170" w:right="-18"/>
        <w:jc w:val="both"/>
        <w:rPr>
          <w:rFonts w:asciiTheme="minorHAnsi" w:hAnsiTheme="minorHAnsi"/>
        </w:rPr>
      </w:pPr>
      <w:r w:rsidRPr="00BC6D1C">
        <w:rPr>
          <w:rFonts w:asciiTheme="minorHAnsi" w:hAnsiTheme="minorHAnsi"/>
        </w:rPr>
        <w:t>Provides platform for archiving test results</w:t>
      </w:r>
    </w:p>
    <w:p w14:paraId="557FDBF2" w14:textId="77777777" w:rsidR="00854E87" w:rsidRDefault="00854E87" w:rsidP="00BC6D1C">
      <w:pPr>
        <w:pStyle w:val="ListParagraph"/>
        <w:numPr>
          <w:ilvl w:val="1"/>
          <w:numId w:val="40"/>
        </w:numPr>
        <w:tabs>
          <w:tab w:val="left" w:pos="630"/>
        </w:tabs>
        <w:ind w:left="1170" w:right="-18"/>
        <w:jc w:val="both"/>
        <w:rPr>
          <w:rFonts w:asciiTheme="minorHAnsi" w:hAnsiTheme="minorHAnsi"/>
        </w:rPr>
      </w:pPr>
      <w:r w:rsidRPr="00BC6D1C">
        <w:rPr>
          <w:rFonts w:asciiTheme="minorHAnsi" w:hAnsiTheme="minorHAnsi"/>
        </w:rPr>
        <w:t>Establishes automatic record management for test results. Useful for future references and also for collecting historical trends of regressions for a given project milestone</w:t>
      </w:r>
    </w:p>
    <w:p w14:paraId="0DB1AC68" w14:textId="2525C089" w:rsidR="00854E87" w:rsidRPr="00BC6D1C" w:rsidRDefault="00854E87" w:rsidP="00BC6D1C">
      <w:pPr>
        <w:pStyle w:val="ListParagraph"/>
        <w:numPr>
          <w:ilvl w:val="1"/>
          <w:numId w:val="40"/>
        </w:numPr>
        <w:tabs>
          <w:tab w:val="left" w:pos="630"/>
        </w:tabs>
        <w:ind w:left="1170" w:right="-18"/>
        <w:jc w:val="both"/>
        <w:rPr>
          <w:rFonts w:asciiTheme="minorHAnsi" w:hAnsiTheme="minorHAnsi"/>
        </w:rPr>
      </w:pPr>
      <w:r w:rsidRPr="00BC6D1C">
        <w:rPr>
          <w:rFonts w:asciiTheme="minorHAnsi" w:hAnsiTheme="minorHAnsi"/>
        </w:rPr>
        <w:t>These artifacts can be traced from build id or test plan id or BKC id for easy access</w:t>
      </w:r>
    </w:p>
    <w:p w14:paraId="79EB632D" w14:textId="3D8F3DCC" w:rsidR="00854E87" w:rsidRPr="00BC6D1C" w:rsidRDefault="00854E87" w:rsidP="00BC6D1C">
      <w:pPr>
        <w:pStyle w:val="ListParagraph"/>
        <w:numPr>
          <w:ilvl w:val="0"/>
          <w:numId w:val="40"/>
        </w:numPr>
        <w:tabs>
          <w:tab w:val="left" w:pos="630"/>
        </w:tabs>
        <w:ind w:left="1170" w:right="-18"/>
        <w:jc w:val="both"/>
        <w:rPr>
          <w:rFonts w:asciiTheme="minorHAnsi" w:hAnsiTheme="minorHAnsi"/>
        </w:rPr>
      </w:pPr>
      <w:r w:rsidRPr="00BC6D1C">
        <w:rPr>
          <w:rFonts w:asciiTheme="minorHAnsi" w:hAnsiTheme="minorHAnsi"/>
        </w:rPr>
        <w:t>Test reports</w:t>
      </w:r>
    </w:p>
    <w:p w14:paraId="67FA0349" w14:textId="5648AFDB" w:rsidR="00854E87" w:rsidRPr="00BC6D1C" w:rsidRDefault="00854E87" w:rsidP="00BC6D1C">
      <w:pPr>
        <w:pStyle w:val="ListParagraph"/>
        <w:numPr>
          <w:ilvl w:val="1"/>
          <w:numId w:val="40"/>
        </w:numPr>
        <w:tabs>
          <w:tab w:val="left" w:pos="630"/>
        </w:tabs>
        <w:ind w:left="1170" w:right="-18"/>
        <w:jc w:val="both"/>
        <w:rPr>
          <w:rFonts w:asciiTheme="minorHAnsi" w:hAnsiTheme="minorHAnsi"/>
        </w:rPr>
      </w:pPr>
      <w:r w:rsidRPr="00BC6D1C">
        <w:rPr>
          <w:rFonts w:asciiTheme="minorHAnsi" w:hAnsiTheme="minorHAnsi"/>
        </w:rPr>
        <w:t>Test reports are sent via email and also stored in the automation server that must be presentable report for any given run</w:t>
      </w:r>
    </w:p>
    <w:p w14:paraId="2E359F8B" w14:textId="73C99761" w:rsidR="00854E87" w:rsidRPr="00BC6D1C" w:rsidRDefault="00854E87" w:rsidP="00BC6D1C">
      <w:pPr>
        <w:pStyle w:val="ListParagraph"/>
        <w:numPr>
          <w:ilvl w:val="0"/>
          <w:numId w:val="40"/>
        </w:numPr>
        <w:tabs>
          <w:tab w:val="left" w:pos="630"/>
        </w:tabs>
        <w:ind w:left="1170" w:right="-18"/>
        <w:jc w:val="both"/>
        <w:rPr>
          <w:rFonts w:asciiTheme="minorHAnsi" w:hAnsiTheme="minorHAnsi"/>
        </w:rPr>
      </w:pPr>
      <w:r w:rsidRPr="00BC6D1C">
        <w:rPr>
          <w:rFonts w:asciiTheme="minorHAnsi" w:hAnsiTheme="minorHAnsi"/>
        </w:rPr>
        <w:t>Dashboard</w:t>
      </w:r>
    </w:p>
    <w:p w14:paraId="6FB8A36D" w14:textId="0DA58DDC" w:rsidR="007750BC" w:rsidRPr="009048B9" w:rsidRDefault="00AC7D3B" w:rsidP="009048B9">
      <w:pPr>
        <w:pStyle w:val="ListParagraph"/>
        <w:numPr>
          <w:ilvl w:val="1"/>
          <w:numId w:val="40"/>
        </w:numPr>
        <w:tabs>
          <w:tab w:val="left" w:pos="630"/>
        </w:tabs>
        <w:ind w:left="1170" w:right="-18"/>
        <w:jc w:val="both"/>
        <w:rPr>
          <w:rFonts w:asciiTheme="minorHAnsi" w:hAnsiTheme="minorHAnsi"/>
        </w:rPr>
      </w:pPr>
      <w:r>
        <w:rPr>
          <w:rFonts w:asciiTheme="minorHAnsi" w:hAnsiTheme="minorHAnsi"/>
        </w:rPr>
        <w:t xml:space="preserve">Dashboards </w:t>
      </w:r>
      <w:r w:rsidR="00854E87" w:rsidRPr="00BC6D1C">
        <w:rPr>
          <w:rFonts w:asciiTheme="minorHAnsi" w:hAnsiTheme="minorHAnsi"/>
        </w:rPr>
        <w:t>extract statistics for test trends, progress, and system utilization</w:t>
      </w:r>
      <w:bookmarkStart w:id="2688" w:name="_Toc5105201"/>
      <w:bookmarkStart w:id="2689" w:name="_Toc5105456"/>
      <w:bookmarkStart w:id="2690" w:name="_Toc5105610"/>
      <w:bookmarkStart w:id="2691" w:name="_Toc5105202"/>
      <w:bookmarkStart w:id="2692" w:name="_Toc5105457"/>
      <w:bookmarkStart w:id="2693" w:name="_Toc5105611"/>
      <w:bookmarkStart w:id="2694" w:name="_Toc5105206"/>
      <w:bookmarkStart w:id="2695" w:name="_Toc5105461"/>
      <w:bookmarkStart w:id="2696" w:name="_Toc5105615"/>
      <w:bookmarkStart w:id="2697" w:name="_Toc5105207"/>
      <w:bookmarkStart w:id="2698" w:name="_Toc5105462"/>
      <w:bookmarkStart w:id="2699" w:name="_Toc5105616"/>
      <w:bookmarkStart w:id="2700" w:name="_Toc5105208"/>
      <w:bookmarkStart w:id="2701" w:name="_Toc5105463"/>
      <w:bookmarkStart w:id="2702" w:name="_Toc5105617"/>
      <w:bookmarkStart w:id="2703" w:name="_Toc5105216"/>
      <w:bookmarkStart w:id="2704" w:name="_Toc5105471"/>
      <w:bookmarkStart w:id="2705" w:name="_Toc5105625"/>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p>
    <w:sectPr w:rsidR="007750BC" w:rsidRPr="009048B9" w:rsidSect="00307D79">
      <w:headerReference w:type="even" r:id="rId61"/>
      <w:headerReference w:type="default" r:id="rId62"/>
      <w:footerReference w:type="even" r:id="rId63"/>
      <w:footerReference w:type="default" r:id="rId64"/>
      <w:headerReference w:type="first" r:id="rId65"/>
      <w:footerReference w:type="first" r:id="rId66"/>
      <w:pgSz w:w="12240" w:h="15840" w:code="1"/>
      <w:pgMar w:top="864" w:right="864" w:bottom="864" w:left="864" w:header="720" w:footer="432" w:gutter="0"/>
      <w:pgNumType w:start="1"/>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6" w:author="Onken, Brice" w:date="2019-08-20T11:07:00Z" w:initials="OB">
    <w:p w14:paraId="4F020A36" w14:textId="71E75E9C" w:rsidR="00E576C0" w:rsidRDefault="00E576C0">
      <w:pPr>
        <w:pStyle w:val="CommentText"/>
      </w:pPr>
      <w:r>
        <w:rPr>
          <w:rStyle w:val="CommentReference"/>
        </w:rPr>
        <w:annotationRef/>
      </w:r>
      <w:r>
        <w:t>Test Host System should be marked as optional – not all customers or execution modes (cluster, for example) will have host systems available.</w:t>
      </w:r>
    </w:p>
  </w:comment>
  <w:comment w:id="57" w:author="Onken, Brice" w:date="2019-08-13T10:08:00Z" w:initials="OB">
    <w:p w14:paraId="3DC781C4" w14:textId="686ED29C" w:rsidR="00E576C0" w:rsidRDefault="00E576C0">
      <w:pPr>
        <w:pStyle w:val="CommentText"/>
      </w:pPr>
      <w:r>
        <w:rPr>
          <w:rStyle w:val="CommentReference"/>
        </w:rPr>
        <w:annotationRef/>
      </w:r>
      <w:r>
        <w:t>To be updated</w:t>
      </w:r>
    </w:p>
  </w:comment>
  <w:comment w:id="1815" w:author="Onken, Brice" w:date="2019-08-20T16:55:00Z" w:initials="OB">
    <w:p w14:paraId="0D329991" w14:textId="7CA4B59A" w:rsidR="00E576C0" w:rsidRDefault="00E576C0">
      <w:pPr>
        <w:pStyle w:val="CommentText"/>
      </w:pPr>
      <w:r>
        <w:rPr>
          <w:rStyle w:val="CommentReference"/>
        </w:rPr>
        <w:annotationRef/>
      </w:r>
      <w:r>
        <w:t>Can this be compressed so that the font and size match the surrounding sections a bit more?</w:t>
      </w:r>
    </w:p>
  </w:comment>
  <w:comment w:id="2104" w:author="Onken, Brice" w:date="2019-08-20T11:27:00Z" w:initials="OB">
    <w:p w14:paraId="21CA5A8A" w14:textId="3D0B177D" w:rsidR="00E576C0" w:rsidRDefault="00E576C0">
      <w:pPr>
        <w:pStyle w:val="CommentText"/>
      </w:pPr>
      <w:r>
        <w:rPr>
          <w:rStyle w:val="CommentReference"/>
        </w:rPr>
        <w:annotationRef/>
      </w:r>
      <w:r>
        <w:t>Deleted section with example test flow, it is covered by this section.</w:t>
      </w:r>
    </w:p>
  </w:comment>
  <w:comment w:id="2674" w:author="Onken, Brice" w:date="2019-08-20T16:57:00Z" w:initials="OB">
    <w:p w14:paraId="220A893F" w14:textId="2550D241" w:rsidR="00E576C0" w:rsidRDefault="00E576C0">
      <w:pPr>
        <w:pStyle w:val="CommentText"/>
      </w:pPr>
      <w:r>
        <w:rPr>
          <w:rStyle w:val="CommentReference"/>
        </w:rPr>
        <w:annotationRef/>
      </w:r>
      <w:r>
        <w:t>Can you add a bit more information about what the Virtual SUT Service is, what it abstracts, and what it doesn’t?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F020A36" w15:done="0"/>
  <w15:commentEx w15:paraId="3DC781C4" w15:done="0"/>
  <w15:commentEx w15:paraId="0D329991" w15:done="0"/>
  <w15:commentEx w15:paraId="21CA5A8A" w15:done="0"/>
  <w15:commentEx w15:paraId="220A893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F020A36" w16cid:durableId="21F6F0DE"/>
  <w16cid:commentId w16cid:paraId="3DC781C4" w16cid:durableId="2188C91A"/>
  <w16cid:commentId w16cid:paraId="0D329991" w16cid:durableId="2188C91B"/>
  <w16cid:commentId w16cid:paraId="21CA5A8A" w16cid:durableId="2188C91C"/>
  <w16cid:commentId w16cid:paraId="220A893F" w16cid:durableId="2188C9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B53F41" w14:textId="77777777" w:rsidR="000F335D" w:rsidRDefault="000F335D">
      <w:r>
        <w:separator/>
      </w:r>
    </w:p>
  </w:endnote>
  <w:endnote w:type="continuationSeparator" w:id="0">
    <w:p w14:paraId="453A5016" w14:textId="77777777" w:rsidR="000F335D" w:rsidRDefault="000F33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Intel Clear">
    <w:panose1 w:val="020B0604020203020204"/>
    <w:charset w:val="00"/>
    <w:family w:val="swiss"/>
    <w:pitch w:val="variable"/>
    <w:sig w:usb0="E10006FF" w:usb1="400060FB" w:usb2="00000028" w:usb3="00000000" w:csb0="0000019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85423" w14:textId="77777777" w:rsidR="00E576C0" w:rsidRDefault="00E576C0">
    <w:pPr>
      <w:pStyle w:val="Footer"/>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Intel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A8713" w14:textId="77777777" w:rsidR="00E576C0" w:rsidRDefault="00E576C0">
    <w:pPr>
      <w:pStyle w:val="Footer"/>
    </w:pPr>
    <w:r>
      <w:tab/>
      <w:t>Intel Confidential</w:t>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74398" w14:textId="77777777" w:rsidR="00E576C0" w:rsidRDefault="00E576C0">
    <w:pPr>
      <w:pStyle w:val="Footer"/>
    </w:pPr>
    <w:r>
      <w:rPr>
        <w:rStyle w:val="PageNumber"/>
      </w:rPr>
      <w:t>Page</w:t>
    </w:r>
    <w:r>
      <w:rPr>
        <w:rStyle w:val="PageNumber"/>
      </w:rPr>
      <w:fldChar w:fldCharType="begin"/>
    </w:r>
    <w:r>
      <w:rPr>
        <w:rStyle w:val="PageNumber"/>
      </w:rPr>
      <w:instrText xml:space="preserve"> PAGE </w:instrText>
    </w:r>
    <w:r>
      <w:rPr>
        <w:rStyle w:val="PageNumber"/>
      </w:rPr>
      <w:fldChar w:fldCharType="separate"/>
    </w:r>
    <w:r>
      <w:rPr>
        <w:rStyle w:val="PageNumber"/>
        <w:noProof/>
      </w:rPr>
      <w:t>315</w:t>
    </w:r>
    <w:r>
      <w:rPr>
        <w:rStyle w:val="PageNumber"/>
      </w:rPr>
      <w:fldChar w:fldCharType="end"/>
    </w:r>
    <w:r>
      <w:tab/>
      <w:t>Intel Confidential</w:t>
    </w:r>
  </w:p>
  <w:p w14:paraId="51E8E39A" w14:textId="77777777" w:rsidR="00E576C0" w:rsidRDefault="00E576C0" w:rsidP="007E22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A89A8F" w14:textId="77777777" w:rsidR="000F335D" w:rsidRDefault="000F335D">
      <w:r>
        <w:separator/>
      </w:r>
    </w:p>
  </w:footnote>
  <w:footnote w:type="continuationSeparator" w:id="0">
    <w:p w14:paraId="79D4D33D" w14:textId="77777777" w:rsidR="000F335D" w:rsidRDefault="000F33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text1" w:themeTint="80"/>
      </w:rPr>
      <w:alias w:val="Title"/>
      <w:tag w:val=""/>
      <w:id w:val="-1887635556"/>
      <w:placeholder>
        <w:docPart w:val="8BBBD756B97F4B0F8CA254E6306FCD31"/>
      </w:placeholder>
      <w:dataBinding w:prefixMappings="xmlns:ns0='http://purl.org/dc/elements/1.1/' xmlns:ns1='http://schemas.openxmlformats.org/package/2006/metadata/core-properties' " w:xpath="/ns1:coreProperties[1]/ns0:title[1]" w:storeItemID="{6C3C8BC8-F283-45AE-878A-BAB7291924A1}"/>
      <w:text/>
    </w:sdtPr>
    <w:sdtContent>
      <w:p w14:paraId="6AE2F752" w14:textId="286F3FC2" w:rsidR="00E576C0" w:rsidRDefault="00E576C0">
        <w:pPr>
          <w:pStyle w:val="Header"/>
          <w:tabs>
            <w:tab w:val="clear" w:pos="9360"/>
          </w:tabs>
          <w:jc w:val="right"/>
          <w:rPr>
            <w:color w:val="7F7F7F" w:themeColor="text1" w:themeTint="80"/>
          </w:rPr>
        </w:pPr>
        <w:r>
          <w:rPr>
            <w:color w:val="7F7F7F" w:themeColor="text1" w:themeTint="80"/>
          </w:rPr>
          <w:t>PIV Automation External Architecture Guide</w:t>
        </w:r>
      </w:p>
    </w:sdtContent>
  </w:sdt>
  <w:p w14:paraId="203700BA" w14:textId="77777777" w:rsidR="00E576C0" w:rsidRDefault="00E576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text1" w:themeTint="80"/>
      </w:rPr>
      <w:alias w:val="Title"/>
      <w:tag w:val=""/>
      <w:id w:val="1116400235"/>
      <w:placeholder>
        <w:docPart w:val="BAB44F2FF03F4B68886AEAB5FA5CEBC6"/>
      </w:placeholder>
      <w:dataBinding w:prefixMappings="xmlns:ns0='http://purl.org/dc/elements/1.1/' xmlns:ns1='http://schemas.openxmlformats.org/package/2006/metadata/core-properties' " w:xpath="/ns1:coreProperties[1]/ns0:title[1]" w:storeItemID="{6C3C8BC8-F283-45AE-878A-BAB7291924A1}"/>
      <w:text/>
    </w:sdtPr>
    <w:sdtContent>
      <w:p w14:paraId="6500C2B4" w14:textId="2AA847D0" w:rsidR="00E576C0" w:rsidRDefault="00E576C0">
        <w:pPr>
          <w:pStyle w:val="Header"/>
          <w:tabs>
            <w:tab w:val="clear" w:pos="9360"/>
          </w:tabs>
          <w:jc w:val="right"/>
          <w:rPr>
            <w:color w:val="7F7F7F" w:themeColor="text1" w:themeTint="80"/>
          </w:rPr>
        </w:pPr>
        <w:r>
          <w:rPr>
            <w:color w:val="7F7F7F" w:themeColor="text1" w:themeTint="80"/>
          </w:rPr>
          <w:t>PIV Automation External Architecture Guide</w:t>
        </w:r>
      </w:p>
    </w:sdtContent>
  </w:sdt>
  <w:p w14:paraId="693A4F53" w14:textId="77777777" w:rsidR="00E576C0" w:rsidRDefault="00E576C0" w:rsidP="00705605">
    <w:pPr>
      <w:pStyle w:val="Header"/>
      <w:tabs>
        <w:tab w:val="clear" w:pos="4032"/>
        <w:tab w:val="clear" w:pos="9360"/>
        <w:tab w:val="left" w:pos="2803"/>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CD788" w14:textId="77777777" w:rsidR="00E576C0" w:rsidRDefault="00E576C0">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2pt;height:12pt" o:bullet="t">
        <v:imagedata r:id="rId1" o:title="link_out_bot"/>
      </v:shape>
    </w:pict>
  </w:numPicBullet>
  <w:numPicBullet w:numPicBulletId="1">
    <w:pict>
      <v:shape id="_x0000_i1072" type="#_x0000_t75" style="width:3in;height:3in" o:bullet="t"/>
    </w:pict>
  </w:numPicBullet>
  <w:numPicBullet w:numPicBulletId="2">
    <w:pict>
      <v:shape id="_x0000_i1073" type="#_x0000_t75" style="width:3in;height:3in" o:bullet="t"/>
    </w:pict>
  </w:numPicBullet>
  <w:abstractNum w:abstractNumId="0" w15:restartNumberingAfterBreak="0">
    <w:nsid w:val="00223B2A"/>
    <w:multiLevelType w:val="hybridMultilevel"/>
    <w:tmpl w:val="BC942502"/>
    <w:lvl w:ilvl="0" w:tplc="EE50266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2B4AE5"/>
    <w:multiLevelType w:val="multilevel"/>
    <w:tmpl w:val="4184EF8A"/>
    <w:lvl w:ilvl="0">
      <w:start w:val="1"/>
      <w:numFmt w:val="decimal"/>
      <w:pStyle w:val="Heading1"/>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pStyle w:val="Heading9"/>
      <w:suff w:val="space"/>
      <w:lvlText w:val="%1.%2.%3.%4.%5.%6.%7.%8.%9"/>
      <w:lvlJc w:val="left"/>
      <w:pPr>
        <w:ind w:left="1584" w:hanging="1584"/>
      </w:pPr>
      <w:rPr>
        <w:rFonts w:hint="default"/>
      </w:rPr>
    </w:lvl>
  </w:abstractNum>
  <w:abstractNum w:abstractNumId="2" w15:restartNumberingAfterBreak="0">
    <w:nsid w:val="029831E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34942B8"/>
    <w:multiLevelType w:val="hybridMultilevel"/>
    <w:tmpl w:val="9E6C39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A10E5C"/>
    <w:multiLevelType w:val="hybridMultilevel"/>
    <w:tmpl w:val="3AB0E9A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07A56849"/>
    <w:multiLevelType w:val="hybridMultilevel"/>
    <w:tmpl w:val="2790059E"/>
    <w:lvl w:ilvl="0" w:tplc="878EB25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9734468"/>
    <w:multiLevelType w:val="hybridMultilevel"/>
    <w:tmpl w:val="284685F4"/>
    <w:lvl w:ilvl="0" w:tplc="EE50266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B5D3224"/>
    <w:multiLevelType w:val="hybridMultilevel"/>
    <w:tmpl w:val="E746E43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B7A7FE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0901F6C"/>
    <w:multiLevelType w:val="hybridMultilevel"/>
    <w:tmpl w:val="EB64E86C"/>
    <w:lvl w:ilvl="0" w:tplc="EE5026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1105419"/>
    <w:multiLevelType w:val="hybridMultilevel"/>
    <w:tmpl w:val="F2182ABA"/>
    <w:lvl w:ilvl="0" w:tplc="6674FDF8">
      <w:start w:val="1"/>
      <w:numFmt w:val="decimal"/>
      <w:lvlText w:val="%1."/>
      <w:lvlJc w:val="left"/>
      <w:pPr>
        <w:tabs>
          <w:tab w:val="num" w:pos="720"/>
        </w:tabs>
        <w:ind w:left="720" w:hanging="360"/>
      </w:pPr>
    </w:lvl>
    <w:lvl w:ilvl="1" w:tplc="9A38E98E" w:tentative="1">
      <w:start w:val="1"/>
      <w:numFmt w:val="decimal"/>
      <w:lvlText w:val="%2."/>
      <w:lvlJc w:val="left"/>
      <w:pPr>
        <w:tabs>
          <w:tab w:val="num" w:pos="1440"/>
        </w:tabs>
        <w:ind w:left="1440" w:hanging="360"/>
      </w:pPr>
    </w:lvl>
    <w:lvl w:ilvl="2" w:tplc="6D303BF8" w:tentative="1">
      <w:start w:val="1"/>
      <w:numFmt w:val="decimal"/>
      <w:lvlText w:val="%3."/>
      <w:lvlJc w:val="left"/>
      <w:pPr>
        <w:tabs>
          <w:tab w:val="num" w:pos="2160"/>
        </w:tabs>
        <w:ind w:left="2160" w:hanging="360"/>
      </w:pPr>
    </w:lvl>
    <w:lvl w:ilvl="3" w:tplc="207C75B8" w:tentative="1">
      <w:start w:val="1"/>
      <w:numFmt w:val="decimal"/>
      <w:lvlText w:val="%4."/>
      <w:lvlJc w:val="left"/>
      <w:pPr>
        <w:tabs>
          <w:tab w:val="num" w:pos="2880"/>
        </w:tabs>
        <w:ind w:left="2880" w:hanging="360"/>
      </w:pPr>
    </w:lvl>
    <w:lvl w:ilvl="4" w:tplc="98186D18" w:tentative="1">
      <w:start w:val="1"/>
      <w:numFmt w:val="decimal"/>
      <w:lvlText w:val="%5."/>
      <w:lvlJc w:val="left"/>
      <w:pPr>
        <w:tabs>
          <w:tab w:val="num" w:pos="3600"/>
        </w:tabs>
        <w:ind w:left="3600" w:hanging="360"/>
      </w:pPr>
    </w:lvl>
    <w:lvl w:ilvl="5" w:tplc="927893D0" w:tentative="1">
      <w:start w:val="1"/>
      <w:numFmt w:val="decimal"/>
      <w:lvlText w:val="%6."/>
      <w:lvlJc w:val="left"/>
      <w:pPr>
        <w:tabs>
          <w:tab w:val="num" w:pos="4320"/>
        </w:tabs>
        <w:ind w:left="4320" w:hanging="360"/>
      </w:pPr>
    </w:lvl>
    <w:lvl w:ilvl="6" w:tplc="3F5ACADC" w:tentative="1">
      <w:start w:val="1"/>
      <w:numFmt w:val="decimal"/>
      <w:lvlText w:val="%7."/>
      <w:lvlJc w:val="left"/>
      <w:pPr>
        <w:tabs>
          <w:tab w:val="num" w:pos="5040"/>
        </w:tabs>
        <w:ind w:left="5040" w:hanging="360"/>
      </w:pPr>
    </w:lvl>
    <w:lvl w:ilvl="7" w:tplc="DAB012B0" w:tentative="1">
      <w:start w:val="1"/>
      <w:numFmt w:val="decimal"/>
      <w:lvlText w:val="%8."/>
      <w:lvlJc w:val="left"/>
      <w:pPr>
        <w:tabs>
          <w:tab w:val="num" w:pos="5760"/>
        </w:tabs>
        <w:ind w:left="5760" w:hanging="360"/>
      </w:pPr>
    </w:lvl>
    <w:lvl w:ilvl="8" w:tplc="3104F0A0" w:tentative="1">
      <w:start w:val="1"/>
      <w:numFmt w:val="decimal"/>
      <w:lvlText w:val="%9."/>
      <w:lvlJc w:val="left"/>
      <w:pPr>
        <w:tabs>
          <w:tab w:val="num" w:pos="6480"/>
        </w:tabs>
        <w:ind w:left="6480" w:hanging="360"/>
      </w:pPr>
    </w:lvl>
  </w:abstractNum>
  <w:abstractNum w:abstractNumId="11" w15:restartNumberingAfterBreak="0">
    <w:nsid w:val="12074126"/>
    <w:multiLevelType w:val="hybridMultilevel"/>
    <w:tmpl w:val="C9BA8BD6"/>
    <w:lvl w:ilvl="0" w:tplc="2E3406D2">
      <w:start w:val="1"/>
      <w:numFmt w:val="bullet"/>
      <w:pStyle w:val="ListBullet2"/>
      <w:lvlText w:val=""/>
      <w:lvlJc w:val="left"/>
      <w:pPr>
        <w:tabs>
          <w:tab w:val="num" w:pos="1800"/>
        </w:tabs>
        <w:ind w:left="1800" w:hanging="360"/>
      </w:pPr>
      <w:rPr>
        <w:rFonts w:ascii="Symbol" w:hAnsi="Symbol" w:hint="default"/>
        <w:b/>
        <w:i w:val="0"/>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48018B1"/>
    <w:multiLevelType w:val="hybridMultilevel"/>
    <w:tmpl w:val="3392BC40"/>
    <w:lvl w:ilvl="0" w:tplc="437C7BFE">
      <w:start w:val="1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8617182"/>
    <w:multiLevelType w:val="hybridMultilevel"/>
    <w:tmpl w:val="99F23F60"/>
    <w:lvl w:ilvl="0" w:tplc="EE50266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9406877"/>
    <w:multiLevelType w:val="hybridMultilevel"/>
    <w:tmpl w:val="2B3C18C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B9C6496"/>
    <w:multiLevelType w:val="hybridMultilevel"/>
    <w:tmpl w:val="AD007896"/>
    <w:lvl w:ilvl="0" w:tplc="CDC2328C">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CC27068"/>
    <w:multiLevelType w:val="hybridMultilevel"/>
    <w:tmpl w:val="3672161A"/>
    <w:lvl w:ilvl="0" w:tplc="57720A32">
      <w:start w:val="1"/>
      <w:numFmt w:val="bullet"/>
      <w:lvlText w:val="•"/>
      <w:lvlJc w:val="left"/>
      <w:pPr>
        <w:tabs>
          <w:tab w:val="num" w:pos="720"/>
        </w:tabs>
        <w:ind w:left="720" w:hanging="360"/>
      </w:pPr>
      <w:rPr>
        <w:rFonts w:ascii="Arial" w:hAnsi="Arial" w:hint="default"/>
      </w:rPr>
    </w:lvl>
    <w:lvl w:ilvl="1" w:tplc="9956E69A">
      <w:start w:val="276"/>
      <w:numFmt w:val="bullet"/>
      <w:lvlText w:val="•"/>
      <w:lvlJc w:val="left"/>
      <w:pPr>
        <w:tabs>
          <w:tab w:val="num" w:pos="1440"/>
        </w:tabs>
        <w:ind w:left="1440" w:hanging="360"/>
      </w:pPr>
      <w:rPr>
        <w:rFonts w:ascii="Arial" w:hAnsi="Arial" w:hint="default"/>
      </w:rPr>
    </w:lvl>
    <w:lvl w:ilvl="2" w:tplc="4F249E12" w:tentative="1">
      <w:start w:val="1"/>
      <w:numFmt w:val="bullet"/>
      <w:lvlText w:val="•"/>
      <w:lvlJc w:val="left"/>
      <w:pPr>
        <w:tabs>
          <w:tab w:val="num" w:pos="2160"/>
        </w:tabs>
        <w:ind w:left="2160" w:hanging="360"/>
      </w:pPr>
      <w:rPr>
        <w:rFonts w:ascii="Arial" w:hAnsi="Arial" w:hint="default"/>
      </w:rPr>
    </w:lvl>
    <w:lvl w:ilvl="3" w:tplc="B7A22F68" w:tentative="1">
      <w:start w:val="1"/>
      <w:numFmt w:val="bullet"/>
      <w:lvlText w:val="•"/>
      <w:lvlJc w:val="left"/>
      <w:pPr>
        <w:tabs>
          <w:tab w:val="num" w:pos="2880"/>
        </w:tabs>
        <w:ind w:left="2880" w:hanging="360"/>
      </w:pPr>
      <w:rPr>
        <w:rFonts w:ascii="Arial" w:hAnsi="Arial" w:hint="default"/>
      </w:rPr>
    </w:lvl>
    <w:lvl w:ilvl="4" w:tplc="1F460D84" w:tentative="1">
      <w:start w:val="1"/>
      <w:numFmt w:val="bullet"/>
      <w:lvlText w:val="•"/>
      <w:lvlJc w:val="left"/>
      <w:pPr>
        <w:tabs>
          <w:tab w:val="num" w:pos="3600"/>
        </w:tabs>
        <w:ind w:left="3600" w:hanging="360"/>
      </w:pPr>
      <w:rPr>
        <w:rFonts w:ascii="Arial" w:hAnsi="Arial" w:hint="default"/>
      </w:rPr>
    </w:lvl>
    <w:lvl w:ilvl="5" w:tplc="CF660D36" w:tentative="1">
      <w:start w:val="1"/>
      <w:numFmt w:val="bullet"/>
      <w:lvlText w:val="•"/>
      <w:lvlJc w:val="left"/>
      <w:pPr>
        <w:tabs>
          <w:tab w:val="num" w:pos="4320"/>
        </w:tabs>
        <w:ind w:left="4320" w:hanging="360"/>
      </w:pPr>
      <w:rPr>
        <w:rFonts w:ascii="Arial" w:hAnsi="Arial" w:hint="default"/>
      </w:rPr>
    </w:lvl>
    <w:lvl w:ilvl="6" w:tplc="528422C2" w:tentative="1">
      <w:start w:val="1"/>
      <w:numFmt w:val="bullet"/>
      <w:lvlText w:val="•"/>
      <w:lvlJc w:val="left"/>
      <w:pPr>
        <w:tabs>
          <w:tab w:val="num" w:pos="5040"/>
        </w:tabs>
        <w:ind w:left="5040" w:hanging="360"/>
      </w:pPr>
      <w:rPr>
        <w:rFonts w:ascii="Arial" w:hAnsi="Arial" w:hint="default"/>
      </w:rPr>
    </w:lvl>
    <w:lvl w:ilvl="7" w:tplc="BCB898D2" w:tentative="1">
      <w:start w:val="1"/>
      <w:numFmt w:val="bullet"/>
      <w:lvlText w:val="•"/>
      <w:lvlJc w:val="left"/>
      <w:pPr>
        <w:tabs>
          <w:tab w:val="num" w:pos="5760"/>
        </w:tabs>
        <w:ind w:left="5760" w:hanging="360"/>
      </w:pPr>
      <w:rPr>
        <w:rFonts w:ascii="Arial" w:hAnsi="Arial" w:hint="default"/>
      </w:rPr>
    </w:lvl>
    <w:lvl w:ilvl="8" w:tplc="606EF70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2280DD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24005B4F"/>
    <w:multiLevelType w:val="hybridMultilevel"/>
    <w:tmpl w:val="550C4004"/>
    <w:lvl w:ilvl="0" w:tplc="2B50150C">
      <w:start w:val="1"/>
      <w:numFmt w:val="bullet"/>
      <w:lvlText w:val="•"/>
      <w:lvlJc w:val="left"/>
      <w:pPr>
        <w:tabs>
          <w:tab w:val="num" w:pos="720"/>
        </w:tabs>
        <w:ind w:left="720" w:hanging="360"/>
      </w:pPr>
      <w:rPr>
        <w:rFonts w:ascii="Arial" w:hAnsi="Arial" w:hint="default"/>
      </w:rPr>
    </w:lvl>
    <w:lvl w:ilvl="1" w:tplc="F1DAC2F2">
      <w:start w:val="151"/>
      <w:numFmt w:val="bullet"/>
      <w:lvlText w:val="•"/>
      <w:lvlJc w:val="left"/>
      <w:pPr>
        <w:tabs>
          <w:tab w:val="num" w:pos="1440"/>
        </w:tabs>
        <w:ind w:left="1440" w:hanging="360"/>
      </w:pPr>
      <w:rPr>
        <w:rFonts w:ascii="Arial" w:hAnsi="Arial" w:hint="default"/>
      </w:rPr>
    </w:lvl>
    <w:lvl w:ilvl="2" w:tplc="4FD045AC" w:tentative="1">
      <w:start w:val="1"/>
      <w:numFmt w:val="bullet"/>
      <w:lvlText w:val="•"/>
      <w:lvlJc w:val="left"/>
      <w:pPr>
        <w:tabs>
          <w:tab w:val="num" w:pos="2160"/>
        </w:tabs>
        <w:ind w:left="2160" w:hanging="360"/>
      </w:pPr>
      <w:rPr>
        <w:rFonts w:ascii="Arial" w:hAnsi="Arial" w:hint="default"/>
      </w:rPr>
    </w:lvl>
    <w:lvl w:ilvl="3" w:tplc="4C2456CA" w:tentative="1">
      <w:start w:val="1"/>
      <w:numFmt w:val="bullet"/>
      <w:lvlText w:val="•"/>
      <w:lvlJc w:val="left"/>
      <w:pPr>
        <w:tabs>
          <w:tab w:val="num" w:pos="2880"/>
        </w:tabs>
        <w:ind w:left="2880" w:hanging="360"/>
      </w:pPr>
      <w:rPr>
        <w:rFonts w:ascii="Arial" w:hAnsi="Arial" w:hint="default"/>
      </w:rPr>
    </w:lvl>
    <w:lvl w:ilvl="4" w:tplc="D4E29E06" w:tentative="1">
      <w:start w:val="1"/>
      <w:numFmt w:val="bullet"/>
      <w:lvlText w:val="•"/>
      <w:lvlJc w:val="left"/>
      <w:pPr>
        <w:tabs>
          <w:tab w:val="num" w:pos="3600"/>
        </w:tabs>
        <w:ind w:left="3600" w:hanging="360"/>
      </w:pPr>
      <w:rPr>
        <w:rFonts w:ascii="Arial" w:hAnsi="Arial" w:hint="default"/>
      </w:rPr>
    </w:lvl>
    <w:lvl w:ilvl="5" w:tplc="BEA44710" w:tentative="1">
      <w:start w:val="1"/>
      <w:numFmt w:val="bullet"/>
      <w:lvlText w:val="•"/>
      <w:lvlJc w:val="left"/>
      <w:pPr>
        <w:tabs>
          <w:tab w:val="num" w:pos="4320"/>
        </w:tabs>
        <w:ind w:left="4320" w:hanging="360"/>
      </w:pPr>
      <w:rPr>
        <w:rFonts w:ascii="Arial" w:hAnsi="Arial" w:hint="default"/>
      </w:rPr>
    </w:lvl>
    <w:lvl w:ilvl="6" w:tplc="AAFE4398" w:tentative="1">
      <w:start w:val="1"/>
      <w:numFmt w:val="bullet"/>
      <w:lvlText w:val="•"/>
      <w:lvlJc w:val="left"/>
      <w:pPr>
        <w:tabs>
          <w:tab w:val="num" w:pos="5040"/>
        </w:tabs>
        <w:ind w:left="5040" w:hanging="360"/>
      </w:pPr>
      <w:rPr>
        <w:rFonts w:ascii="Arial" w:hAnsi="Arial" w:hint="default"/>
      </w:rPr>
    </w:lvl>
    <w:lvl w:ilvl="7" w:tplc="8A9856BE" w:tentative="1">
      <w:start w:val="1"/>
      <w:numFmt w:val="bullet"/>
      <w:lvlText w:val="•"/>
      <w:lvlJc w:val="left"/>
      <w:pPr>
        <w:tabs>
          <w:tab w:val="num" w:pos="5760"/>
        </w:tabs>
        <w:ind w:left="5760" w:hanging="360"/>
      </w:pPr>
      <w:rPr>
        <w:rFonts w:ascii="Arial" w:hAnsi="Arial" w:hint="default"/>
      </w:rPr>
    </w:lvl>
    <w:lvl w:ilvl="8" w:tplc="0A04B4D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40874C8"/>
    <w:multiLevelType w:val="hybridMultilevel"/>
    <w:tmpl w:val="C8A01C46"/>
    <w:lvl w:ilvl="0" w:tplc="04090005">
      <w:start w:val="1"/>
      <w:numFmt w:val="bullet"/>
      <w:lvlText w:val=""/>
      <w:lvlJc w:val="left"/>
      <w:pPr>
        <w:ind w:left="1065" w:hanging="360"/>
      </w:pPr>
      <w:rPr>
        <w:rFonts w:ascii="Wingdings" w:hAnsi="Wingdings"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0" w15:restartNumberingAfterBreak="0">
    <w:nsid w:val="251C559E"/>
    <w:multiLevelType w:val="hybridMultilevel"/>
    <w:tmpl w:val="C506010C"/>
    <w:lvl w:ilvl="0" w:tplc="EE502668">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57D551E"/>
    <w:multiLevelType w:val="hybridMultilevel"/>
    <w:tmpl w:val="390E5C36"/>
    <w:lvl w:ilvl="0" w:tplc="17D81C28">
      <w:start w:val="1"/>
      <w:numFmt w:val="decimal"/>
      <w:lvlText w:val="%1."/>
      <w:lvlJc w:val="left"/>
      <w:pPr>
        <w:tabs>
          <w:tab w:val="num" w:pos="720"/>
        </w:tabs>
        <w:ind w:left="720" w:hanging="360"/>
      </w:pPr>
    </w:lvl>
    <w:lvl w:ilvl="1" w:tplc="9F66BAA4">
      <w:start w:val="1"/>
      <w:numFmt w:val="decimal"/>
      <w:lvlText w:val="%2."/>
      <w:lvlJc w:val="left"/>
      <w:pPr>
        <w:tabs>
          <w:tab w:val="num" w:pos="1440"/>
        </w:tabs>
        <w:ind w:left="1440" w:hanging="360"/>
      </w:pPr>
    </w:lvl>
    <w:lvl w:ilvl="2" w:tplc="A8DC7F0A" w:tentative="1">
      <w:start w:val="1"/>
      <w:numFmt w:val="decimal"/>
      <w:lvlText w:val="%3."/>
      <w:lvlJc w:val="left"/>
      <w:pPr>
        <w:tabs>
          <w:tab w:val="num" w:pos="2160"/>
        </w:tabs>
        <w:ind w:left="2160" w:hanging="360"/>
      </w:pPr>
    </w:lvl>
    <w:lvl w:ilvl="3" w:tplc="414215C4" w:tentative="1">
      <w:start w:val="1"/>
      <w:numFmt w:val="decimal"/>
      <w:lvlText w:val="%4."/>
      <w:lvlJc w:val="left"/>
      <w:pPr>
        <w:tabs>
          <w:tab w:val="num" w:pos="2880"/>
        </w:tabs>
        <w:ind w:left="2880" w:hanging="360"/>
      </w:pPr>
    </w:lvl>
    <w:lvl w:ilvl="4" w:tplc="6782816A" w:tentative="1">
      <w:start w:val="1"/>
      <w:numFmt w:val="decimal"/>
      <w:lvlText w:val="%5."/>
      <w:lvlJc w:val="left"/>
      <w:pPr>
        <w:tabs>
          <w:tab w:val="num" w:pos="3600"/>
        </w:tabs>
        <w:ind w:left="3600" w:hanging="360"/>
      </w:pPr>
    </w:lvl>
    <w:lvl w:ilvl="5" w:tplc="43E2AA62" w:tentative="1">
      <w:start w:val="1"/>
      <w:numFmt w:val="decimal"/>
      <w:lvlText w:val="%6."/>
      <w:lvlJc w:val="left"/>
      <w:pPr>
        <w:tabs>
          <w:tab w:val="num" w:pos="4320"/>
        </w:tabs>
        <w:ind w:left="4320" w:hanging="360"/>
      </w:pPr>
    </w:lvl>
    <w:lvl w:ilvl="6" w:tplc="03566DE6" w:tentative="1">
      <w:start w:val="1"/>
      <w:numFmt w:val="decimal"/>
      <w:lvlText w:val="%7."/>
      <w:lvlJc w:val="left"/>
      <w:pPr>
        <w:tabs>
          <w:tab w:val="num" w:pos="5040"/>
        </w:tabs>
        <w:ind w:left="5040" w:hanging="360"/>
      </w:pPr>
    </w:lvl>
    <w:lvl w:ilvl="7" w:tplc="6F3E09EC" w:tentative="1">
      <w:start w:val="1"/>
      <w:numFmt w:val="decimal"/>
      <w:lvlText w:val="%8."/>
      <w:lvlJc w:val="left"/>
      <w:pPr>
        <w:tabs>
          <w:tab w:val="num" w:pos="5760"/>
        </w:tabs>
        <w:ind w:left="5760" w:hanging="360"/>
      </w:pPr>
    </w:lvl>
    <w:lvl w:ilvl="8" w:tplc="E71229F4" w:tentative="1">
      <w:start w:val="1"/>
      <w:numFmt w:val="decimal"/>
      <w:lvlText w:val="%9."/>
      <w:lvlJc w:val="left"/>
      <w:pPr>
        <w:tabs>
          <w:tab w:val="num" w:pos="6480"/>
        </w:tabs>
        <w:ind w:left="6480" w:hanging="360"/>
      </w:pPr>
    </w:lvl>
  </w:abstractNum>
  <w:abstractNum w:abstractNumId="22" w15:restartNumberingAfterBreak="0">
    <w:nsid w:val="25A56E71"/>
    <w:multiLevelType w:val="hybridMultilevel"/>
    <w:tmpl w:val="89B42B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61D6FC6"/>
    <w:multiLevelType w:val="hybridMultilevel"/>
    <w:tmpl w:val="BC220464"/>
    <w:lvl w:ilvl="0" w:tplc="15302F44">
      <w:start w:val="1"/>
      <w:numFmt w:val="bullet"/>
      <w:pStyle w:val="List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8341824"/>
    <w:multiLevelType w:val="singleLevel"/>
    <w:tmpl w:val="9F004506"/>
    <w:lvl w:ilvl="0">
      <w:start w:val="1"/>
      <w:numFmt w:val="decimal"/>
      <w:lvlText w:val="%1."/>
      <w:legacy w:legacy="1" w:legacySpace="0" w:legacyIndent="360"/>
      <w:lvlJc w:val="left"/>
      <w:pPr>
        <w:ind w:left="1080" w:hanging="360"/>
      </w:pPr>
      <w:rPr>
        <w:rFonts w:cs="Times New Roman"/>
      </w:rPr>
    </w:lvl>
  </w:abstractNum>
  <w:abstractNum w:abstractNumId="25" w15:restartNumberingAfterBreak="0">
    <w:nsid w:val="2B692120"/>
    <w:multiLevelType w:val="hybridMultilevel"/>
    <w:tmpl w:val="25B6FAC4"/>
    <w:lvl w:ilvl="0" w:tplc="C62AF3EA">
      <w:start w:val="1"/>
      <w:numFmt w:val="bullet"/>
      <w:lvlText w:val="•"/>
      <w:lvlJc w:val="left"/>
      <w:pPr>
        <w:tabs>
          <w:tab w:val="num" w:pos="3240"/>
        </w:tabs>
        <w:ind w:left="3240" w:hanging="360"/>
      </w:pPr>
      <w:rPr>
        <w:rFonts w:ascii="Arial" w:hAnsi="Arial" w:hint="default"/>
      </w:rPr>
    </w:lvl>
    <w:lvl w:ilvl="1" w:tplc="1BBC41D8">
      <w:start w:val="276"/>
      <w:numFmt w:val="bullet"/>
      <w:lvlText w:val="•"/>
      <w:lvlJc w:val="left"/>
      <w:pPr>
        <w:tabs>
          <w:tab w:val="num" w:pos="3960"/>
        </w:tabs>
        <w:ind w:left="3960" w:hanging="360"/>
      </w:pPr>
      <w:rPr>
        <w:rFonts w:ascii="Arial" w:hAnsi="Arial" w:hint="default"/>
      </w:rPr>
    </w:lvl>
    <w:lvl w:ilvl="2" w:tplc="6D024674" w:tentative="1">
      <w:start w:val="1"/>
      <w:numFmt w:val="bullet"/>
      <w:lvlText w:val="•"/>
      <w:lvlJc w:val="left"/>
      <w:pPr>
        <w:tabs>
          <w:tab w:val="num" w:pos="4680"/>
        </w:tabs>
        <w:ind w:left="4680" w:hanging="360"/>
      </w:pPr>
      <w:rPr>
        <w:rFonts w:ascii="Arial" w:hAnsi="Arial" w:hint="default"/>
      </w:rPr>
    </w:lvl>
    <w:lvl w:ilvl="3" w:tplc="256E79CE" w:tentative="1">
      <w:start w:val="1"/>
      <w:numFmt w:val="bullet"/>
      <w:lvlText w:val="•"/>
      <w:lvlJc w:val="left"/>
      <w:pPr>
        <w:tabs>
          <w:tab w:val="num" w:pos="5400"/>
        </w:tabs>
        <w:ind w:left="5400" w:hanging="360"/>
      </w:pPr>
      <w:rPr>
        <w:rFonts w:ascii="Arial" w:hAnsi="Arial" w:hint="default"/>
      </w:rPr>
    </w:lvl>
    <w:lvl w:ilvl="4" w:tplc="7284910A" w:tentative="1">
      <w:start w:val="1"/>
      <w:numFmt w:val="bullet"/>
      <w:lvlText w:val="•"/>
      <w:lvlJc w:val="left"/>
      <w:pPr>
        <w:tabs>
          <w:tab w:val="num" w:pos="6120"/>
        </w:tabs>
        <w:ind w:left="6120" w:hanging="360"/>
      </w:pPr>
      <w:rPr>
        <w:rFonts w:ascii="Arial" w:hAnsi="Arial" w:hint="default"/>
      </w:rPr>
    </w:lvl>
    <w:lvl w:ilvl="5" w:tplc="BA62B694" w:tentative="1">
      <w:start w:val="1"/>
      <w:numFmt w:val="bullet"/>
      <w:lvlText w:val="•"/>
      <w:lvlJc w:val="left"/>
      <w:pPr>
        <w:tabs>
          <w:tab w:val="num" w:pos="6840"/>
        </w:tabs>
        <w:ind w:left="6840" w:hanging="360"/>
      </w:pPr>
      <w:rPr>
        <w:rFonts w:ascii="Arial" w:hAnsi="Arial" w:hint="default"/>
      </w:rPr>
    </w:lvl>
    <w:lvl w:ilvl="6" w:tplc="FF0E6436" w:tentative="1">
      <w:start w:val="1"/>
      <w:numFmt w:val="bullet"/>
      <w:lvlText w:val="•"/>
      <w:lvlJc w:val="left"/>
      <w:pPr>
        <w:tabs>
          <w:tab w:val="num" w:pos="7560"/>
        </w:tabs>
        <w:ind w:left="7560" w:hanging="360"/>
      </w:pPr>
      <w:rPr>
        <w:rFonts w:ascii="Arial" w:hAnsi="Arial" w:hint="default"/>
      </w:rPr>
    </w:lvl>
    <w:lvl w:ilvl="7" w:tplc="E0EA1D3E" w:tentative="1">
      <w:start w:val="1"/>
      <w:numFmt w:val="bullet"/>
      <w:lvlText w:val="•"/>
      <w:lvlJc w:val="left"/>
      <w:pPr>
        <w:tabs>
          <w:tab w:val="num" w:pos="8280"/>
        </w:tabs>
        <w:ind w:left="8280" w:hanging="360"/>
      </w:pPr>
      <w:rPr>
        <w:rFonts w:ascii="Arial" w:hAnsi="Arial" w:hint="default"/>
      </w:rPr>
    </w:lvl>
    <w:lvl w:ilvl="8" w:tplc="138A1728" w:tentative="1">
      <w:start w:val="1"/>
      <w:numFmt w:val="bullet"/>
      <w:lvlText w:val="•"/>
      <w:lvlJc w:val="left"/>
      <w:pPr>
        <w:tabs>
          <w:tab w:val="num" w:pos="9000"/>
        </w:tabs>
        <w:ind w:left="9000" w:hanging="360"/>
      </w:pPr>
      <w:rPr>
        <w:rFonts w:ascii="Arial" w:hAnsi="Arial" w:hint="default"/>
      </w:rPr>
    </w:lvl>
  </w:abstractNum>
  <w:abstractNum w:abstractNumId="26" w15:restartNumberingAfterBreak="0">
    <w:nsid w:val="2C4C2D41"/>
    <w:multiLevelType w:val="hybridMultilevel"/>
    <w:tmpl w:val="C7E67F9A"/>
    <w:lvl w:ilvl="0" w:tplc="B70836F8">
      <w:start w:val="1"/>
      <w:numFmt w:val="bullet"/>
      <w:lvlText w:val="•"/>
      <w:lvlJc w:val="left"/>
      <w:pPr>
        <w:tabs>
          <w:tab w:val="num" w:pos="720"/>
        </w:tabs>
        <w:ind w:left="720" w:hanging="360"/>
      </w:pPr>
      <w:rPr>
        <w:rFonts w:ascii="Arial" w:hAnsi="Arial" w:hint="default"/>
      </w:rPr>
    </w:lvl>
    <w:lvl w:ilvl="1" w:tplc="20689228" w:tentative="1">
      <w:start w:val="1"/>
      <w:numFmt w:val="bullet"/>
      <w:lvlText w:val="•"/>
      <w:lvlJc w:val="left"/>
      <w:pPr>
        <w:tabs>
          <w:tab w:val="num" w:pos="1440"/>
        </w:tabs>
        <w:ind w:left="1440" w:hanging="360"/>
      </w:pPr>
      <w:rPr>
        <w:rFonts w:ascii="Arial" w:hAnsi="Arial" w:hint="default"/>
      </w:rPr>
    </w:lvl>
    <w:lvl w:ilvl="2" w:tplc="9E0260FA">
      <w:start w:val="1"/>
      <w:numFmt w:val="bullet"/>
      <w:lvlText w:val="•"/>
      <w:lvlJc w:val="left"/>
      <w:pPr>
        <w:tabs>
          <w:tab w:val="num" w:pos="2160"/>
        </w:tabs>
        <w:ind w:left="2160" w:hanging="360"/>
      </w:pPr>
      <w:rPr>
        <w:rFonts w:ascii="Arial" w:hAnsi="Arial" w:hint="default"/>
      </w:rPr>
    </w:lvl>
    <w:lvl w:ilvl="3" w:tplc="F344326A" w:tentative="1">
      <w:start w:val="1"/>
      <w:numFmt w:val="bullet"/>
      <w:lvlText w:val="•"/>
      <w:lvlJc w:val="left"/>
      <w:pPr>
        <w:tabs>
          <w:tab w:val="num" w:pos="2880"/>
        </w:tabs>
        <w:ind w:left="2880" w:hanging="360"/>
      </w:pPr>
      <w:rPr>
        <w:rFonts w:ascii="Arial" w:hAnsi="Arial" w:hint="default"/>
      </w:rPr>
    </w:lvl>
    <w:lvl w:ilvl="4" w:tplc="5330B0BA" w:tentative="1">
      <w:start w:val="1"/>
      <w:numFmt w:val="bullet"/>
      <w:lvlText w:val="•"/>
      <w:lvlJc w:val="left"/>
      <w:pPr>
        <w:tabs>
          <w:tab w:val="num" w:pos="3600"/>
        </w:tabs>
        <w:ind w:left="3600" w:hanging="360"/>
      </w:pPr>
      <w:rPr>
        <w:rFonts w:ascii="Arial" w:hAnsi="Arial" w:hint="default"/>
      </w:rPr>
    </w:lvl>
    <w:lvl w:ilvl="5" w:tplc="54D045B6" w:tentative="1">
      <w:start w:val="1"/>
      <w:numFmt w:val="bullet"/>
      <w:lvlText w:val="•"/>
      <w:lvlJc w:val="left"/>
      <w:pPr>
        <w:tabs>
          <w:tab w:val="num" w:pos="4320"/>
        </w:tabs>
        <w:ind w:left="4320" w:hanging="360"/>
      </w:pPr>
      <w:rPr>
        <w:rFonts w:ascii="Arial" w:hAnsi="Arial" w:hint="default"/>
      </w:rPr>
    </w:lvl>
    <w:lvl w:ilvl="6" w:tplc="BCC0AA36" w:tentative="1">
      <w:start w:val="1"/>
      <w:numFmt w:val="bullet"/>
      <w:lvlText w:val="•"/>
      <w:lvlJc w:val="left"/>
      <w:pPr>
        <w:tabs>
          <w:tab w:val="num" w:pos="5040"/>
        </w:tabs>
        <w:ind w:left="5040" w:hanging="360"/>
      </w:pPr>
      <w:rPr>
        <w:rFonts w:ascii="Arial" w:hAnsi="Arial" w:hint="default"/>
      </w:rPr>
    </w:lvl>
    <w:lvl w:ilvl="7" w:tplc="4502E126" w:tentative="1">
      <w:start w:val="1"/>
      <w:numFmt w:val="bullet"/>
      <w:lvlText w:val="•"/>
      <w:lvlJc w:val="left"/>
      <w:pPr>
        <w:tabs>
          <w:tab w:val="num" w:pos="5760"/>
        </w:tabs>
        <w:ind w:left="5760" w:hanging="360"/>
      </w:pPr>
      <w:rPr>
        <w:rFonts w:ascii="Arial" w:hAnsi="Arial" w:hint="default"/>
      </w:rPr>
    </w:lvl>
    <w:lvl w:ilvl="8" w:tplc="338CF96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2C503D1B"/>
    <w:multiLevelType w:val="hybridMultilevel"/>
    <w:tmpl w:val="E746E4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CF56FA4"/>
    <w:multiLevelType w:val="hybridMultilevel"/>
    <w:tmpl w:val="BC942502"/>
    <w:lvl w:ilvl="0" w:tplc="EE50266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DBB251D"/>
    <w:multiLevelType w:val="multilevel"/>
    <w:tmpl w:val="06425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0B3DF9"/>
    <w:multiLevelType w:val="hybridMultilevel"/>
    <w:tmpl w:val="74DCA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39C1BC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347A718A"/>
    <w:multiLevelType w:val="hybridMultilevel"/>
    <w:tmpl w:val="C506010C"/>
    <w:lvl w:ilvl="0" w:tplc="EE502668">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72E2DE4"/>
    <w:multiLevelType w:val="hybridMultilevel"/>
    <w:tmpl w:val="C234E652"/>
    <w:lvl w:ilvl="0" w:tplc="F998C088">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86F3773"/>
    <w:multiLevelType w:val="multilevel"/>
    <w:tmpl w:val="E52C61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1"/>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D1F083D"/>
    <w:multiLevelType w:val="hybridMultilevel"/>
    <w:tmpl w:val="5EC2A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EEF1686"/>
    <w:multiLevelType w:val="multilevel"/>
    <w:tmpl w:val="73D8B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4171CB"/>
    <w:multiLevelType w:val="hybridMultilevel"/>
    <w:tmpl w:val="9A563E52"/>
    <w:lvl w:ilvl="0" w:tplc="5DF290B0">
      <w:start w:val="1"/>
      <w:numFmt w:val="bullet"/>
      <w:lvlText w:val=""/>
      <w:lvlJc w:val="left"/>
      <w:pPr>
        <w:tabs>
          <w:tab w:val="num" w:pos="720"/>
        </w:tabs>
        <w:ind w:left="720" w:hanging="360"/>
      </w:pPr>
      <w:rPr>
        <w:rFonts w:ascii="Wingdings" w:hAnsi="Wingdings" w:hint="default"/>
      </w:rPr>
    </w:lvl>
    <w:lvl w:ilvl="1" w:tplc="49908B24">
      <w:start w:val="206"/>
      <w:numFmt w:val="bullet"/>
      <w:lvlText w:val=""/>
      <w:lvlJc w:val="left"/>
      <w:pPr>
        <w:tabs>
          <w:tab w:val="num" w:pos="1440"/>
        </w:tabs>
        <w:ind w:left="1440" w:hanging="360"/>
      </w:pPr>
      <w:rPr>
        <w:rFonts w:ascii="Wingdings" w:hAnsi="Wingdings" w:hint="default"/>
      </w:rPr>
    </w:lvl>
    <w:lvl w:ilvl="2" w:tplc="4F1A29B2" w:tentative="1">
      <w:start w:val="1"/>
      <w:numFmt w:val="bullet"/>
      <w:lvlText w:val=""/>
      <w:lvlJc w:val="left"/>
      <w:pPr>
        <w:tabs>
          <w:tab w:val="num" w:pos="2160"/>
        </w:tabs>
        <w:ind w:left="2160" w:hanging="360"/>
      </w:pPr>
      <w:rPr>
        <w:rFonts w:ascii="Wingdings" w:hAnsi="Wingdings" w:hint="default"/>
      </w:rPr>
    </w:lvl>
    <w:lvl w:ilvl="3" w:tplc="DE66A4FC" w:tentative="1">
      <w:start w:val="1"/>
      <w:numFmt w:val="bullet"/>
      <w:lvlText w:val=""/>
      <w:lvlJc w:val="left"/>
      <w:pPr>
        <w:tabs>
          <w:tab w:val="num" w:pos="2880"/>
        </w:tabs>
        <w:ind w:left="2880" w:hanging="360"/>
      </w:pPr>
      <w:rPr>
        <w:rFonts w:ascii="Wingdings" w:hAnsi="Wingdings" w:hint="default"/>
      </w:rPr>
    </w:lvl>
    <w:lvl w:ilvl="4" w:tplc="D2FA8266" w:tentative="1">
      <w:start w:val="1"/>
      <w:numFmt w:val="bullet"/>
      <w:lvlText w:val=""/>
      <w:lvlJc w:val="left"/>
      <w:pPr>
        <w:tabs>
          <w:tab w:val="num" w:pos="3600"/>
        </w:tabs>
        <w:ind w:left="3600" w:hanging="360"/>
      </w:pPr>
      <w:rPr>
        <w:rFonts w:ascii="Wingdings" w:hAnsi="Wingdings" w:hint="default"/>
      </w:rPr>
    </w:lvl>
    <w:lvl w:ilvl="5" w:tplc="05526A36" w:tentative="1">
      <w:start w:val="1"/>
      <w:numFmt w:val="bullet"/>
      <w:lvlText w:val=""/>
      <w:lvlJc w:val="left"/>
      <w:pPr>
        <w:tabs>
          <w:tab w:val="num" w:pos="4320"/>
        </w:tabs>
        <w:ind w:left="4320" w:hanging="360"/>
      </w:pPr>
      <w:rPr>
        <w:rFonts w:ascii="Wingdings" w:hAnsi="Wingdings" w:hint="default"/>
      </w:rPr>
    </w:lvl>
    <w:lvl w:ilvl="6" w:tplc="216A24E4" w:tentative="1">
      <w:start w:val="1"/>
      <w:numFmt w:val="bullet"/>
      <w:lvlText w:val=""/>
      <w:lvlJc w:val="left"/>
      <w:pPr>
        <w:tabs>
          <w:tab w:val="num" w:pos="5040"/>
        </w:tabs>
        <w:ind w:left="5040" w:hanging="360"/>
      </w:pPr>
      <w:rPr>
        <w:rFonts w:ascii="Wingdings" w:hAnsi="Wingdings" w:hint="default"/>
      </w:rPr>
    </w:lvl>
    <w:lvl w:ilvl="7" w:tplc="CB4CC20A" w:tentative="1">
      <w:start w:val="1"/>
      <w:numFmt w:val="bullet"/>
      <w:lvlText w:val=""/>
      <w:lvlJc w:val="left"/>
      <w:pPr>
        <w:tabs>
          <w:tab w:val="num" w:pos="5760"/>
        </w:tabs>
        <w:ind w:left="5760" w:hanging="360"/>
      </w:pPr>
      <w:rPr>
        <w:rFonts w:ascii="Wingdings" w:hAnsi="Wingdings" w:hint="default"/>
      </w:rPr>
    </w:lvl>
    <w:lvl w:ilvl="8" w:tplc="B53A0760"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1884723"/>
    <w:multiLevelType w:val="hybridMultilevel"/>
    <w:tmpl w:val="BB8A2DE6"/>
    <w:lvl w:ilvl="0" w:tplc="F57C50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42E62740"/>
    <w:multiLevelType w:val="hybridMultilevel"/>
    <w:tmpl w:val="1BC843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42FE3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44703720"/>
    <w:multiLevelType w:val="multilevel"/>
    <w:tmpl w:val="18C6A8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8760D87"/>
    <w:multiLevelType w:val="hybridMultilevel"/>
    <w:tmpl w:val="9FC2568C"/>
    <w:lvl w:ilvl="0" w:tplc="A48ABA3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499C2D19"/>
    <w:multiLevelType w:val="hybridMultilevel"/>
    <w:tmpl w:val="99F84CE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A9C7E08"/>
    <w:multiLevelType w:val="multilevel"/>
    <w:tmpl w:val="AE1C12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C4358AF"/>
    <w:multiLevelType w:val="hybridMultilevel"/>
    <w:tmpl w:val="D612F280"/>
    <w:lvl w:ilvl="0" w:tplc="EE50266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E07310D"/>
    <w:multiLevelType w:val="hybridMultilevel"/>
    <w:tmpl w:val="01CA10FA"/>
    <w:lvl w:ilvl="0" w:tplc="BE684C0E">
      <w:start w:val="1"/>
      <w:numFmt w:val="decimal"/>
      <w:lvlText w:val="%1."/>
      <w:lvlJc w:val="left"/>
      <w:pPr>
        <w:tabs>
          <w:tab w:val="num" w:pos="720"/>
        </w:tabs>
        <w:ind w:left="720" w:hanging="360"/>
      </w:pPr>
    </w:lvl>
    <w:lvl w:ilvl="1" w:tplc="2DAEB0DC" w:tentative="1">
      <w:start w:val="1"/>
      <w:numFmt w:val="decimal"/>
      <w:lvlText w:val="%2."/>
      <w:lvlJc w:val="left"/>
      <w:pPr>
        <w:tabs>
          <w:tab w:val="num" w:pos="1440"/>
        </w:tabs>
        <w:ind w:left="1440" w:hanging="360"/>
      </w:pPr>
    </w:lvl>
    <w:lvl w:ilvl="2" w:tplc="68028F80" w:tentative="1">
      <w:start w:val="1"/>
      <w:numFmt w:val="decimal"/>
      <w:lvlText w:val="%3."/>
      <w:lvlJc w:val="left"/>
      <w:pPr>
        <w:tabs>
          <w:tab w:val="num" w:pos="2160"/>
        </w:tabs>
        <w:ind w:left="2160" w:hanging="360"/>
      </w:pPr>
    </w:lvl>
    <w:lvl w:ilvl="3" w:tplc="B8D2F3DC" w:tentative="1">
      <w:start w:val="1"/>
      <w:numFmt w:val="decimal"/>
      <w:lvlText w:val="%4."/>
      <w:lvlJc w:val="left"/>
      <w:pPr>
        <w:tabs>
          <w:tab w:val="num" w:pos="2880"/>
        </w:tabs>
        <w:ind w:left="2880" w:hanging="360"/>
      </w:pPr>
    </w:lvl>
    <w:lvl w:ilvl="4" w:tplc="C0EE1452" w:tentative="1">
      <w:start w:val="1"/>
      <w:numFmt w:val="decimal"/>
      <w:lvlText w:val="%5."/>
      <w:lvlJc w:val="left"/>
      <w:pPr>
        <w:tabs>
          <w:tab w:val="num" w:pos="3600"/>
        </w:tabs>
        <w:ind w:left="3600" w:hanging="360"/>
      </w:pPr>
    </w:lvl>
    <w:lvl w:ilvl="5" w:tplc="CC94E706" w:tentative="1">
      <w:start w:val="1"/>
      <w:numFmt w:val="decimal"/>
      <w:lvlText w:val="%6."/>
      <w:lvlJc w:val="left"/>
      <w:pPr>
        <w:tabs>
          <w:tab w:val="num" w:pos="4320"/>
        </w:tabs>
        <w:ind w:left="4320" w:hanging="360"/>
      </w:pPr>
    </w:lvl>
    <w:lvl w:ilvl="6" w:tplc="82D45EA6" w:tentative="1">
      <w:start w:val="1"/>
      <w:numFmt w:val="decimal"/>
      <w:lvlText w:val="%7."/>
      <w:lvlJc w:val="left"/>
      <w:pPr>
        <w:tabs>
          <w:tab w:val="num" w:pos="5040"/>
        </w:tabs>
        <w:ind w:left="5040" w:hanging="360"/>
      </w:pPr>
    </w:lvl>
    <w:lvl w:ilvl="7" w:tplc="95AC5454" w:tentative="1">
      <w:start w:val="1"/>
      <w:numFmt w:val="decimal"/>
      <w:lvlText w:val="%8."/>
      <w:lvlJc w:val="left"/>
      <w:pPr>
        <w:tabs>
          <w:tab w:val="num" w:pos="5760"/>
        </w:tabs>
        <w:ind w:left="5760" w:hanging="360"/>
      </w:pPr>
    </w:lvl>
    <w:lvl w:ilvl="8" w:tplc="B31A9D26" w:tentative="1">
      <w:start w:val="1"/>
      <w:numFmt w:val="decimal"/>
      <w:lvlText w:val="%9."/>
      <w:lvlJc w:val="left"/>
      <w:pPr>
        <w:tabs>
          <w:tab w:val="num" w:pos="6480"/>
        </w:tabs>
        <w:ind w:left="6480" w:hanging="360"/>
      </w:pPr>
    </w:lvl>
  </w:abstractNum>
  <w:abstractNum w:abstractNumId="47" w15:restartNumberingAfterBreak="0">
    <w:nsid w:val="5048148B"/>
    <w:multiLevelType w:val="hybridMultilevel"/>
    <w:tmpl w:val="A296F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0772F12"/>
    <w:multiLevelType w:val="hybridMultilevel"/>
    <w:tmpl w:val="F8E643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5DD395E"/>
    <w:multiLevelType w:val="hybridMultilevel"/>
    <w:tmpl w:val="357061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8272639"/>
    <w:multiLevelType w:val="hybridMultilevel"/>
    <w:tmpl w:val="3F445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D6715A4"/>
    <w:multiLevelType w:val="hybridMultilevel"/>
    <w:tmpl w:val="D6AAEAF4"/>
    <w:lvl w:ilvl="0" w:tplc="520E79FE">
      <w:start w:val="1"/>
      <w:numFmt w:val="bullet"/>
      <w:lvlText w:val=""/>
      <w:lvlJc w:val="left"/>
      <w:pPr>
        <w:tabs>
          <w:tab w:val="num" w:pos="720"/>
        </w:tabs>
        <w:ind w:left="720" w:hanging="360"/>
      </w:pPr>
      <w:rPr>
        <w:rFonts w:ascii="Wingdings" w:hAnsi="Wingdings" w:hint="default"/>
      </w:rPr>
    </w:lvl>
    <w:lvl w:ilvl="1" w:tplc="7BF290C0">
      <w:start w:val="1"/>
      <w:numFmt w:val="bullet"/>
      <w:lvlText w:val=""/>
      <w:lvlJc w:val="left"/>
      <w:pPr>
        <w:tabs>
          <w:tab w:val="num" w:pos="1440"/>
        </w:tabs>
        <w:ind w:left="1440" w:hanging="360"/>
      </w:pPr>
      <w:rPr>
        <w:rFonts w:ascii="Wingdings" w:hAnsi="Wingdings" w:hint="default"/>
      </w:rPr>
    </w:lvl>
    <w:lvl w:ilvl="2" w:tplc="C2FCB9FE">
      <w:start w:val="276"/>
      <w:numFmt w:val="bullet"/>
      <w:lvlText w:val="–"/>
      <w:lvlJc w:val="left"/>
      <w:pPr>
        <w:tabs>
          <w:tab w:val="num" w:pos="2160"/>
        </w:tabs>
        <w:ind w:left="2160" w:hanging="360"/>
      </w:pPr>
      <w:rPr>
        <w:rFonts w:ascii="Intel Clear" w:hAnsi="Intel Clear" w:hint="default"/>
      </w:rPr>
    </w:lvl>
    <w:lvl w:ilvl="3" w:tplc="FE00E0C8" w:tentative="1">
      <w:start w:val="1"/>
      <w:numFmt w:val="bullet"/>
      <w:lvlText w:val=""/>
      <w:lvlJc w:val="left"/>
      <w:pPr>
        <w:tabs>
          <w:tab w:val="num" w:pos="2880"/>
        </w:tabs>
        <w:ind w:left="2880" w:hanging="360"/>
      </w:pPr>
      <w:rPr>
        <w:rFonts w:ascii="Wingdings" w:hAnsi="Wingdings" w:hint="default"/>
      </w:rPr>
    </w:lvl>
    <w:lvl w:ilvl="4" w:tplc="1B3E8D16" w:tentative="1">
      <w:start w:val="1"/>
      <w:numFmt w:val="bullet"/>
      <w:lvlText w:val=""/>
      <w:lvlJc w:val="left"/>
      <w:pPr>
        <w:tabs>
          <w:tab w:val="num" w:pos="3600"/>
        </w:tabs>
        <w:ind w:left="3600" w:hanging="360"/>
      </w:pPr>
      <w:rPr>
        <w:rFonts w:ascii="Wingdings" w:hAnsi="Wingdings" w:hint="default"/>
      </w:rPr>
    </w:lvl>
    <w:lvl w:ilvl="5" w:tplc="11FE99F2" w:tentative="1">
      <w:start w:val="1"/>
      <w:numFmt w:val="bullet"/>
      <w:lvlText w:val=""/>
      <w:lvlJc w:val="left"/>
      <w:pPr>
        <w:tabs>
          <w:tab w:val="num" w:pos="4320"/>
        </w:tabs>
        <w:ind w:left="4320" w:hanging="360"/>
      </w:pPr>
      <w:rPr>
        <w:rFonts w:ascii="Wingdings" w:hAnsi="Wingdings" w:hint="default"/>
      </w:rPr>
    </w:lvl>
    <w:lvl w:ilvl="6" w:tplc="7870E3B0" w:tentative="1">
      <w:start w:val="1"/>
      <w:numFmt w:val="bullet"/>
      <w:lvlText w:val=""/>
      <w:lvlJc w:val="left"/>
      <w:pPr>
        <w:tabs>
          <w:tab w:val="num" w:pos="5040"/>
        </w:tabs>
        <w:ind w:left="5040" w:hanging="360"/>
      </w:pPr>
      <w:rPr>
        <w:rFonts w:ascii="Wingdings" w:hAnsi="Wingdings" w:hint="default"/>
      </w:rPr>
    </w:lvl>
    <w:lvl w:ilvl="7" w:tplc="542A4208" w:tentative="1">
      <w:start w:val="1"/>
      <w:numFmt w:val="bullet"/>
      <w:lvlText w:val=""/>
      <w:lvlJc w:val="left"/>
      <w:pPr>
        <w:tabs>
          <w:tab w:val="num" w:pos="5760"/>
        </w:tabs>
        <w:ind w:left="5760" w:hanging="360"/>
      </w:pPr>
      <w:rPr>
        <w:rFonts w:ascii="Wingdings" w:hAnsi="Wingdings" w:hint="default"/>
      </w:rPr>
    </w:lvl>
    <w:lvl w:ilvl="8" w:tplc="BC1E4FE8"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640F4C8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3" w15:restartNumberingAfterBreak="0">
    <w:nsid w:val="691D4153"/>
    <w:multiLevelType w:val="hybridMultilevel"/>
    <w:tmpl w:val="B5726766"/>
    <w:lvl w:ilvl="0" w:tplc="4210ECBC">
      <w:start w:val="1"/>
      <w:numFmt w:val="bullet"/>
      <w:lvlText w:val="•"/>
      <w:lvlJc w:val="left"/>
      <w:pPr>
        <w:tabs>
          <w:tab w:val="num" w:pos="720"/>
        </w:tabs>
        <w:ind w:left="720" w:hanging="360"/>
      </w:pPr>
      <w:rPr>
        <w:rFonts w:ascii="Arial" w:hAnsi="Arial" w:hint="default"/>
      </w:rPr>
    </w:lvl>
    <w:lvl w:ilvl="1" w:tplc="88AEFCF2">
      <w:start w:val="1"/>
      <w:numFmt w:val="bullet"/>
      <w:lvlText w:val="•"/>
      <w:lvlJc w:val="left"/>
      <w:pPr>
        <w:tabs>
          <w:tab w:val="num" w:pos="1440"/>
        </w:tabs>
        <w:ind w:left="1440" w:hanging="360"/>
      </w:pPr>
      <w:rPr>
        <w:rFonts w:ascii="Arial" w:hAnsi="Arial" w:hint="default"/>
      </w:rPr>
    </w:lvl>
    <w:lvl w:ilvl="2" w:tplc="93A25C1E">
      <w:start w:val="276"/>
      <w:numFmt w:val="bullet"/>
      <w:lvlText w:val="•"/>
      <w:lvlJc w:val="left"/>
      <w:pPr>
        <w:tabs>
          <w:tab w:val="num" w:pos="2160"/>
        </w:tabs>
        <w:ind w:left="2160" w:hanging="360"/>
      </w:pPr>
      <w:rPr>
        <w:rFonts w:ascii="Arial" w:hAnsi="Arial" w:hint="default"/>
      </w:rPr>
    </w:lvl>
    <w:lvl w:ilvl="3" w:tplc="67708FB6" w:tentative="1">
      <w:start w:val="1"/>
      <w:numFmt w:val="bullet"/>
      <w:lvlText w:val="•"/>
      <w:lvlJc w:val="left"/>
      <w:pPr>
        <w:tabs>
          <w:tab w:val="num" w:pos="2880"/>
        </w:tabs>
        <w:ind w:left="2880" w:hanging="360"/>
      </w:pPr>
      <w:rPr>
        <w:rFonts w:ascii="Arial" w:hAnsi="Arial" w:hint="default"/>
      </w:rPr>
    </w:lvl>
    <w:lvl w:ilvl="4" w:tplc="AD6ED666" w:tentative="1">
      <w:start w:val="1"/>
      <w:numFmt w:val="bullet"/>
      <w:lvlText w:val="•"/>
      <w:lvlJc w:val="left"/>
      <w:pPr>
        <w:tabs>
          <w:tab w:val="num" w:pos="3600"/>
        </w:tabs>
        <w:ind w:left="3600" w:hanging="360"/>
      </w:pPr>
      <w:rPr>
        <w:rFonts w:ascii="Arial" w:hAnsi="Arial" w:hint="default"/>
      </w:rPr>
    </w:lvl>
    <w:lvl w:ilvl="5" w:tplc="98A0CA98" w:tentative="1">
      <w:start w:val="1"/>
      <w:numFmt w:val="bullet"/>
      <w:lvlText w:val="•"/>
      <w:lvlJc w:val="left"/>
      <w:pPr>
        <w:tabs>
          <w:tab w:val="num" w:pos="4320"/>
        </w:tabs>
        <w:ind w:left="4320" w:hanging="360"/>
      </w:pPr>
      <w:rPr>
        <w:rFonts w:ascii="Arial" w:hAnsi="Arial" w:hint="default"/>
      </w:rPr>
    </w:lvl>
    <w:lvl w:ilvl="6" w:tplc="D7F2D976" w:tentative="1">
      <w:start w:val="1"/>
      <w:numFmt w:val="bullet"/>
      <w:lvlText w:val="•"/>
      <w:lvlJc w:val="left"/>
      <w:pPr>
        <w:tabs>
          <w:tab w:val="num" w:pos="5040"/>
        </w:tabs>
        <w:ind w:left="5040" w:hanging="360"/>
      </w:pPr>
      <w:rPr>
        <w:rFonts w:ascii="Arial" w:hAnsi="Arial" w:hint="default"/>
      </w:rPr>
    </w:lvl>
    <w:lvl w:ilvl="7" w:tplc="200838BE" w:tentative="1">
      <w:start w:val="1"/>
      <w:numFmt w:val="bullet"/>
      <w:lvlText w:val="•"/>
      <w:lvlJc w:val="left"/>
      <w:pPr>
        <w:tabs>
          <w:tab w:val="num" w:pos="5760"/>
        </w:tabs>
        <w:ind w:left="5760" w:hanging="360"/>
      </w:pPr>
      <w:rPr>
        <w:rFonts w:ascii="Arial" w:hAnsi="Arial" w:hint="default"/>
      </w:rPr>
    </w:lvl>
    <w:lvl w:ilvl="8" w:tplc="24C6385A"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6D937B21"/>
    <w:multiLevelType w:val="hybridMultilevel"/>
    <w:tmpl w:val="DB2831B0"/>
    <w:lvl w:ilvl="0" w:tplc="EE50266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6EB90816"/>
    <w:multiLevelType w:val="multilevel"/>
    <w:tmpl w:val="D388A6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2"/>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0D8698B"/>
    <w:multiLevelType w:val="hybridMultilevel"/>
    <w:tmpl w:val="9634D306"/>
    <w:lvl w:ilvl="0" w:tplc="0DD86120">
      <w:start w:val="1"/>
      <w:numFmt w:val="bullet"/>
      <w:lvlText w:val="•"/>
      <w:lvlJc w:val="left"/>
      <w:pPr>
        <w:tabs>
          <w:tab w:val="num" w:pos="720"/>
        </w:tabs>
        <w:ind w:left="720" w:hanging="360"/>
      </w:pPr>
      <w:rPr>
        <w:rFonts w:ascii="Arial" w:hAnsi="Arial" w:hint="default"/>
      </w:rPr>
    </w:lvl>
    <w:lvl w:ilvl="1" w:tplc="66E6DBB4">
      <w:start w:val="1"/>
      <w:numFmt w:val="bullet"/>
      <w:lvlText w:val="•"/>
      <w:lvlJc w:val="left"/>
      <w:pPr>
        <w:tabs>
          <w:tab w:val="num" w:pos="1440"/>
        </w:tabs>
        <w:ind w:left="1440" w:hanging="360"/>
      </w:pPr>
      <w:rPr>
        <w:rFonts w:ascii="Arial" w:hAnsi="Arial" w:hint="default"/>
      </w:rPr>
    </w:lvl>
    <w:lvl w:ilvl="2" w:tplc="4A6A4BBA" w:tentative="1">
      <w:start w:val="1"/>
      <w:numFmt w:val="bullet"/>
      <w:lvlText w:val="•"/>
      <w:lvlJc w:val="left"/>
      <w:pPr>
        <w:tabs>
          <w:tab w:val="num" w:pos="2160"/>
        </w:tabs>
        <w:ind w:left="2160" w:hanging="360"/>
      </w:pPr>
      <w:rPr>
        <w:rFonts w:ascii="Arial" w:hAnsi="Arial" w:hint="default"/>
      </w:rPr>
    </w:lvl>
    <w:lvl w:ilvl="3" w:tplc="9E7C8CAA" w:tentative="1">
      <w:start w:val="1"/>
      <w:numFmt w:val="bullet"/>
      <w:lvlText w:val="•"/>
      <w:lvlJc w:val="left"/>
      <w:pPr>
        <w:tabs>
          <w:tab w:val="num" w:pos="2880"/>
        </w:tabs>
        <w:ind w:left="2880" w:hanging="360"/>
      </w:pPr>
      <w:rPr>
        <w:rFonts w:ascii="Arial" w:hAnsi="Arial" w:hint="default"/>
      </w:rPr>
    </w:lvl>
    <w:lvl w:ilvl="4" w:tplc="E9DC2E3E" w:tentative="1">
      <w:start w:val="1"/>
      <w:numFmt w:val="bullet"/>
      <w:lvlText w:val="•"/>
      <w:lvlJc w:val="left"/>
      <w:pPr>
        <w:tabs>
          <w:tab w:val="num" w:pos="3600"/>
        </w:tabs>
        <w:ind w:left="3600" w:hanging="360"/>
      </w:pPr>
      <w:rPr>
        <w:rFonts w:ascii="Arial" w:hAnsi="Arial" w:hint="default"/>
      </w:rPr>
    </w:lvl>
    <w:lvl w:ilvl="5" w:tplc="841EEDEE" w:tentative="1">
      <w:start w:val="1"/>
      <w:numFmt w:val="bullet"/>
      <w:lvlText w:val="•"/>
      <w:lvlJc w:val="left"/>
      <w:pPr>
        <w:tabs>
          <w:tab w:val="num" w:pos="4320"/>
        </w:tabs>
        <w:ind w:left="4320" w:hanging="360"/>
      </w:pPr>
      <w:rPr>
        <w:rFonts w:ascii="Arial" w:hAnsi="Arial" w:hint="default"/>
      </w:rPr>
    </w:lvl>
    <w:lvl w:ilvl="6" w:tplc="52E812BC" w:tentative="1">
      <w:start w:val="1"/>
      <w:numFmt w:val="bullet"/>
      <w:lvlText w:val="•"/>
      <w:lvlJc w:val="left"/>
      <w:pPr>
        <w:tabs>
          <w:tab w:val="num" w:pos="5040"/>
        </w:tabs>
        <w:ind w:left="5040" w:hanging="360"/>
      </w:pPr>
      <w:rPr>
        <w:rFonts w:ascii="Arial" w:hAnsi="Arial" w:hint="default"/>
      </w:rPr>
    </w:lvl>
    <w:lvl w:ilvl="7" w:tplc="08A4D5C4" w:tentative="1">
      <w:start w:val="1"/>
      <w:numFmt w:val="bullet"/>
      <w:lvlText w:val="•"/>
      <w:lvlJc w:val="left"/>
      <w:pPr>
        <w:tabs>
          <w:tab w:val="num" w:pos="5760"/>
        </w:tabs>
        <w:ind w:left="5760" w:hanging="360"/>
      </w:pPr>
      <w:rPr>
        <w:rFonts w:ascii="Arial" w:hAnsi="Arial" w:hint="default"/>
      </w:rPr>
    </w:lvl>
    <w:lvl w:ilvl="8" w:tplc="65C491B8"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763517B2"/>
    <w:multiLevelType w:val="hybridMultilevel"/>
    <w:tmpl w:val="2866414E"/>
    <w:lvl w:ilvl="0" w:tplc="C99C14B0">
      <w:start w:val="1"/>
      <w:numFmt w:val="decimal"/>
      <w:lvlText w:val="%1."/>
      <w:lvlJc w:val="left"/>
      <w:pPr>
        <w:ind w:left="1080" w:hanging="360"/>
      </w:pPr>
      <w:rPr>
        <w:rFonts w:asciiTheme="minorHAnsi" w:hAnsiTheme="minorHAnsi" w:hint="default"/>
        <w:b/>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795A34F5"/>
    <w:multiLevelType w:val="hybridMultilevel"/>
    <w:tmpl w:val="C506010C"/>
    <w:lvl w:ilvl="0" w:tplc="EE502668">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79DC38D3"/>
    <w:multiLevelType w:val="hybridMultilevel"/>
    <w:tmpl w:val="6C5C5C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7F105F47"/>
    <w:multiLevelType w:val="hybridMultilevel"/>
    <w:tmpl w:val="E1DAFC74"/>
    <w:lvl w:ilvl="0" w:tplc="EE502668">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23"/>
  </w:num>
  <w:num w:numId="3">
    <w:abstractNumId w:val="1"/>
  </w:num>
  <w:num w:numId="4">
    <w:abstractNumId w:val="24"/>
  </w:num>
  <w:num w:numId="5">
    <w:abstractNumId w:val="3"/>
  </w:num>
  <w:num w:numId="6">
    <w:abstractNumId w:val="19"/>
  </w:num>
  <w:num w:numId="7">
    <w:abstractNumId w:val="41"/>
  </w:num>
  <w:num w:numId="8">
    <w:abstractNumId w:val="44"/>
  </w:num>
  <w:num w:numId="9">
    <w:abstractNumId w:val="34"/>
  </w:num>
  <w:num w:numId="10">
    <w:abstractNumId w:val="55"/>
  </w:num>
  <w:num w:numId="11">
    <w:abstractNumId w:val="14"/>
  </w:num>
  <w:num w:numId="12">
    <w:abstractNumId w:val="43"/>
  </w:num>
  <w:num w:numId="13">
    <w:abstractNumId w:val="12"/>
  </w:num>
  <w:num w:numId="14">
    <w:abstractNumId w:val="46"/>
  </w:num>
  <w:num w:numId="15">
    <w:abstractNumId w:val="39"/>
  </w:num>
  <w:num w:numId="16">
    <w:abstractNumId w:val="37"/>
  </w:num>
  <w:num w:numId="17">
    <w:abstractNumId w:val="0"/>
  </w:num>
  <w:num w:numId="18">
    <w:abstractNumId w:val="28"/>
  </w:num>
  <w:num w:numId="19">
    <w:abstractNumId w:val="58"/>
  </w:num>
  <w:num w:numId="20">
    <w:abstractNumId w:val="57"/>
  </w:num>
  <w:num w:numId="21">
    <w:abstractNumId w:val="32"/>
  </w:num>
  <w:num w:numId="22">
    <w:abstractNumId w:val="20"/>
  </w:num>
  <w:num w:numId="23">
    <w:abstractNumId w:val="56"/>
  </w:num>
  <w:num w:numId="24">
    <w:abstractNumId w:val="35"/>
  </w:num>
  <w:num w:numId="25">
    <w:abstractNumId w:val="30"/>
  </w:num>
  <w:num w:numId="26">
    <w:abstractNumId w:val="54"/>
  </w:num>
  <w:num w:numId="27">
    <w:abstractNumId w:val="13"/>
  </w:num>
  <w:num w:numId="28">
    <w:abstractNumId w:val="50"/>
  </w:num>
  <w:num w:numId="29">
    <w:abstractNumId w:val="59"/>
  </w:num>
  <w:num w:numId="30">
    <w:abstractNumId w:val="10"/>
  </w:num>
  <w:num w:numId="31">
    <w:abstractNumId w:val="27"/>
  </w:num>
  <w:num w:numId="32">
    <w:abstractNumId w:val="21"/>
  </w:num>
  <w:num w:numId="33">
    <w:abstractNumId w:val="7"/>
  </w:num>
  <w:num w:numId="34">
    <w:abstractNumId w:val="9"/>
  </w:num>
  <w:num w:numId="35">
    <w:abstractNumId w:val="45"/>
  </w:num>
  <w:num w:numId="36">
    <w:abstractNumId w:val="60"/>
  </w:num>
  <w:num w:numId="37">
    <w:abstractNumId w:val="29"/>
  </w:num>
  <w:num w:numId="38">
    <w:abstractNumId w:val="6"/>
  </w:num>
  <w:num w:numId="39">
    <w:abstractNumId w:val="38"/>
  </w:num>
  <w:num w:numId="40">
    <w:abstractNumId w:val="33"/>
  </w:num>
  <w:num w:numId="41">
    <w:abstractNumId w:val="36"/>
  </w:num>
  <w:num w:numId="42">
    <w:abstractNumId w:val="51"/>
  </w:num>
  <w:num w:numId="43">
    <w:abstractNumId w:val="25"/>
  </w:num>
  <w:num w:numId="44">
    <w:abstractNumId w:val="16"/>
  </w:num>
  <w:num w:numId="45">
    <w:abstractNumId w:val="53"/>
  </w:num>
  <w:num w:numId="46">
    <w:abstractNumId w:val="26"/>
  </w:num>
  <w:num w:numId="47">
    <w:abstractNumId w:val="4"/>
  </w:num>
  <w:num w:numId="48">
    <w:abstractNumId w:val="47"/>
  </w:num>
  <w:num w:numId="49">
    <w:abstractNumId w:val="18"/>
  </w:num>
  <w:num w:numId="50">
    <w:abstractNumId w:val="49"/>
  </w:num>
  <w:num w:numId="51">
    <w:abstractNumId w:val="40"/>
  </w:num>
  <w:num w:numId="52">
    <w:abstractNumId w:val="22"/>
  </w:num>
  <w:num w:numId="53">
    <w:abstractNumId w:val="17"/>
  </w:num>
  <w:num w:numId="54">
    <w:abstractNumId w:val="2"/>
  </w:num>
  <w:num w:numId="55">
    <w:abstractNumId w:val="48"/>
  </w:num>
  <w:num w:numId="56">
    <w:abstractNumId w:val="8"/>
  </w:num>
  <w:num w:numId="57">
    <w:abstractNumId w:val="31"/>
  </w:num>
  <w:num w:numId="58">
    <w:abstractNumId w:val="52"/>
  </w:num>
  <w:num w:numId="59">
    <w:abstractNumId w:val="5"/>
  </w:num>
  <w:num w:numId="60">
    <w:abstractNumId w:val="42"/>
  </w:num>
  <w:num w:numId="61">
    <w:abstractNumId w:val="15"/>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nken, Brice">
    <w15:presenceInfo w15:providerId="AD" w15:userId="S-1-5-21-725345543-602162358-527237240-2885475"/>
  </w15:person>
  <w15:person w15:author="Zhao, Chengming">
    <w15:presenceInfo w15:providerId="AD" w15:userId="S::chengming.zhao@intel.com::3a396b87-b4d7-46e2-b023-e3a4a9af13d9"/>
  </w15:person>
  <w15:person w15:author="Chengming Zhao">
    <w15:presenceInfo w15:providerId="AD" w15:userId="S::chengming.zhao@intel.com::3a396b87-b4d7-46e2-b023-e3a4a9af13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intPostScriptOverText/>
  <w:embedSystemFonts/>
  <w:bordersDoNotSurroundHeader/>
  <w:bordersDoNotSurroundFooter/>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evenAndOddHeaders/>
  <w:drawingGridHorizontalSpacing w:val="100"/>
  <w:drawingGridVerticalSpacing w:val="106"/>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0CBB"/>
    <w:rsid w:val="000003B0"/>
    <w:rsid w:val="00001F64"/>
    <w:rsid w:val="0000227E"/>
    <w:rsid w:val="00002307"/>
    <w:rsid w:val="00002E42"/>
    <w:rsid w:val="00003169"/>
    <w:rsid w:val="00005E69"/>
    <w:rsid w:val="00007940"/>
    <w:rsid w:val="00007BE5"/>
    <w:rsid w:val="00010660"/>
    <w:rsid w:val="00011472"/>
    <w:rsid w:val="000114A3"/>
    <w:rsid w:val="000114C8"/>
    <w:rsid w:val="00012887"/>
    <w:rsid w:val="000131CB"/>
    <w:rsid w:val="00013B1B"/>
    <w:rsid w:val="00013DB1"/>
    <w:rsid w:val="00013F39"/>
    <w:rsid w:val="00014DC2"/>
    <w:rsid w:val="00016EE3"/>
    <w:rsid w:val="00017025"/>
    <w:rsid w:val="00020533"/>
    <w:rsid w:val="000222F0"/>
    <w:rsid w:val="00022600"/>
    <w:rsid w:val="000227DF"/>
    <w:rsid w:val="0002342B"/>
    <w:rsid w:val="00023E73"/>
    <w:rsid w:val="0002638F"/>
    <w:rsid w:val="000264A7"/>
    <w:rsid w:val="000279D5"/>
    <w:rsid w:val="000302FF"/>
    <w:rsid w:val="00030470"/>
    <w:rsid w:val="000304A0"/>
    <w:rsid w:val="00030933"/>
    <w:rsid w:val="000328F3"/>
    <w:rsid w:val="00032F5F"/>
    <w:rsid w:val="0003326E"/>
    <w:rsid w:val="00033A38"/>
    <w:rsid w:val="00033C1A"/>
    <w:rsid w:val="00034506"/>
    <w:rsid w:val="000349CF"/>
    <w:rsid w:val="00035A14"/>
    <w:rsid w:val="00036101"/>
    <w:rsid w:val="00037F9D"/>
    <w:rsid w:val="00040091"/>
    <w:rsid w:val="000400D0"/>
    <w:rsid w:val="00041CC3"/>
    <w:rsid w:val="00042257"/>
    <w:rsid w:val="0004419A"/>
    <w:rsid w:val="0004514E"/>
    <w:rsid w:val="00045654"/>
    <w:rsid w:val="00045785"/>
    <w:rsid w:val="0004588F"/>
    <w:rsid w:val="00046F8B"/>
    <w:rsid w:val="000500B6"/>
    <w:rsid w:val="00050884"/>
    <w:rsid w:val="00050EBF"/>
    <w:rsid w:val="000523E1"/>
    <w:rsid w:val="000533E0"/>
    <w:rsid w:val="000540D0"/>
    <w:rsid w:val="000559EF"/>
    <w:rsid w:val="000577E3"/>
    <w:rsid w:val="000608AD"/>
    <w:rsid w:val="00061978"/>
    <w:rsid w:val="00061E30"/>
    <w:rsid w:val="000626ED"/>
    <w:rsid w:val="00062E48"/>
    <w:rsid w:val="00064CFD"/>
    <w:rsid w:val="00064D8E"/>
    <w:rsid w:val="000658B1"/>
    <w:rsid w:val="00066E2C"/>
    <w:rsid w:val="00072554"/>
    <w:rsid w:val="00073F6B"/>
    <w:rsid w:val="00075938"/>
    <w:rsid w:val="00075CAA"/>
    <w:rsid w:val="00077325"/>
    <w:rsid w:val="00080A58"/>
    <w:rsid w:val="0008392B"/>
    <w:rsid w:val="00084909"/>
    <w:rsid w:val="00084DCB"/>
    <w:rsid w:val="0008543D"/>
    <w:rsid w:val="00086136"/>
    <w:rsid w:val="00090498"/>
    <w:rsid w:val="00093E84"/>
    <w:rsid w:val="00094E1F"/>
    <w:rsid w:val="000952F5"/>
    <w:rsid w:val="000965DC"/>
    <w:rsid w:val="0009666C"/>
    <w:rsid w:val="0009718C"/>
    <w:rsid w:val="00097513"/>
    <w:rsid w:val="000A0C86"/>
    <w:rsid w:val="000A1107"/>
    <w:rsid w:val="000A2C52"/>
    <w:rsid w:val="000A3DEE"/>
    <w:rsid w:val="000A4137"/>
    <w:rsid w:val="000A4F1B"/>
    <w:rsid w:val="000A6200"/>
    <w:rsid w:val="000A76EA"/>
    <w:rsid w:val="000A7896"/>
    <w:rsid w:val="000A7B98"/>
    <w:rsid w:val="000B0094"/>
    <w:rsid w:val="000B03B6"/>
    <w:rsid w:val="000B0C2E"/>
    <w:rsid w:val="000B14F2"/>
    <w:rsid w:val="000B4318"/>
    <w:rsid w:val="000B43B0"/>
    <w:rsid w:val="000B501D"/>
    <w:rsid w:val="000C095F"/>
    <w:rsid w:val="000C1A91"/>
    <w:rsid w:val="000C2C0D"/>
    <w:rsid w:val="000C2D8B"/>
    <w:rsid w:val="000C36BD"/>
    <w:rsid w:val="000C3B5A"/>
    <w:rsid w:val="000C4000"/>
    <w:rsid w:val="000C462B"/>
    <w:rsid w:val="000C4B61"/>
    <w:rsid w:val="000C5996"/>
    <w:rsid w:val="000C6F6E"/>
    <w:rsid w:val="000C7E4F"/>
    <w:rsid w:val="000D0A81"/>
    <w:rsid w:val="000D11EC"/>
    <w:rsid w:val="000D168C"/>
    <w:rsid w:val="000D3E9E"/>
    <w:rsid w:val="000D58EB"/>
    <w:rsid w:val="000D58F9"/>
    <w:rsid w:val="000D606F"/>
    <w:rsid w:val="000D674B"/>
    <w:rsid w:val="000E2C1D"/>
    <w:rsid w:val="000E2C66"/>
    <w:rsid w:val="000E34D2"/>
    <w:rsid w:val="000E494A"/>
    <w:rsid w:val="000E52B0"/>
    <w:rsid w:val="000E582F"/>
    <w:rsid w:val="000F0588"/>
    <w:rsid w:val="000F1122"/>
    <w:rsid w:val="000F1CAD"/>
    <w:rsid w:val="000F2E97"/>
    <w:rsid w:val="000F335D"/>
    <w:rsid w:val="000F3641"/>
    <w:rsid w:val="000F4512"/>
    <w:rsid w:val="000F4688"/>
    <w:rsid w:val="000F5BCE"/>
    <w:rsid w:val="000F6B14"/>
    <w:rsid w:val="000F6FDF"/>
    <w:rsid w:val="000F7A04"/>
    <w:rsid w:val="00100995"/>
    <w:rsid w:val="00100D64"/>
    <w:rsid w:val="00100EA3"/>
    <w:rsid w:val="001023B9"/>
    <w:rsid w:val="00102835"/>
    <w:rsid w:val="00102AFF"/>
    <w:rsid w:val="001031AD"/>
    <w:rsid w:val="00103A84"/>
    <w:rsid w:val="00105A2E"/>
    <w:rsid w:val="00106209"/>
    <w:rsid w:val="00107E85"/>
    <w:rsid w:val="00110A39"/>
    <w:rsid w:val="0011121E"/>
    <w:rsid w:val="00111527"/>
    <w:rsid w:val="001119D1"/>
    <w:rsid w:val="001127B5"/>
    <w:rsid w:val="001130D3"/>
    <w:rsid w:val="001135B9"/>
    <w:rsid w:val="00114416"/>
    <w:rsid w:val="00116316"/>
    <w:rsid w:val="0011636F"/>
    <w:rsid w:val="00116E88"/>
    <w:rsid w:val="001174BD"/>
    <w:rsid w:val="001210E8"/>
    <w:rsid w:val="00121A1B"/>
    <w:rsid w:val="001222B7"/>
    <w:rsid w:val="001223A2"/>
    <w:rsid w:val="0012246E"/>
    <w:rsid w:val="00123769"/>
    <w:rsid w:val="00123BAE"/>
    <w:rsid w:val="00124259"/>
    <w:rsid w:val="00125A29"/>
    <w:rsid w:val="00125CEF"/>
    <w:rsid w:val="00130CC1"/>
    <w:rsid w:val="00133E18"/>
    <w:rsid w:val="00136D87"/>
    <w:rsid w:val="001375CA"/>
    <w:rsid w:val="0014008F"/>
    <w:rsid w:val="00141825"/>
    <w:rsid w:val="00141FA3"/>
    <w:rsid w:val="00143259"/>
    <w:rsid w:val="0014362B"/>
    <w:rsid w:val="00144A2F"/>
    <w:rsid w:val="00145078"/>
    <w:rsid w:val="0014607B"/>
    <w:rsid w:val="001460AA"/>
    <w:rsid w:val="001466E7"/>
    <w:rsid w:val="00146976"/>
    <w:rsid w:val="00146C06"/>
    <w:rsid w:val="00146DF6"/>
    <w:rsid w:val="00147336"/>
    <w:rsid w:val="00150B42"/>
    <w:rsid w:val="0015184D"/>
    <w:rsid w:val="00151E62"/>
    <w:rsid w:val="00152437"/>
    <w:rsid w:val="001539B6"/>
    <w:rsid w:val="00154CC0"/>
    <w:rsid w:val="001551D2"/>
    <w:rsid w:val="001559C9"/>
    <w:rsid w:val="001565A7"/>
    <w:rsid w:val="00157402"/>
    <w:rsid w:val="001611C1"/>
    <w:rsid w:val="0016139B"/>
    <w:rsid w:val="001625AA"/>
    <w:rsid w:val="00162CBE"/>
    <w:rsid w:val="001641C0"/>
    <w:rsid w:val="00166546"/>
    <w:rsid w:val="0016763A"/>
    <w:rsid w:val="00170770"/>
    <w:rsid w:val="00170BDE"/>
    <w:rsid w:val="001712F4"/>
    <w:rsid w:val="001730AC"/>
    <w:rsid w:val="00174118"/>
    <w:rsid w:val="00174241"/>
    <w:rsid w:val="001745B5"/>
    <w:rsid w:val="00176297"/>
    <w:rsid w:val="0017724B"/>
    <w:rsid w:val="001774DB"/>
    <w:rsid w:val="001779FC"/>
    <w:rsid w:val="00180837"/>
    <w:rsid w:val="00180BC8"/>
    <w:rsid w:val="00181A5E"/>
    <w:rsid w:val="00182B90"/>
    <w:rsid w:val="00182F6E"/>
    <w:rsid w:val="00183404"/>
    <w:rsid w:val="0018515D"/>
    <w:rsid w:val="00185CF3"/>
    <w:rsid w:val="00185E38"/>
    <w:rsid w:val="001861FC"/>
    <w:rsid w:val="001866BD"/>
    <w:rsid w:val="00186C36"/>
    <w:rsid w:val="00187C3D"/>
    <w:rsid w:val="00187D22"/>
    <w:rsid w:val="00190264"/>
    <w:rsid w:val="001910E4"/>
    <w:rsid w:val="00191E7F"/>
    <w:rsid w:val="0019403D"/>
    <w:rsid w:val="00194BCA"/>
    <w:rsid w:val="00194D75"/>
    <w:rsid w:val="00195146"/>
    <w:rsid w:val="00195386"/>
    <w:rsid w:val="00195742"/>
    <w:rsid w:val="001968F5"/>
    <w:rsid w:val="001A0F6E"/>
    <w:rsid w:val="001A1614"/>
    <w:rsid w:val="001A2C1A"/>
    <w:rsid w:val="001A2FCC"/>
    <w:rsid w:val="001A3799"/>
    <w:rsid w:val="001A3A73"/>
    <w:rsid w:val="001A3AF4"/>
    <w:rsid w:val="001A42E5"/>
    <w:rsid w:val="001A5B5E"/>
    <w:rsid w:val="001A7036"/>
    <w:rsid w:val="001A7191"/>
    <w:rsid w:val="001A73D3"/>
    <w:rsid w:val="001A7ECD"/>
    <w:rsid w:val="001B05E2"/>
    <w:rsid w:val="001B10E3"/>
    <w:rsid w:val="001B1D8D"/>
    <w:rsid w:val="001B213F"/>
    <w:rsid w:val="001B29A0"/>
    <w:rsid w:val="001B47F4"/>
    <w:rsid w:val="001B4AF8"/>
    <w:rsid w:val="001B4DE7"/>
    <w:rsid w:val="001B683A"/>
    <w:rsid w:val="001B6B1C"/>
    <w:rsid w:val="001C01EF"/>
    <w:rsid w:val="001C111A"/>
    <w:rsid w:val="001C161E"/>
    <w:rsid w:val="001C2225"/>
    <w:rsid w:val="001C26F8"/>
    <w:rsid w:val="001C32CE"/>
    <w:rsid w:val="001C4B9F"/>
    <w:rsid w:val="001C5A01"/>
    <w:rsid w:val="001C6C5B"/>
    <w:rsid w:val="001D25DB"/>
    <w:rsid w:val="001D2762"/>
    <w:rsid w:val="001D2DA8"/>
    <w:rsid w:val="001D33FC"/>
    <w:rsid w:val="001D4213"/>
    <w:rsid w:val="001D442C"/>
    <w:rsid w:val="001D6242"/>
    <w:rsid w:val="001D63FC"/>
    <w:rsid w:val="001E0D97"/>
    <w:rsid w:val="001E1979"/>
    <w:rsid w:val="001E3570"/>
    <w:rsid w:val="001E395F"/>
    <w:rsid w:val="001E4DB5"/>
    <w:rsid w:val="001E5C2E"/>
    <w:rsid w:val="001E5D4D"/>
    <w:rsid w:val="001E724B"/>
    <w:rsid w:val="001E78D5"/>
    <w:rsid w:val="001E7AC8"/>
    <w:rsid w:val="001F1255"/>
    <w:rsid w:val="001F14FD"/>
    <w:rsid w:val="001F25AB"/>
    <w:rsid w:val="001F29DC"/>
    <w:rsid w:val="001F4471"/>
    <w:rsid w:val="001F5043"/>
    <w:rsid w:val="001F56CE"/>
    <w:rsid w:val="001F58D7"/>
    <w:rsid w:val="001F6B03"/>
    <w:rsid w:val="001F6BB1"/>
    <w:rsid w:val="001F6BB4"/>
    <w:rsid w:val="001F7A7E"/>
    <w:rsid w:val="001F7CDB"/>
    <w:rsid w:val="001F7E39"/>
    <w:rsid w:val="00200CE9"/>
    <w:rsid w:val="00201C56"/>
    <w:rsid w:val="00202173"/>
    <w:rsid w:val="00202CDB"/>
    <w:rsid w:val="00203532"/>
    <w:rsid w:val="00204244"/>
    <w:rsid w:val="00204789"/>
    <w:rsid w:val="00204BCE"/>
    <w:rsid w:val="00204FF3"/>
    <w:rsid w:val="0020538B"/>
    <w:rsid w:val="002067DF"/>
    <w:rsid w:val="00206CAD"/>
    <w:rsid w:val="00206D93"/>
    <w:rsid w:val="0020727C"/>
    <w:rsid w:val="002072F9"/>
    <w:rsid w:val="002074AD"/>
    <w:rsid w:val="00207F22"/>
    <w:rsid w:val="00207F9A"/>
    <w:rsid w:val="00211052"/>
    <w:rsid w:val="002124A7"/>
    <w:rsid w:val="002136BF"/>
    <w:rsid w:val="00213BC9"/>
    <w:rsid w:val="00213BE5"/>
    <w:rsid w:val="0021408C"/>
    <w:rsid w:val="00216572"/>
    <w:rsid w:val="00216CA7"/>
    <w:rsid w:val="002175E8"/>
    <w:rsid w:val="00217B53"/>
    <w:rsid w:val="00220077"/>
    <w:rsid w:val="00220524"/>
    <w:rsid w:val="00220882"/>
    <w:rsid w:val="00221149"/>
    <w:rsid w:val="00221604"/>
    <w:rsid w:val="00221E14"/>
    <w:rsid w:val="0022209F"/>
    <w:rsid w:val="002227E1"/>
    <w:rsid w:val="00222CAF"/>
    <w:rsid w:val="002235E3"/>
    <w:rsid w:val="0022433C"/>
    <w:rsid w:val="002243AE"/>
    <w:rsid w:val="00224CFB"/>
    <w:rsid w:val="00225284"/>
    <w:rsid w:val="00227765"/>
    <w:rsid w:val="00227BC1"/>
    <w:rsid w:val="00230451"/>
    <w:rsid w:val="00233E06"/>
    <w:rsid w:val="00234820"/>
    <w:rsid w:val="0023574C"/>
    <w:rsid w:val="00241986"/>
    <w:rsid w:val="00241FC3"/>
    <w:rsid w:val="002431A5"/>
    <w:rsid w:val="00243236"/>
    <w:rsid w:val="00244138"/>
    <w:rsid w:val="00244787"/>
    <w:rsid w:val="00244B5C"/>
    <w:rsid w:val="00245872"/>
    <w:rsid w:val="002460AF"/>
    <w:rsid w:val="00246215"/>
    <w:rsid w:val="002470D1"/>
    <w:rsid w:val="00247BBB"/>
    <w:rsid w:val="00250081"/>
    <w:rsid w:val="00251B28"/>
    <w:rsid w:val="002537AB"/>
    <w:rsid w:val="0025405F"/>
    <w:rsid w:val="00254EA3"/>
    <w:rsid w:val="00255DD4"/>
    <w:rsid w:val="00255F98"/>
    <w:rsid w:val="00256382"/>
    <w:rsid w:val="002565B8"/>
    <w:rsid w:val="00256E78"/>
    <w:rsid w:val="00257226"/>
    <w:rsid w:val="002575CA"/>
    <w:rsid w:val="00257706"/>
    <w:rsid w:val="00257846"/>
    <w:rsid w:val="00257CF6"/>
    <w:rsid w:val="00260C43"/>
    <w:rsid w:val="002612C8"/>
    <w:rsid w:val="002616B8"/>
    <w:rsid w:val="00262A1E"/>
    <w:rsid w:val="002633A1"/>
    <w:rsid w:val="0026589B"/>
    <w:rsid w:val="00266FED"/>
    <w:rsid w:val="002675E0"/>
    <w:rsid w:val="002675F6"/>
    <w:rsid w:val="00267AC2"/>
    <w:rsid w:val="0027238D"/>
    <w:rsid w:val="00272B77"/>
    <w:rsid w:val="00272BE4"/>
    <w:rsid w:val="00272C7E"/>
    <w:rsid w:val="00273321"/>
    <w:rsid w:val="00273911"/>
    <w:rsid w:val="00273988"/>
    <w:rsid w:val="00273A30"/>
    <w:rsid w:val="00275EF6"/>
    <w:rsid w:val="00276564"/>
    <w:rsid w:val="002775A6"/>
    <w:rsid w:val="00277E6C"/>
    <w:rsid w:val="00280098"/>
    <w:rsid w:val="00280D90"/>
    <w:rsid w:val="00282013"/>
    <w:rsid w:val="002833B3"/>
    <w:rsid w:val="00284075"/>
    <w:rsid w:val="0028486A"/>
    <w:rsid w:val="00285034"/>
    <w:rsid w:val="00285399"/>
    <w:rsid w:val="00285CDC"/>
    <w:rsid w:val="00286391"/>
    <w:rsid w:val="00287C07"/>
    <w:rsid w:val="002913EA"/>
    <w:rsid w:val="002916E4"/>
    <w:rsid w:val="00292611"/>
    <w:rsid w:val="0029422B"/>
    <w:rsid w:val="00294C3B"/>
    <w:rsid w:val="00295BA6"/>
    <w:rsid w:val="002963C1"/>
    <w:rsid w:val="00296E72"/>
    <w:rsid w:val="002A1D5F"/>
    <w:rsid w:val="002A22CB"/>
    <w:rsid w:val="002A344A"/>
    <w:rsid w:val="002A3B12"/>
    <w:rsid w:val="002A441C"/>
    <w:rsid w:val="002A47BF"/>
    <w:rsid w:val="002A5069"/>
    <w:rsid w:val="002A5335"/>
    <w:rsid w:val="002A56A0"/>
    <w:rsid w:val="002A64F3"/>
    <w:rsid w:val="002A7424"/>
    <w:rsid w:val="002A7E16"/>
    <w:rsid w:val="002B0C1E"/>
    <w:rsid w:val="002B123A"/>
    <w:rsid w:val="002B3F06"/>
    <w:rsid w:val="002B4B0C"/>
    <w:rsid w:val="002B5B7D"/>
    <w:rsid w:val="002B7AAE"/>
    <w:rsid w:val="002B7E5F"/>
    <w:rsid w:val="002C0837"/>
    <w:rsid w:val="002C190F"/>
    <w:rsid w:val="002C20FB"/>
    <w:rsid w:val="002C21FC"/>
    <w:rsid w:val="002C265B"/>
    <w:rsid w:val="002C28F0"/>
    <w:rsid w:val="002C46C0"/>
    <w:rsid w:val="002C490F"/>
    <w:rsid w:val="002C66FC"/>
    <w:rsid w:val="002C6BA5"/>
    <w:rsid w:val="002D0167"/>
    <w:rsid w:val="002D1249"/>
    <w:rsid w:val="002D1512"/>
    <w:rsid w:val="002D2A70"/>
    <w:rsid w:val="002D2F69"/>
    <w:rsid w:val="002D4B6D"/>
    <w:rsid w:val="002D4B91"/>
    <w:rsid w:val="002D5DCE"/>
    <w:rsid w:val="002D6713"/>
    <w:rsid w:val="002D7115"/>
    <w:rsid w:val="002D7ED3"/>
    <w:rsid w:val="002E223D"/>
    <w:rsid w:val="002E2848"/>
    <w:rsid w:val="002E2C31"/>
    <w:rsid w:val="002E2EFF"/>
    <w:rsid w:val="002E3F9D"/>
    <w:rsid w:val="002E4153"/>
    <w:rsid w:val="002E427A"/>
    <w:rsid w:val="002E42CB"/>
    <w:rsid w:val="002E492C"/>
    <w:rsid w:val="002E4972"/>
    <w:rsid w:val="002E5C85"/>
    <w:rsid w:val="002E731B"/>
    <w:rsid w:val="002F0553"/>
    <w:rsid w:val="002F0BCD"/>
    <w:rsid w:val="002F1A93"/>
    <w:rsid w:val="002F1B86"/>
    <w:rsid w:val="002F27D0"/>
    <w:rsid w:val="002F2EB6"/>
    <w:rsid w:val="002F3161"/>
    <w:rsid w:val="002F340C"/>
    <w:rsid w:val="002F43F6"/>
    <w:rsid w:val="002F62CA"/>
    <w:rsid w:val="002F6538"/>
    <w:rsid w:val="002F693A"/>
    <w:rsid w:val="002F6C3F"/>
    <w:rsid w:val="00300F85"/>
    <w:rsid w:val="00303591"/>
    <w:rsid w:val="0030520B"/>
    <w:rsid w:val="00307D79"/>
    <w:rsid w:val="00307ED5"/>
    <w:rsid w:val="003111C7"/>
    <w:rsid w:val="0031134B"/>
    <w:rsid w:val="00311D37"/>
    <w:rsid w:val="00311E65"/>
    <w:rsid w:val="00312139"/>
    <w:rsid w:val="0031223F"/>
    <w:rsid w:val="00312F4B"/>
    <w:rsid w:val="0031308E"/>
    <w:rsid w:val="00313371"/>
    <w:rsid w:val="0031458F"/>
    <w:rsid w:val="00314739"/>
    <w:rsid w:val="0031486A"/>
    <w:rsid w:val="0031486E"/>
    <w:rsid w:val="00314BC8"/>
    <w:rsid w:val="00314F6C"/>
    <w:rsid w:val="00314FC4"/>
    <w:rsid w:val="0031556D"/>
    <w:rsid w:val="00315737"/>
    <w:rsid w:val="00315789"/>
    <w:rsid w:val="00316CB6"/>
    <w:rsid w:val="0031705F"/>
    <w:rsid w:val="003170C9"/>
    <w:rsid w:val="003172EF"/>
    <w:rsid w:val="00317AB8"/>
    <w:rsid w:val="00320119"/>
    <w:rsid w:val="003204DF"/>
    <w:rsid w:val="003219D2"/>
    <w:rsid w:val="00321CBF"/>
    <w:rsid w:val="00321DDC"/>
    <w:rsid w:val="00322757"/>
    <w:rsid w:val="003233B0"/>
    <w:rsid w:val="0032373F"/>
    <w:rsid w:val="00323CCE"/>
    <w:rsid w:val="003253AD"/>
    <w:rsid w:val="00325824"/>
    <w:rsid w:val="0032596F"/>
    <w:rsid w:val="00327A87"/>
    <w:rsid w:val="00327B32"/>
    <w:rsid w:val="00327D8D"/>
    <w:rsid w:val="003300B9"/>
    <w:rsid w:val="0033116E"/>
    <w:rsid w:val="003312E6"/>
    <w:rsid w:val="0033247F"/>
    <w:rsid w:val="00332F87"/>
    <w:rsid w:val="00333494"/>
    <w:rsid w:val="00333E4A"/>
    <w:rsid w:val="00334872"/>
    <w:rsid w:val="00335295"/>
    <w:rsid w:val="00336A8A"/>
    <w:rsid w:val="00337668"/>
    <w:rsid w:val="00337A0B"/>
    <w:rsid w:val="003406BB"/>
    <w:rsid w:val="00340C27"/>
    <w:rsid w:val="00340DC3"/>
    <w:rsid w:val="003429D0"/>
    <w:rsid w:val="00342D20"/>
    <w:rsid w:val="0034316F"/>
    <w:rsid w:val="00343183"/>
    <w:rsid w:val="00343247"/>
    <w:rsid w:val="00343D8A"/>
    <w:rsid w:val="00344C48"/>
    <w:rsid w:val="00344D14"/>
    <w:rsid w:val="00345391"/>
    <w:rsid w:val="00346D6B"/>
    <w:rsid w:val="00350016"/>
    <w:rsid w:val="003501AA"/>
    <w:rsid w:val="003502A4"/>
    <w:rsid w:val="00350784"/>
    <w:rsid w:val="003507C7"/>
    <w:rsid w:val="00351EE1"/>
    <w:rsid w:val="00352486"/>
    <w:rsid w:val="00352611"/>
    <w:rsid w:val="00352A01"/>
    <w:rsid w:val="00352B39"/>
    <w:rsid w:val="00353726"/>
    <w:rsid w:val="003537B4"/>
    <w:rsid w:val="003546D2"/>
    <w:rsid w:val="00354BC3"/>
    <w:rsid w:val="00357351"/>
    <w:rsid w:val="00360F65"/>
    <w:rsid w:val="00361D2C"/>
    <w:rsid w:val="00361F34"/>
    <w:rsid w:val="00362C50"/>
    <w:rsid w:val="003633E0"/>
    <w:rsid w:val="00363CCF"/>
    <w:rsid w:val="00364D22"/>
    <w:rsid w:val="00364F97"/>
    <w:rsid w:val="003651FA"/>
    <w:rsid w:val="00365233"/>
    <w:rsid w:val="0036546A"/>
    <w:rsid w:val="00365F40"/>
    <w:rsid w:val="00366831"/>
    <w:rsid w:val="00367357"/>
    <w:rsid w:val="00367B54"/>
    <w:rsid w:val="00370CB3"/>
    <w:rsid w:val="00371AA8"/>
    <w:rsid w:val="00371C2C"/>
    <w:rsid w:val="00372709"/>
    <w:rsid w:val="00372EBD"/>
    <w:rsid w:val="0037311B"/>
    <w:rsid w:val="0037459A"/>
    <w:rsid w:val="0037688A"/>
    <w:rsid w:val="00376E2A"/>
    <w:rsid w:val="00377375"/>
    <w:rsid w:val="003774E7"/>
    <w:rsid w:val="003778C1"/>
    <w:rsid w:val="00377F05"/>
    <w:rsid w:val="00380689"/>
    <w:rsid w:val="00382C33"/>
    <w:rsid w:val="0038311D"/>
    <w:rsid w:val="00384672"/>
    <w:rsid w:val="00384F71"/>
    <w:rsid w:val="00385AAE"/>
    <w:rsid w:val="003864BD"/>
    <w:rsid w:val="0039062A"/>
    <w:rsid w:val="00391A32"/>
    <w:rsid w:val="003923FB"/>
    <w:rsid w:val="00392552"/>
    <w:rsid w:val="00392EDF"/>
    <w:rsid w:val="003A0AA1"/>
    <w:rsid w:val="003A0E88"/>
    <w:rsid w:val="003A0FA7"/>
    <w:rsid w:val="003A143E"/>
    <w:rsid w:val="003A33CA"/>
    <w:rsid w:val="003A54FC"/>
    <w:rsid w:val="003A5549"/>
    <w:rsid w:val="003A5980"/>
    <w:rsid w:val="003A6862"/>
    <w:rsid w:val="003A7440"/>
    <w:rsid w:val="003A7F6B"/>
    <w:rsid w:val="003B1E1A"/>
    <w:rsid w:val="003B1FBB"/>
    <w:rsid w:val="003B2061"/>
    <w:rsid w:val="003B2248"/>
    <w:rsid w:val="003B2401"/>
    <w:rsid w:val="003B2612"/>
    <w:rsid w:val="003B2723"/>
    <w:rsid w:val="003B3346"/>
    <w:rsid w:val="003B3875"/>
    <w:rsid w:val="003B3A24"/>
    <w:rsid w:val="003B3F8A"/>
    <w:rsid w:val="003B50F5"/>
    <w:rsid w:val="003B510D"/>
    <w:rsid w:val="003B5F79"/>
    <w:rsid w:val="003B6B17"/>
    <w:rsid w:val="003C050C"/>
    <w:rsid w:val="003C14B4"/>
    <w:rsid w:val="003C1C36"/>
    <w:rsid w:val="003C1D45"/>
    <w:rsid w:val="003C1DA3"/>
    <w:rsid w:val="003C1E6A"/>
    <w:rsid w:val="003C560F"/>
    <w:rsid w:val="003C5864"/>
    <w:rsid w:val="003C5BE2"/>
    <w:rsid w:val="003C6F9F"/>
    <w:rsid w:val="003C724D"/>
    <w:rsid w:val="003D0C04"/>
    <w:rsid w:val="003D1CDD"/>
    <w:rsid w:val="003D2B09"/>
    <w:rsid w:val="003D3808"/>
    <w:rsid w:val="003D440D"/>
    <w:rsid w:val="003D56F6"/>
    <w:rsid w:val="003D60BA"/>
    <w:rsid w:val="003D62D8"/>
    <w:rsid w:val="003D6922"/>
    <w:rsid w:val="003D78FE"/>
    <w:rsid w:val="003D7BAE"/>
    <w:rsid w:val="003D7D22"/>
    <w:rsid w:val="003D7EEF"/>
    <w:rsid w:val="003E0933"/>
    <w:rsid w:val="003E0B9D"/>
    <w:rsid w:val="003E0D47"/>
    <w:rsid w:val="003E2356"/>
    <w:rsid w:val="003E2866"/>
    <w:rsid w:val="003E3675"/>
    <w:rsid w:val="003E3C9F"/>
    <w:rsid w:val="003E54B2"/>
    <w:rsid w:val="003E560B"/>
    <w:rsid w:val="003E5771"/>
    <w:rsid w:val="003E5FE0"/>
    <w:rsid w:val="003E719B"/>
    <w:rsid w:val="003E76BB"/>
    <w:rsid w:val="003E7DF3"/>
    <w:rsid w:val="003F00CB"/>
    <w:rsid w:val="003F0416"/>
    <w:rsid w:val="003F1BDD"/>
    <w:rsid w:val="003F20FA"/>
    <w:rsid w:val="003F2CEA"/>
    <w:rsid w:val="003F2D4A"/>
    <w:rsid w:val="003F2E0B"/>
    <w:rsid w:val="003F37E7"/>
    <w:rsid w:val="003F5741"/>
    <w:rsid w:val="003F5FFD"/>
    <w:rsid w:val="003F654A"/>
    <w:rsid w:val="003F723E"/>
    <w:rsid w:val="003F7565"/>
    <w:rsid w:val="003F7616"/>
    <w:rsid w:val="00400199"/>
    <w:rsid w:val="00400B90"/>
    <w:rsid w:val="00401250"/>
    <w:rsid w:val="004015B3"/>
    <w:rsid w:val="004017A7"/>
    <w:rsid w:val="004022A0"/>
    <w:rsid w:val="004026ED"/>
    <w:rsid w:val="00402B0D"/>
    <w:rsid w:val="00403A4E"/>
    <w:rsid w:val="0040461D"/>
    <w:rsid w:val="00404ABF"/>
    <w:rsid w:val="00404D7E"/>
    <w:rsid w:val="004056E0"/>
    <w:rsid w:val="00405D25"/>
    <w:rsid w:val="00406B4D"/>
    <w:rsid w:val="00406B51"/>
    <w:rsid w:val="00406FA7"/>
    <w:rsid w:val="00407078"/>
    <w:rsid w:val="004073C2"/>
    <w:rsid w:val="0040775E"/>
    <w:rsid w:val="00407E20"/>
    <w:rsid w:val="00410637"/>
    <w:rsid w:val="004111DC"/>
    <w:rsid w:val="00412507"/>
    <w:rsid w:val="00413102"/>
    <w:rsid w:val="0041480B"/>
    <w:rsid w:val="004156A3"/>
    <w:rsid w:val="00416045"/>
    <w:rsid w:val="0041739E"/>
    <w:rsid w:val="00420C42"/>
    <w:rsid w:val="00420F3A"/>
    <w:rsid w:val="0042178C"/>
    <w:rsid w:val="004229CE"/>
    <w:rsid w:val="00422CFC"/>
    <w:rsid w:val="004241F4"/>
    <w:rsid w:val="004249BD"/>
    <w:rsid w:val="004253E4"/>
    <w:rsid w:val="00425D92"/>
    <w:rsid w:val="0042692F"/>
    <w:rsid w:val="00427725"/>
    <w:rsid w:val="004279F1"/>
    <w:rsid w:val="004315C1"/>
    <w:rsid w:val="004323EA"/>
    <w:rsid w:val="00432465"/>
    <w:rsid w:val="00433FF2"/>
    <w:rsid w:val="0043409A"/>
    <w:rsid w:val="004356EA"/>
    <w:rsid w:val="00436C5C"/>
    <w:rsid w:val="00437A64"/>
    <w:rsid w:val="0044040E"/>
    <w:rsid w:val="00440459"/>
    <w:rsid w:val="0044050F"/>
    <w:rsid w:val="00440837"/>
    <w:rsid w:val="0044155F"/>
    <w:rsid w:val="00443D31"/>
    <w:rsid w:val="0044411D"/>
    <w:rsid w:val="00444F91"/>
    <w:rsid w:val="00445092"/>
    <w:rsid w:val="004456F1"/>
    <w:rsid w:val="00445FA8"/>
    <w:rsid w:val="00446C3B"/>
    <w:rsid w:val="00450096"/>
    <w:rsid w:val="00450B03"/>
    <w:rsid w:val="00450F4B"/>
    <w:rsid w:val="00451B62"/>
    <w:rsid w:val="0045277E"/>
    <w:rsid w:val="0045410B"/>
    <w:rsid w:val="00454CEB"/>
    <w:rsid w:val="004558BC"/>
    <w:rsid w:val="00456EBC"/>
    <w:rsid w:val="004579FC"/>
    <w:rsid w:val="00460519"/>
    <w:rsid w:val="004625C9"/>
    <w:rsid w:val="00463950"/>
    <w:rsid w:val="0046395D"/>
    <w:rsid w:val="00463B1F"/>
    <w:rsid w:val="004650E6"/>
    <w:rsid w:val="00470889"/>
    <w:rsid w:val="004712DC"/>
    <w:rsid w:val="00471BF7"/>
    <w:rsid w:val="00471C86"/>
    <w:rsid w:val="00472761"/>
    <w:rsid w:val="0047370D"/>
    <w:rsid w:val="00473B26"/>
    <w:rsid w:val="00474204"/>
    <w:rsid w:val="00474440"/>
    <w:rsid w:val="00474A1D"/>
    <w:rsid w:val="00474B23"/>
    <w:rsid w:val="00475AD2"/>
    <w:rsid w:val="00475CB7"/>
    <w:rsid w:val="0047617C"/>
    <w:rsid w:val="00476203"/>
    <w:rsid w:val="0047687A"/>
    <w:rsid w:val="00477A29"/>
    <w:rsid w:val="004801B9"/>
    <w:rsid w:val="00480332"/>
    <w:rsid w:val="00480A65"/>
    <w:rsid w:val="00481356"/>
    <w:rsid w:val="004829B4"/>
    <w:rsid w:val="00483010"/>
    <w:rsid w:val="004837C0"/>
    <w:rsid w:val="00483E0E"/>
    <w:rsid w:val="00484BD6"/>
    <w:rsid w:val="00485106"/>
    <w:rsid w:val="00486FFA"/>
    <w:rsid w:val="0048797C"/>
    <w:rsid w:val="00490D40"/>
    <w:rsid w:val="0049113E"/>
    <w:rsid w:val="004913F4"/>
    <w:rsid w:val="004914E2"/>
    <w:rsid w:val="00491C27"/>
    <w:rsid w:val="00492F40"/>
    <w:rsid w:val="004937AE"/>
    <w:rsid w:val="00493EA3"/>
    <w:rsid w:val="00494776"/>
    <w:rsid w:val="004947A9"/>
    <w:rsid w:val="0049641C"/>
    <w:rsid w:val="00496B8E"/>
    <w:rsid w:val="00497CBA"/>
    <w:rsid w:val="004A043D"/>
    <w:rsid w:val="004A0553"/>
    <w:rsid w:val="004A1C1E"/>
    <w:rsid w:val="004A2272"/>
    <w:rsid w:val="004A39C5"/>
    <w:rsid w:val="004A6751"/>
    <w:rsid w:val="004A6A3C"/>
    <w:rsid w:val="004A6C97"/>
    <w:rsid w:val="004A79F3"/>
    <w:rsid w:val="004B0878"/>
    <w:rsid w:val="004B29F8"/>
    <w:rsid w:val="004B3670"/>
    <w:rsid w:val="004B4B4A"/>
    <w:rsid w:val="004C12D4"/>
    <w:rsid w:val="004C2889"/>
    <w:rsid w:val="004C2D3A"/>
    <w:rsid w:val="004C4266"/>
    <w:rsid w:val="004C443E"/>
    <w:rsid w:val="004C4687"/>
    <w:rsid w:val="004C6131"/>
    <w:rsid w:val="004C6E53"/>
    <w:rsid w:val="004C6F9D"/>
    <w:rsid w:val="004C7583"/>
    <w:rsid w:val="004D0226"/>
    <w:rsid w:val="004D18E5"/>
    <w:rsid w:val="004D1D1A"/>
    <w:rsid w:val="004D21FE"/>
    <w:rsid w:val="004D23CB"/>
    <w:rsid w:val="004D3254"/>
    <w:rsid w:val="004D41AC"/>
    <w:rsid w:val="004D448A"/>
    <w:rsid w:val="004D485A"/>
    <w:rsid w:val="004D4DE5"/>
    <w:rsid w:val="004D51DC"/>
    <w:rsid w:val="004D5346"/>
    <w:rsid w:val="004D5E97"/>
    <w:rsid w:val="004D62F2"/>
    <w:rsid w:val="004D7D49"/>
    <w:rsid w:val="004E1174"/>
    <w:rsid w:val="004E1834"/>
    <w:rsid w:val="004E1912"/>
    <w:rsid w:val="004E1EF0"/>
    <w:rsid w:val="004E23E8"/>
    <w:rsid w:val="004E336B"/>
    <w:rsid w:val="004E4325"/>
    <w:rsid w:val="004E4813"/>
    <w:rsid w:val="004E4A3B"/>
    <w:rsid w:val="004E4BF0"/>
    <w:rsid w:val="004E56D6"/>
    <w:rsid w:val="004E5BE1"/>
    <w:rsid w:val="004E5FFF"/>
    <w:rsid w:val="004E6D29"/>
    <w:rsid w:val="004E6FEA"/>
    <w:rsid w:val="004F00E3"/>
    <w:rsid w:val="004F0B20"/>
    <w:rsid w:val="004F0C88"/>
    <w:rsid w:val="004F123C"/>
    <w:rsid w:val="004F2810"/>
    <w:rsid w:val="004F30E7"/>
    <w:rsid w:val="004F39BD"/>
    <w:rsid w:val="004F3B8E"/>
    <w:rsid w:val="004F4986"/>
    <w:rsid w:val="004F4FA2"/>
    <w:rsid w:val="004F542E"/>
    <w:rsid w:val="004F61D5"/>
    <w:rsid w:val="004F6660"/>
    <w:rsid w:val="004F6DA1"/>
    <w:rsid w:val="004F711A"/>
    <w:rsid w:val="004F72F3"/>
    <w:rsid w:val="004F7603"/>
    <w:rsid w:val="004F7D1D"/>
    <w:rsid w:val="005021CB"/>
    <w:rsid w:val="00502BF1"/>
    <w:rsid w:val="00502FB0"/>
    <w:rsid w:val="00503BC4"/>
    <w:rsid w:val="005053A1"/>
    <w:rsid w:val="00507634"/>
    <w:rsid w:val="0050763C"/>
    <w:rsid w:val="005109CE"/>
    <w:rsid w:val="00510CBF"/>
    <w:rsid w:val="00513CBF"/>
    <w:rsid w:val="00514319"/>
    <w:rsid w:val="00515CDE"/>
    <w:rsid w:val="00516FCA"/>
    <w:rsid w:val="00517021"/>
    <w:rsid w:val="00520A04"/>
    <w:rsid w:val="00521002"/>
    <w:rsid w:val="00522687"/>
    <w:rsid w:val="005227E3"/>
    <w:rsid w:val="005231F1"/>
    <w:rsid w:val="00523C27"/>
    <w:rsid w:val="00523D96"/>
    <w:rsid w:val="005264EB"/>
    <w:rsid w:val="00526ACF"/>
    <w:rsid w:val="00527E77"/>
    <w:rsid w:val="0053020E"/>
    <w:rsid w:val="0053033D"/>
    <w:rsid w:val="00530862"/>
    <w:rsid w:val="00531DBD"/>
    <w:rsid w:val="005326E1"/>
    <w:rsid w:val="00532C86"/>
    <w:rsid w:val="00532FE9"/>
    <w:rsid w:val="005332B6"/>
    <w:rsid w:val="0053337E"/>
    <w:rsid w:val="00533987"/>
    <w:rsid w:val="005339D2"/>
    <w:rsid w:val="00536B34"/>
    <w:rsid w:val="0053700A"/>
    <w:rsid w:val="00537080"/>
    <w:rsid w:val="00540931"/>
    <w:rsid w:val="00542427"/>
    <w:rsid w:val="005428DA"/>
    <w:rsid w:val="00542F1F"/>
    <w:rsid w:val="00543795"/>
    <w:rsid w:val="00543814"/>
    <w:rsid w:val="00543852"/>
    <w:rsid w:val="00544882"/>
    <w:rsid w:val="005449A5"/>
    <w:rsid w:val="005451CF"/>
    <w:rsid w:val="0054549E"/>
    <w:rsid w:val="00547510"/>
    <w:rsid w:val="005475B0"/>
    <w:rsid w:val="00547B89"/>
    <w:rsid w:val="00551EDB"/>
    <w:rsid w:val="0055378C"/>
    <w:rsid w:val="00554E4A"/>
    <w:rsid w:val="00555BD4"/>
    <w:rsid w:val="00555F2C"/>
    <w:rsid w:val="00556D68"/>
    <w:rsid w:val="00557234"/>
    <w:rsid w:val="005573EC"/>
    <w:rsid w:val="00557846"/>
    <w:rsid w:val="005578AC"/>
    <w:rsid w:val="005609FE"/>
    <w:rsid w:val="00560EA9"/>
    <w:rsid w:val="0056107B"/>
    <w:rsid w:val="00561EED"/>
    <w:rsid w:val="005620A5"/>
    <w:rsid w:val="00562E95"/>
    <w:rsid w:val="00563462"/>
    <w:rsid w:val="00563F87"/>
    <w:rsid w:val="00566074"/>
    <w:rsid w:val="00567512"/>
    <w:rsid w:val="005718DF"/>
    <w:rsid w:val="00571F33"/>
    <w:rsid w:val="00572A05"/>
    <w:rsid w:val="00572F93"/>
    <w:rsid w:val="005736F4"/>
    <w:rsid w:val="00573768"/>
    <w:rsid w:val="00574AE7"/>
    <w:rsid w:val="00575435"/>
    <w:rsid w:val="00577452"/>
    <w:rsid w:val="005811E3"/>
    <w:rsid w:val="005825CC"/>
    <w:rsid w:val="005826A5"/>
    <w:rsid w:val="00582925"/>
    <w:rsid w:val="0058303B"/>
    <w:rsid w:val="00583D82"/>
    <w:rsid w:val="00583ED9"/>
    <w:rsid w:val="005841B6"/>
    <w:rsid w:val="00584F6A"/>
    <w:rsid w:val="005854F1"/>
    <w:rsid w:val="00586012"/>
    <w:rsid w:val="005869FB"/>
    <w:rsid w:val="00586F6B"/>
    <w:rsid w:val="00590036"/>
    <w:rsid w:val="005905E4"/>
    <w:rsid w:val="00590C1E"/>
    <w:rsid w:val="00590CD5"/>
    <w:rsid w:val="00591ADE"/>
    <w:rsid w:val="00592A37"/>
    <w:rsid w:val="0059370F"/>
    <w:rsid w:val="005953D4"/>
    <w:rsid w:val="00595418"/>
    <w:rsid w:val="00595CF2"/>
    <w:rsid w:val="00596BA1"/>
    <w:rsid w:val="005A0032"/>
    <w:rsid w:val="005A09D4"/>
    <w:rsid w:val="005A0D07"/>
    <w:rsid w:val="005A0F6C"/>
    <w:rsid w:val="005A1601"/>
    <w:rsid w:val="005A17B4"/>
    <w:rsid w:val="005A1E0C"/>
    <w:rsid w:val="005A1FF1"/>
    <w:rsid w:val="005A2A7E"/>
    <w:rsid w:val="005A2EFF"/>
    <w:rsid w:val="005A3273"/>
    <w:rsid w:val="005A379D"/>
    <w:rsid w:val="005A530A"/>
    <w:rsid w:val="005A533E"/>
    <w:rsid w:val="005A61C9"/>
    <w:rsid w:val="005A62D7"/>
    <w:rsid w:val="005A6A50"/>
    <w:rsid w:val="005A72FE"/>
    <w:rsid w:val="005A768D"/>
    <w:rsid w:val="005B2B27"/>
    <w:rsid w:val="005B3B2F"/>
    <w:rsid w:val="005B480E"/>
    <w:rsid w:val="005B48D0"/>
    <w:rsid w:val="005B50B8"/>
    <w:rsid w:val="005B5730"/>
    <w:rsid w:val="005B58EC"/>
    <w:rsid w:val="005B632B"/>
    <w:rsid w:val="005B7302"/>
    <w:rsid w:val="005B7EAF"/>
    <w:rsid w:val="005C0527"/>
    <w:rsid w:val="005C07FE"/>
    <w:rsid w:val="005C0896"/>
    <w:rsid w:val="005C094E"/>
    <w:rsid w:val="005C0C2D"/>
    <w:rsid w:val="005C13FE"/>
    <w:rsid w:val="005C1447"/>
    <w:rsid w:val="005C2F78"/>
    <w:rsid w:val="005C406E"/>
    <w:rsid w:val="005C4347"/>
    <w:rsid w:val="005C4C35"/>
    <w:rsid w:val="005C606E"/>
    <w:rsid w:val="005C6F20"/>
    <w:rsid w:val="005D034C"/>
    <w:rsid w:val="005D0B8B"/>
    <w:rsid w:val="005D1A35"/>
    <w:rsid w:val="005D1C2A"/>
    <w:rsid w:val="005D1E94"/>
    <w:rsid w:val="005D3927"/>
    <w:rsid w:val="005D4335"/>
    <w:rsid w:val="005D4440"/>
    <w:rsid w:val="005D67A7"/>
    <w:rsid w:val="005D75CC"/>
    <w:rsid w:val="005D76AF"/>
    <w:rsid w:val="005D7CC2"/>
    <w:rsid w:val="005E1563"/>
    <w:rsid w:val="005E2884"/>
    <w:rsid w:val="005E3029"/>
    <w:rsid w:val="005E3068"/>
    <w:rsid w:val="005E3567"/>
    <w:rsid w:val="005E4321"/>
    <w:rsid w:val="005E5100"/>
    <w:rsid w:val="005E5F45"/>
    <w:rsid w:val="005F08CF"/>
    <w:rsid w:val="005F18CE"/>
    <w:rsid w:val="005F1BB3"/>
    <w:rsid w:val="005F2751"/>
    <w:rsid w:val="005F33AA"/>
    <w:rsid w:val="005F3FF6"/>
    <w:rsid w:val="005F72F2"/>
    <w:rsid w:val="005F7F0E"/>
    <w:rsid w:val="005F7FCA"/>
    <w:rsid w:val="00600331"/>
    <w:rsid w:val="0060036E"/>
    <w:rsid w:val="0060049C"/>
    <w:rsid w:val="00600EB0"/>
    <w:rsid w:val="006012E0"/>
    <w:rsid w:val="00602C23"/>
    <w:rsid w:val="00603EDE"/>
    <w:rsid w:val="006046C9"/>
    <w:rsid w:val="00605046"/>
    <w:rsid w:val="0060547C"/>
    <w:rsid w:val="00606221"/>
    <w:rsid w:val="006067A5"/>
    <w:rsid w:val="00606A8C"/>
    <w:rsid w:val="00607035"/>
    <w:rsid w:val="0060712D"/>
    <w:rsid w:val="00607FF3"/>
    <w:rsid w:val="006106C6"/>
    <w:rsid w:val="0061280D"/>
    <w:rsid w:val="00613503"/>
    <w:rsid w:val="00614CDD"/>
    <w:rsid w:val="00614E60"/>
    <w:rsid w:val="0061572D"/>
    <w:rsid w:val="006179E1"/>
    <w:rsid w:val="00617A43"/>
    <w:rsid w:val="00620081"/>
    <w:rsid w:val="0062035A"/>
    <w:rsid w:val="00622277"/>
    <w:rsid w:val="0062295C"/>
    <w:rsid w:val="0062324F"/>
    <w:rsid w:val="00623B3E"/>
    <w:rsid w:val="00623F79"/>
    <w:rsid w:val="0062411F"/>
    <w:rsid w:val="00625B5D"/>
    <w:rsid w:val="0062631C"/>
    <w:rsid w:val="00626AFF"/>
    <w:rsid w:val="00626DD1"/>
    <w:rsid w:val="006271CC"/>
    <w:rsid w:val="00631262"/>
    <w:rsid w:val="00631B25"/>
    <w:rsid w:val="0063272E"/>
    <w:rsid w:val="0063396A"/>
    <w:rsid w:val="006341C8"/>
    <w:rsid w:val="006342E0"/>
    <w:rsid w:val="006360D3"/>
    <w:rsid w:val="00636552"/>
    <w:rsid w:val="00636C8E"/>
    <w:rsid w:val="006376C1"/>
    <w:rsid w:val="0063781D"/>
    <w:rsid w:val="006379F5"/>
    <w:rsid w:val="00637A09"/>
    <w:rsid w:val="00637FD0"/>
    <w:rsid w:val="0064073F"/>
    <w:rsid w:val="0064100D"/>
    <w:rsid w:val="00642B14"/>
    <w:rsid w:val="0064350F"/>
    <w:rsid w:val="00643BB5"/>
    <w:rsid w:val="006452A0"/>
    <w:rsid w:val="00645B46"/>
    <w:rsid w:val="006461DB"/>
    <w:rsid w:val="00647669"/>
    <w:rsid w:val="006478A9"/>
    <w:rsid w:val="00651D8E"/>
    <w:rsid w:val="00653471"/>
    <w:rsid w:val="00654089"/>
    <w:rsid w:val="006568C1"/>
    <w:rsid w:val="00657F32"/>
    <w:rsid w:val="006602C2"/>
    <w:rsid w:val="006617E3"/>
    <w:rsid w:val="00661FC8"/>
    <w:rsid w:val="00662820"/>
    <w:rsid w:val="00662AEF"/>
    <w:rsid w:val="006639DA"/>
    <w:rsid w:val="00664E24"/>
    <w:rsid w:val="00665827"/>
    <w:rsid w:val="00665B48"/>
    <w:rsid w:val="00665D97"/>
    <w:rsid w:val="00666A61"/>
    <w:rsid w:val="006672AE"/>
    <w:rsid w:val="006678B9"/>
    <w:rsid w:val="0067094C"/>
    <w:rsid w:val="00672131"/>
    <w:rsid w:val="00672E7D"/>
    <w:rsid w:val="00672F47"/>
    <w:rsid w:val="0067532C"/>
    <w:rsid w:val="00675357"/>
    <w:rsid w:val="00675415"/>
    <w:rsid w:val="006754CD"/>
    <w:rsid w:val="0067689F"/>
    <w:rsid w:val="00676B54"/>
    <w:rsid w:val="00677C8F"/>
    <w:rsid w:val="00677E33"/>
    <w:rsid w:val="0068095F"/>
    <w:rsid w:val="00682607"/>
    <w:rsid w:val="00682805"/>
    <w:rsid w:val="006835C6"/>
    <w:rsid w:val="00683A20"/>
    <w:rsid w:val="00683D4B"/>
    <w:rsid w:val="00684C9C"/>
    <w:rsid w:val="0068565A"/>
    <w:rsid w:val="00685EDD"/>
    <w:rsid w:val="0068611D"/>
    <w:rsid w:val="00687091"/>
    <w:rsid w:val="00690AF0"/>
    <w:rsid w:val="00691E7F"/>
    <w:rsid w:val="00692442"/>
    <w:rsid w:val="00692993"/>
    <w:rsid w:val="00692A0E"/>
    <w:rsid w:val="00692B4F"/>
    <w:rsid w:val="00693326"/>
    <w:rsid w:val="00694828"/>
    <w:rsid w:val="006949A9"/>
    <w:rsid w:val="00694C5B"/>
    <w:rsid w:val="00695A31"/>
    <w:rsid w:val="0069697C"/>
    <w:rsid w:val="00696BE8"/>
    <w:rsid w:val="0069764C"/>
    <w:rsid w:val="006A073E"/>
    <w:rsid w:val="006A236A"/>
    <w:rsid w:val="006A27CD"/>
    <w:rsid w:val="006A420B"/>
    <w:rsid w:val="006A5171"/>
    <w:rsid w:val="006A55C3"/>
    <w:rsid w:val="006A5BB4"/>
    <w:rsid w:val="006A6424"/>
    <w:rsid w:val="006A6484"/>
    <w:rsid w:val="006A7344"/>
    <w:rsid w:val="006B000A"/>
    <w:rsid w:val="006B1C9D"/>
    <w:rsid w:val="006B1E15"/>
    <w:rsid w:val="006B1E82"/>
    <w:rsid w:val="006B22D7"/>
    <w:rsid w:val="006B2860"/>
    <w:rsid w:val="006B42E5"/>
    <w:rsid w:val="006B46C1"/>
    <w:rsid w:val="006B58AC"/>
    <w:rsid w:val="006B5BBD"/>
    <w:rsid w:val="006B62D0"/>
    <w:rsid w:val="006B7414"/>
    <w:rsid w:val="006B7864"/>
    <w:rsid w:val="006C03D4"/>
    <w:rsid w:val="006C05EF"/>
    <w:rsid w:val="006C062B"/>
    <w:rsid w:val="006C074A"/>
    <w:rsid w:val="006C0813"/>
    <w:rsid w:val="006C091A"/>
    <w:rsid w:val="006C2AB7"/>
    <w:rsid w:val="006C3BBE"/>
    <w:rsid w:val="006C4062"/>
    <w:rsid w:val="006C446D"/>
    <w:rsid w:val="006C4566"/>
    <w:rsid w:val="006C4621"/>
    <w:rsid w:val="006C474A"/>
    <w:rsid w:val="006C4E41"/>
    <w:rsid w:val="006C61B4"/>
    <w:rsid w:val="006C729E"/>
    <w:rsid w:val="006C7638"/>
    <w:rsid w:val="006D017C"/>
    <w:rsid w:val="006D0C5C"/>
    <w:rsid w:val="006D0D5F"/>
    <w:rsid w:val="006D1093"/>
    <w:rsid w:val="006D10A3"/>
    <w:rsid w:val="006D1647"/>
    <w:rsid w:val="006D2A3B"/>
    <w:rsid w:val="006D321B"/>
    <w:rsid w:val="006D338E"/>
    <w:rsid w:val="006D3C4E"/>
    <w:rsid w:val="006D459E"/>
    <w:rsid w:val="006D4BC8"/>
    <w:rsid w:val="006D552D"/>
    <w:rsid w:val="006D6499"/>
    <w:rsid w:val="006D6FF1"/>
    <w:rsid w:val="006D733E"/>
    <w:rsid w:val="006D773A"/>
    <w:rsid w:val="006E110A"/>
    <w:rsid w:val="006E173D"/>
    <w:rsid w:val="006E1AD9"/>
    <w:rsid w:val="006E1C80"/>
    <w:rsid w:val="006E2781"/>
    <w:rsid w:val="006E4784"/>
    <w:rsid w:val="006E48B5"/>
    <w:rsid w:val="006E4D35"/>
    <w:rsid w:val="006E5FA3"/>
    <w:rsid w:val="006E6AE4"/>
    <w:rsid w:val="006E7B0C"/>
    <w:rsid w:val="006F0775"/>
    <w:rsid w:val="006F0A3B"/>
    <w:rsid w:val="006F1BD5"/>
    <w:rsid w:val="006F2161"/>
    <w:rsid w:val="006F2E72"/>
    <w:rsid w:val="006F3FB4"/>
    <w:rsid w:val="006F41DD"/>
    <w:rsid w:val="006F41F5"/>
    <w:rsid w:val="006F478E"/>
    <w:rsid w:val="006F47EB"/>
    <w:rsid w:val="006F6250"/>
    <w:rsid w:val="006F69F7"/>
    <w:rsid w:val="006F6DF3"/>
    <w:rsid w:val="006F7237"/>
    <w:rsid w:val="00700579"/>
    <w:rsid w:val="007021D1"/>
    <w:rsid w:val="00702222"/>
    <w:rsid w:val="00702C8A"/>
    <w:rsid w:val="00702E05"/>
    <w:rsid w:val="00702FA0"/>
    <w:rsid w:val="00703336"/>
    <w:rsid w:val="0070380F"/>
    <w:rsid w:val="00704E4A"/>
    <w:rsid w:val="00705222"/>
    <w:rsid w:val="00705605"/>
    <w:rsid w:val="00705D72"/>
    <w:rsid w:val="007075AF"/>
    <w:rsid w:val="007110FF"/>
    <w:rsid w:val="007112B7"/>
    <w:rsid w:val="00711661"/>
    <w:rsid w:val="00712295"/>
    <w:rsid w:val="00712BF8"/>
    <w:rsid w:val="00714773"/>
    <w:rsid w:val="00715D71"/>
    <w:rsid w:val="00716654"/>
    <w:rsid w:val="0071665F"/>
    <w:rsid w:val="007170A5"/>
    <w:rsid w:val="00717313"/>
    <w:rsid w:val="007201B1"/>
    <w:rsid w:val="00720AC6"/>
    <w:rsid w:val="00720FE9"/>
    <w:rsid w:val="00721047"/>
    <w:rsid w:val="00722271"/>
    <w:rsid w:val="00722691"/>
    <w:rsid w:val="007234C5"/>
    <w:rsid w:val="00723520"/>
    <w:rsid w:val="00724133"/>
    <w:rsid w:val="007248BC"/>
    <w:rsid w:val="00724D59"/>
    <w:rsid w:val="0072546A"/>
    <w:rsid w:val="0072761C"/>
    <w:rsid w:val="007302A8"/>
    <w:rsid w:val="00733214"/>
    <w:rsid w:val="00735A2D"/>
    <w:rsid w:val="00736E4F"/>
    <w:rsid w:val="00737489"/>
    <w:rsid w:val="0074024F"/>
    <w:rsid w:val="007406A1"/>
    <w:rsid w:val="00741A87"/>
    <w:rsid w:val="00741BF3"/>
    <w:rsid w:val="00741DE6"/>
    <w:rsid w:val="007429B6"/>
    <w:rsid w:val="00743082"/>
    <w:rsid w:val="007438BA"/>
    <w:rsid w:val="007442AF"/>
    <w:rsid w:val="007443D5"/>
    <w:rsid w:val="00744F81"/>
    <w:rsid w:val="0075069D"/>
    <w:rsid w:val="00750BFA"/>
    <w:rsid w:val="0075207F"/>
    <w:rsid w:val="0075210F"/>
    <w:rsid w:val="00753656"/>
    <w:rsid w:val="00753CA9"/>
    <w:rsid w:val="00755F88"/>
    <w:rsid w:val="007563DC"/>
    <w:rsid w:val="00757EFE"/>
    <w:rsid w:val="0076038C"/>
    <w:rsid w:val="007611B6"/>
    <w:rsid w:val="0076156C"/>
    <w:rsid w:val="0076214E"/>
    <w:rsid w:val="0076313A"/>
    <w:rsid w:val="007636B7"/>
    <w:rsid w:val="00763AD0"/>
    <w:rsid w:val="00764389"/>
    <w:rsid w:val="0076470A"/>
    <w:rsid w:val="00764E53"/>
    <w:rsid w:val="00765EF2"/>
    <w:rsid w:val="00767007"/>
    <w:rsid w:val="00767697"/>
    <w:rsid w:val="00767766"/>
    <w:rsid w:val="00767C19"/>
    <w:rsid w:val="007704CF"/>
    <w:rsid w:val="007709DE"/>
    <w:rsid w:val="007714C6"/>
    <w:rsid w:val="00773A5F"/>
    <w:rsid w:val="00774FDE"/>
    <w:rsid w:val="007750BC"/>
    <w:rsid w:val="00775A1A"/>
    <w:rsid w:val="007764AD"/>
    <w:rsid w:val="00781531"/>
    <w:rsid w:val="00781D5F"/>
    <w:rsid w:val="00783575"/>
    <w:rsid w:val="00784247"/>
    <w:rsid w:val="007850FA"/>
    <w:rsid w:val="007865A7"/>
    <w:rsid w:val="007870CE"/>
    <w:rsid w:val="0078772D"/>
    <w:rsid w:val="00787FEB"/>
    <w:rsid w:val="0079007C"/>
    <w:rsid w:val="00791533"/>
    <w:rsid w:val="00791CE0"/>
    <w:rsid w:val="00791E88"/>
    <w:rsid w:val="0079201D"/>
    <w:rsid w:val="00792178"/>
    <w:rsid w:val="007924AB"/>
    <w:rsid w:val="00792532"/>
    <w:rsid w:val="00793265"/>
    <w:rsid w:val="00793369"/>
    <w:rsid w:val="0079400D"/>
    <w:rsid w:val="0079493E"/>
    <w:rsid w:val="00794F28"/>
    <w:rsid w:val="007953AA"/>
    <w:rsid w:val="00795B6D"/>
    <w:rsid w:val="00796BCF"/>
    <w:rsid w:val="00797994"/>
    <w:rsid w:val="007A020C"/>
    <w:rsid w:val="007A05B8"/>
    <w:rsid w:val="007A35B1"/>
    <w:rsid w:val="007A43BC"/>
    <w:rsid w:val="007A49F7"/>
    <w:rsid w:val="007A592F"/>
    <w:rsid w:val="007A5FA7"/>
    <w:rsid w:val="007A607C"/>
    <w:rsid w:val="007A66D8"/>
    <w:rsid w:val="007A6C6E"/>
    <w:rsid w:val="007A78B4"/>
    <w:rsid w:val="007A7C84"/>
    <w:rsid w:val="007A7D58"/>
    <w:rsid w:val="007B0C8E"/>
    <w:rsid w:val="007B1D60"/>
    <w:rsid w:val="007B2904"/>
    <w:rsid w:val="007B2A7A"/>
    <w:rsid w:val="007B2AE2"/>
    <w:rsid w:val="007B2FC4"/>
    <w:rsid w:val="007B4132"/>
    <w:rsid w:val="007B484B"/>
    <w:rsid w:val="007B5038"/>
    <w:rsid w:val="007B6E91"/>
    <w:rsid w:val="007C0716"/>
    <w:rsid w:val="007C0DF2"/>
    <w:rsid w:val="007C2467"/>
    <w:rsid w:val="007C2582"/>
    <w:rsid w:val="007C270D"/>
    <w:rsid w:val="007C43DE"/>
    <w:rsid w:val="007C5849"/>
    <w:rsid w:val="007C6A0A"/>
    <w:rsid w:val="007C79EA"/>
    <w:rsid w:val="007D0437"/>
    <w:rsid w:val="007D174C"/>
    <w:rsid w:val="007D41EF"/>
    <w:rsid w:val="007D43BC"/>
    <w:rsid w:val="007D44F7"/>
    <w:rsid w:val="007D4CE2"/>
    <w:rsid w:val="007D620C"/>
    <w:rsid w:val="007D734B"/>
    <w:rsid w:val="007E0844"/>
    <w:rsid w:val="007E2277"/>
    <w:rsid w:val="007E25C6"/>
    <w:rsid w:val="007E2978"/>
    <w:rsid w:val="007E2B98"/>
    <w:rsid w:val="007E2D7F"/>
    <w:rsid w:val="007E38FC"/>
    <w:rsid w:val="007E3B15"/>
    <w:rsid w:val="007E3B55"/>
    <w:rsid w:val="007E3DF3"/>
    <w:rsid w:val="007E409F"/>
    <w:rsid w:val="007E4285"/>
    <w:rsid w:val="007E43F9"/>
    <w:rsid w:val="007E5DA3"/>
    <w:rsid w:val="007E7ABD"/>
    <w:rsid w:val="007E7B70"/>
    <w:rsid w:val="007F141D"/>
    <w:rsid w:val="007F32F8"/>
    <w:rsid w:val="007F3598"/>
    <w:rsid w:val="007F380E"/>
    <w:rsid w:val="007F433C"/>
    <w:rsid w:val="007F494B"/>
    <w:rsid w:val="007F4D2D"/>
    <w:rsid w:val="007F4E97"/>
    <w:rsid w:val="007F4F5D"/>
    <w:rsid w:val="007F6D27"/>
    <w:rsid w:val="007F7F7E"/>
    <w:rsid w:val="00800BA5"/>
    <w:rsid w:val="008012D9"/>
    <w:rsid w:val="008014AA"/>
    <w:rsid w:val="00801BB1"/>
    <w:rsid w:val="00803C14"/>
    <w:rsid w:val="00804384"/>
    <w:rsid w:val="0080439E"/>
    <w:rsid w:val="00804ABE"/>
    <w:rsid w:val="00804B95"/>
    <w:rsid w:val="0080519D"/>
    <w:rsid w:val="00805CDB"/>
    <w:rsid w:val="00806B7A"/>
    <w:rsid w:val="00806C1D"/>
    <w:rsid w:val="008117F1"/>
    <w:rsid w:val="00812E2F"/>
    <w:rsid w:val="00813278"/>
    <w:rsid w:val="00813768"/>
    <w:rsid w:val="0081393E"/>
    <w:rsid w:val="00815755"/>
    <w:rsid w:val="008163D6"/>
    <w:rsid w:val="00817956"/>
    <w:rsid w:val="008202E6"/>
    <w:rsid w:val="00820467"/>
    <w:rsid w:val="0082184C"/>
    <w:rsid w:val="00821958"/>
    <w:rsid w:val="008229D7"/>
    <w:rsid w:val="00823A08"/>
    <w:rsid w:val="00824B44"/>
    <w:rsid w:val="00824C1C"/>
    <w:rsid w:val="00825539"/>
    <w:rsid w:val="00825A73"/>
    <w:rsid w:val="00826030"/>
    <w:rsid w:val="00826564"/>
    <w:rsid w:val="00827FAD"/>
    <w:rsid w:val="00830181"/>
    <w:rsid w:val="008316EF"/>
    <w:rsid w:val="00831DA4"/>
    <w:rsid w:val="0083245C"/>
    <w:rsid w:val="00833C60"/>
    <w:rsid w:val="00833FF8"/>
    <w:rsid w:val="008353BD"/>
    <w:rsid w:val="0083615F"/>
    <w:rsid w:val="00836B42"/>
    <w:rsid w:val="00837F4D"/>
    <w:rsid w:val="0084072E"/>
    <w:rsid w:val="00842547"/>
    <w:rsid w:val="00842DB6"/>
    <w:rsid w:val="00843258"/>
    <w:rsid w:val="00843732"/>
    <w:rsid w:val="00843BED"/>
    <w:rsid w:val="00844073"/>
    <w:rsid w:val="00845400"/>
    <w:rsid w:val="00850550"/>
    <w:rsid w:val="00850716"/>
    <w:rsid w:val="00850E52"/>
    <w:rsid w:val="008512BF"/>
    <w:rsid w:val="008524B3"/>
    <w:rsid w:val="0085275C"/>
    <w:rsid w:val="0085308C"/>
    <w:rsid w:val="00853486"/>
    <w:rsid w:val="00854E87"/>
    <w:rsid w:val="00856E12"/>
    <w:rsid w:val="0085744C"/>
    <w:rsid w:val="008577B2"/>
    <w:rsid w:val="0086027B"/>
    <w:rsid w:val="00860BA2"/>
    <w:rsid w:val="00863116"/>
    <w:rsid w:val="00863835"/>
    <w:rsid w:val="00866014"/>
    <w:rsid w:val="00866472"/>
    <w:rsid w:val="0086672E"/>
    <w:rsid w:val="0086676F"/>
    <w:rsid w:val="00866FF6"/>
    <w:rsid w:val="008678EB"/>
    <w:rsid w:val="00867CBB"/>
    <w:rsid w:val="008706EA"/>
    <w:rsid w:val="008718BE"/>
    <w:rsid w:val="008719E0"/>
    <w:rsid w:val="00874B3C"/>
    <w:rsid w:val="00874B55"/>
    <w:rsid w:val="008758CB"/>
    <w:rsid w:val="00875A45"/>
    <w:rsid w:val="00876085"/>
    <w:rsid w:val="008761AD"/>
    <w:rsid w:val="008762A7"/>
    <w:rsid w:val="0087636E"/>
    <w:rsid w:val="00876AA4"/>
    <w:rsid w:val="00876CDC"/>
    <w:rsid w:val="00876D03"/>
    <w:rsid w:val="00876DE6"/>
    <w:rsid w:val="00877C8C"/>
    <w:rsid w:val="008809F0"/>
    <w:rsid w:val="00880C64"/>
    <w:rsid w:val="00880EEE"/>
    <w:rsid w:val="008823F1"/>
    <w:rsid w:val="00884D4D"/>
    <w:rsid w:val="00885DCE"/>
    <w:rsid w:val="00886BC4"/>
    <w:rsid w:val="00886C7A"/>
    <w:rsid w:val="00887775"/>
    <w:rsid w:val="0089279E"/>
    <w:rsid w:val="00895D75"/>
    <w:rsid w:val="0089696E"/>
    <w:rsid w:val="00896A11"/>
    <w:rsid w:val="00897361"/>
    <w:rsid w:val="0089772B"/>
    <w:rsid w:val="0089778F"/>
    <w:rsid w:val="00897D2B"/>
    <w:rsid w:val="00897E21"/>
    <w:rsid w:val="008A0127"/>
    <w:rsid w:val="008A14D1"/>
    <w:rsid w:val="008A1815"/>
    <w:rsid w:val="008A1C56"/>
    <w:rsid w:val="008A2D77"/>
    <w:rsid w:val="008A39D3"/>
    <w:rsid w:val="008A4331"/>
    <w:rsid w:val="008A5CF7"/>
    <w:rsid w:val="008A636B"/>
    <w:rsid w:val="008A668D"/>
    <w:rsid w:val="008A7DC2"/>
    <w:rsid w:val="008B0A64"/>
    <w:rsid w:val="008B237B"/>
    <w:rsid w:val="008B3E22"/>
    <w:rsid w:val="008B448C"/>
    <w:rsid w:val="008B4F06"/>
    <w:rsid w:val="008B56B9"/>
    <w:rsid w:val="008B5D12"/>
    <w:rsid w:val="008B67A8"/>
    <w:rsid w:val="008B76BB"/>
    <w:rsid w:val="008C0413"/>
    <w:rsid w:val="008C0722"/>
    <w:rsid w:val="008C0955"/>
    <w:rsid w:val="008C19F9"/>
    <w:rsid w:val="008C1E7A"/>
    <w:rsid w:val="008C244D"/>
    <w:rsid w:val="008C305C"/>
    <w:rsid w:val="008C32D6"/>
    <w:rsid w:val="008C3597"/>
    <w:rsid w:val="008C4821"/>
    <w:rsid w:val="008C55F8"/>
    <w:rsid w:val="008C65D7"/>
    <w:rsid w:val="008C684D"/>
    <w:rsid w:val="008C78F9"/>
    <w:rsid w:val="008C7AE6"/>
    <w:rsid w:val="008D0D3F"/>
    <w:rsid w:val="008D1512"/>
    <w:rsid w:val="008D1E60"/>
    <w:rsid w:val="008D261A"/>
    <w:rsid w:val="008D276C"/>
    <w:rsid w:val="008D3AFA"/>
    <w:rsid w:val="008D3B7E"/>
    <w:rsid w:val="008D3EB3"/>
    <w:rsid w:val="008D455B"/>
    <w:rsid w:val="008D4E31"/>
    <w:rsid w:val="008D59E4"/>
    <w:rsid w:val="008D5CF7"/>
    <w:rsid w:val="008D6007"/>
    <w:rsid w:val="008D74FD"/>
    <w:rsid w:val="008D75FE"/>
    <w:rsid w:val="008D7625"/>
    <w:rsid w:val="008E0018"/>
    <w:rsid w:val="008E12A4"/>
    <w:rsid w:val="008E1643"/>
    <w:rsid w:val="008E2419"/>
    <w:rsid w:val="008E28CC"/>
    <w:rsid w:val="008E3536"/>
    <w:rsid w:val="008E427E"/>
    <w:rsid w:val="008E43C3"/>
    <w:rsid w:val="008E4E03"/>
    <w:rsid w:val="008E4E68"/>
    <w:rsid w:val="008E7AE3"/>
    <w:rsid w:val="008F027F"/>
    <w:rsid w:val="008F19E9"/>
    <w:rsid w:val="008F1D11"/>
    <w:rsid w:val="008F270F"/>
    <w:rsid w:val="008F2F99"/>
    <w:rsid w:val="008F35D4"/>
    <w:rsid w:val="008F4455"/>
    <w:rsid w:val="008F45EA"/>
    <w:rsid w:val="008F51EA"/>
    <w:rsid w:val="008F6D9F"/>
    <w:rsid w:val="0090009D"/>
    <w:rsid w:val="0090169E"/>
    <w:rsid w:val="0090174C"/>
    <w:rsid w:val="00901D6B"/>
    <w:rsid w:val="0090232F"/>
    <w:rsid w:val="0090261F"/>
    <w:rsid w:val="009027EC"/>
    <w:rsid w:val="0090313E"/>
    <w:rsid w:val="009048B9"/>
    <w:rsid w:val="00904EE3"/>
    <w:rsid w:val="00906401"/>
    <w:rsid w:val="00907A8A"/>
    <w:rsid w:val="009109B0"/>
    <w:rsid w:val="00910BBE"/>
    <w:rsid w:val="0091193C"/>
    <w:rsid w:val="00912131"/>
    <w:rsid w:val="00912662"/>
    <w:rsid w:val="0091290A"/>
    <w:rsid w:val="00912EFE"/>
    <w:rsid w:val="009133D4"/>
    <w:rsid w:val="00914786"/>
    <w:rsid w:val="00915267"/>
    <w:rsid w:val="009162B5"/>
    <w:rsid w:val="0091642B"/>
    <w:rsid w:val="00916C20"/>
    <w:rsid w:val="009170FC"/>
    <w:rsid w:val="009172F5"/>
    <w:rsid w:val="00917937"/>
    <w:rsid w:val="00917DD2"/>
    <w:rsid w:val="00917EE6"/>
    <w:rsid w:val="009212E4"/>
    <w:rsid w:val="009214B2"/>
    <w:rsid w:val="00921708"/>
    <w:rsid w:val="00921EB3"/>
    <w:rsid w:val="00921ECE"/>
    <w:rsid w:val="0092215E"/>
    <w:rsid w:val="009261A7"/>
    <w:rsid w:val="00930179"/>
    <w:rsid w:val="00930686"/>
    <w:rsid w:val="009321CD"/>
    <w:rsid w:val="0093300C"/>
    <w:rsid w:val="009337CF"/>
    <w:rsid w:val="00933835"/>
    <w:rsid w:val="00934A7C"/>
    <w:rsid w:val="00935110"/>
    <w:rsid w:val="00935486"/>
    <w:rsid w:val="009365E9"/>
    <w:rsid w:val="00937608"/>
    <w:rsid w:val="00940C6A"/>
    <w:rsid w:val="009416E4"/>
    <w:rsid w:val="009427E3"/>
    <w:rsid w:val="00942E11"/>
    <w:rsid w:val="00943B8A"/>
    <w:rsid w:val="00944B68"/>
    <w:rsid w:val="00945E40"/>
    <w:rsid w:val="00946099"/>
    <w:rsid w:val="00946B84"/>
    <w:rsid w:val="00947105"/>
    <w:rsid w:val="009479C1"/>
    <w:rsid w:val="00950A9E"/>
    <w:rsid w:val="00951952"/>
    <w:rsid w:val="00951C2C"/>
    <w:rsid w:val="00951EF6"/>
    <w:rsid w:val="009539D4"/>
    <w:rsid w:val="00954A8B"/>
    <w:rsid w:val="00955290"/>
    <w:rsid w:val="009557A2"/>
    <w:rsid w:val="009564C8"/>
    <w:rsid w:val="00956986"/>
    <w:rsid w:val="00960A03"/>
    <w:rsid w:val="00960FA6"/>
    <w:rsid w:val="00961010"/>
    <w:rsid w:val="00961D90"/>
    <w:rsid w:val="0096204A"/>
    <w:rsid w:val="0096326D"/>
    <w:rsid w:val="00964942"/>
    <w:rsid w:val="00964A3D"/>
    <w:rsid w:val="00965814"/>
    <w:rsid w:val="00965E8A"/>
    <w:rsid w:val="00966740"/>
    <w:rsid w:val="009669B0"/>
    <w:rsid w:val="00966A45"/>
    <w:rsid w:val="009673E8"/>
    <w:rsid w:val="00967F6E"/>
    <w:rsid w:val="00970727"/>
    <w:rsid w:val="0097129A"/>
    <w:rsid w:val="009737CC"/>
    <w:rsid w:val="009741EE"/>
    <w:rsid w:val="0098002D"/>
    <w:rsid w:val="009813D7"/>
    <w:rsid w:val="009814C2"/>
    <w:rsid w:val="00983D04"/>
    <w:rsid w:val="009855FF"/>
    <w:rsid w:val="00985762"/>
    <w:rsid w:val="009861B5"/>
    <w:rsid w:val="00986BE5"/>
    <w:rsid w:val="00991134"/>
    <w:rsid w:val="00991242"/>
    <w:rsid w:val="00991907"/>
    <w:rsid w:val="009938CB"/>
    <w:rsid w:val="00994122"/>
    <w:rsid w:val="0099577F"/>
    <w:rsid w:val="009A073B"/>
    <w:rsid w:val="009A09CB"/>
    <w:rsid w:val="009A0AD9"/>
    <w:rsid w:val="009A12E9"/>
    <w:rsid w:val="009A1853"/>
    <w:rsid w:val="009A1FC7"/>
    <w:rsid w:val="009A2AD6"/>
    <w:rsid w:val="009A2B8F"/>
    <w:rsid w:val="009A3009"/>
    <w:rsid w:val="009A3135"/>
    <w:rsid w:val="009A350E"/>
    <w:rsid w:val="009A40AD"/>
    <w:rsid w:val="009A509C"/>
    <w:rsid w:val="009A52D3"/>
    <w:rsid w:val="009A5D6B"/>
    <w:rsid w:val="009B0AC1"/>
    <w:rsid w:val="009B156F"/>
    <w:rsid w:val="009B2697"/>
    <w:rsid w:val="009B3813"/>
    <w:rsid w:val="009B3E40"/>
    <w:rsid w:val="009B41F8"/>
    <w:rsid w:val="009B585A"/>
    <w:rsid w:val="009C0C40"/>
    <w:rsid w:val="009C197F"/>
    <w:rsid w:val="009C1ED5"/>
    <w:rsid w:val="009C3D1D"/>
    <w:rsid w:val="009C3EA7"/>
    <w:rsid w:val="009C438F"/>
    <w:rsid w:val="009C460C"/>
    <w:rsid w:val="009C586E"/>
    <w:rsid w:val="009C6C21"/>
    <w:rsid w:val="009C7938"/>
    <w:rsid w:val="009D00D2"/>
    <w:rsid w:val="009D06A7"/>
    <w:rsid w:val="009D17E7"/>
    <w:rsid w:val="009D1954"/>
    <w:rsid w:val="009D26A1"/>
    <w:rsid w:val="009D2EC2"/>
    <w:rsid w:val="009D440F"/>
    <w:rsid w:val="009D7B37"/>
    <w:rsid w:val="009E0447"/>
    <w:rsid w:val="009E132A"/>
    <w:rsid w:val="009E13AC"/>
    <w:rsid w:val="009E2B69"/>
    <w:rsid w:val="009E6C97"/>
    <w:rsid w:val="009E6E90"/>
    <w:rsid w:val="009E729F"/>
    <w:rsid w:val="009E7CC9"/>
    <w:rsid w:val="009E7D0B"/>
    <w:rsid w:val="009F0AB4"/>
    <w:rsid w:val="009F1064"/>
    <w:rsid w:val="009F129A"/>
    <w:rsid w:val="009F1722"/>
    <w:rsid w:val="009F1C49"/>
    <w:rsid w:val="009F1D3D"/>
    <w:rsid w:val="009F22E1"/>
    <w:rsid w:val="009F4AE9"/>
    <w:rsid w:val="009F6B9E"/>
    <w:rsid w:val="00A001E0"/>
    <w:rsid w:val="00A00412"/>
    <w:rsid w:val="00A00DA2"/>
    <w:rsid w:val="00A01974"/>
    <w:rsid w:val="00A022EF"/>
    <w:rsid w:val="00A03D13"/>
    <w:rsid w:val="00A04E51"/>
    <w:rsid w:val="00A05121"/>
    <w:rsid w:val="00A054C2"/>
    <w:rsid w:val="00A05F56"/>
    <w:rsid w:val="00A05F60"/>
    <w:rsid w:val="00A06008"/>
    <w:rsid w:val="00A061A1"/>
    <w:rsid w:val="00A06F93"/>
    <w:rsid w:val="00A074C4"/>
    <w:rsid w:val="00A0779C"/>
    <w:rsid w:val="00A10021"/>
    <w:rsid w:val="00A10140"/>
    <w:rsid w:val="00A10779"/>
    <w:rsid w:val="00A12498"/>
    <w:rsid w:val="00A128D6"/>
    <w:rsid w:val="00A1402D"/>
    <w:rsid w:val="00A1456E"/>
    <w:rsid w:val="00A149D7"/>
    <w:rsid w:val="00A15053"/>
    <w:rsid w:val="00A15541"/>
    <w:rsid w:val="00A1560A"/>
    <w:rsid w:val="00A15820"/>
    <w:rsid w:val="00A16D62"/>
    <w:rsid w:val="00A1718D"/>
    <w:rsid w:val="00A173B4"/>
    <w:rsid w:val="00A20510"/>
    <w:rsid w:val="00A20A6C"/>
    <w:rsid w:val="00A20B08"/>
    <w:rsid w:val="00A20E77"/>
    <w:rsid w:val="00A21661"/>
    <w:rsid w:val="00A225C0"/>
    <w:rsid w:val="00A2345F"/>
    <w:rsid w:val="00A23AE1"/>
    <w:rsid w:val="00A247EF"/>
    <w:rsid w:val="00A24C11"/>
    <w:rsid w:val="00A24F40"/>
    <w:rsid w:val="00A25543"/>
    <w:rsid w:val="00A25C9F"/>
    <w:rsid w:val="00A27BF1"/>
    <w:rsid w:val="00A27F5B"/>
    <w:rsid w:val="00A3039B"/>
    <w:rsid w:val="00A30907"/>
    <w:rsid w:val="00A31015"/>
    <w:rsid w:val="00A317F1"/>
    <w:rsid w:val="00A32386"/>
    <w:rsid w:val="00A326D1"/>
    <w:rsid w:val="00A32AF7"/>
    <w:rsid w:val="00A33123"/>
    <w:rsid w:val="00A3420A"/>
    <w:rsid w:val="00A34E29"/>
    <w:rsid w:val="00A352C1"/>
    <w:rsid w:val="00A35581"/>
    <w:rsid w:val="00A35FEB"/>
    <w:rsid w:val="00A373AD"/>
    <w:rsid w:val="00A379CD"/>
    <w:rsid w:val="00A4066F"/>
    <w:rsid w:val="00A40ACC"/>
    <w:rsid w:val="00A415FE"/>
    <w:rsid w:val="00A41CAA"/>
    <w:rsid w:val="00A42BFE"/>
    <w:rsid w:val="00A4450E"/>
    <w:rsid w:val="00A451E8"/>
    <w:rsid w:val="00A4645B"/>
    <w:rsid w:val="00A4664D"/>
    <w:rsid w:val="00A46A1A"/>
    <w:rsid w:val="00A46D38"/>
    <w:rsid w:val="00A474E3"/>
    <w:rsid w:val="00A50D47"/>
    <w:rsid w:val="00A51149"/>
    <w:rsid w:val="00A52106"/>
    <w:rsid w:val="00A53297"/>
    <w:rsid w:val="00A548B4"/>
    <w:rsid w:val="00A54993"/>
    <w:rsid w:val="00A54C41"/>
    <w:rsid w:val="00A55CAA"/>
    <w:rsid w:val="00A5762E"/>
    <w:rsid w:val="00A604EC"/>
    <w:rsid w:val="00A60A5C"/>
    <w:rsid w:val="00A61120"/>
    <w:rsid w:val="00A61649"/>
    <w:rsid w:val="00A61859"/>
    <w:rsid w:val="00A62A6F"/>
    <w:rsid w:val="00A6310B"/>
    <w:rsid w:val="00A6356D"/>
    <w:rsid w:val="00A63978"/>
    <w:rsid w:val="00A63995"/>
    <w:rsid w:val="00A6548E"/>
    <w:rsid w:val="00A654A6"/>
    <w:rsid w:val="00A656C8"/>
    <w:rsid w:val="00A66C7C"/>
    <w:rsid w:val="00A70434"/>
    <w:rsid w:val="00A70755"/>
    <w:rsid w:val="00A70A76"/>
    <w:rsid w:val="00A71234"/>
    <w:rsid w:val="00A715AF"/>
    <w:rsid w:val="00A71827"/>
    <w:rsid w:val="00A71E19"/>
    <w:rsid w:val="00A71FE1"/>
    <w:rsid w:val="00A72B42"/>
    <w:rsid w:val="00A73D6C"/>
    <w:rsid w:val="00A745C7"/>
    <w:rsid w:val="00A75685"/>
    <w:rsid w:val="00A76C29"/>
    <w:rsid w:val="00A77B9D"/>
    <w:rsid w:val="00A8009E"/>
    <w:rsid w:val="00A803A8"/>
    <w:rsid w:val="00A80CAB"/>
    <w:rsid w:val="00A80EA3"/>
    <w:rsid w:val="00A823A1"/>
    <w:rsid w:val="00A82BC9"/>
    <w:rsid w:val="00A84517"/>
    <w:rsid w:val="00A8516A"/>
    <w:rsid w:val="00A85522"/>
    <w:rsid w:val="00A85DD7"/>
    <w:rsid w:val="00A863F6"/>
    <w:rsid w:val="00A86E1C"/>
    <w:rsid w:val="00A875B8"/>
    <w:rsid w:val="00A87D0A"/>
    <w:rsid w:val="00A90151"/>
    <w:rsid w:val="00A923FA"/>
    <w:rsid w:val="00A9286C"/>
    <w:rsid w:val="00A931CD"/>
    <w:rsid w:val="00A939AA"/>
    <w:rsid w:val="00A93D42"/>
    <w:rsid w:val="00A941CB"/>
    <w:rsid w:val="00A948EC"/>
    <w:rsid w:val="00A95305"/>
    <w:rsid w:val="00A95D58"/>
    <w:rsid w:val="00A97C83"/>
    <w:rsid w:val="00AA0B70"/>
    <w:rsid w:val="00AA0DB2"/>
    <w:rsid w:val="00AA0E09"/>
    <w:rsid w:val="00AA14D1"/>
    <w:rsid w:val="00AA15EE"/>
    <w:rsid w:val="00AA187B"/>
    <w:rsid w:val="00AA2EC9"/>
    <w:rsid w:val="00AA33D7"/>
    <w:rsid w:val="00AA3B21"/>
    <w:rsid w:val="00AA4B8C"/>
    <w:rsid w:val="00AA7ABA"/>
    <w:rsid w:val="00AA7BBF"/>
    <w:rsid w:val="00AB0FEC"/>
    <w:rsid w:val="00AB13A5"/>
    <w:rsid w:val="00AB23DB"/>
    <w:rsid w:val="00AB251F"/>
    <w:rsid w:val="00AB450C"/>
    <w:rsid w:val="00AB482A"/>
    <w:rsid w:val="00AB48A8"/>
    <w:rsid w:val="00AB5109"/>
    <w:rsid w:val="00AB522C"/>
    <w:rsid w:val="00AB6BD8"/>
    <w:rsid w:val="00AC0F54"/>
    <w:rsid w:val="00AC23CE"/>
    <w:rsid w:val="00AC2D62"/>
    <w:rsid w:val="00AC3263"/>
    <w:rsid w:val="00AC4576"/>
    <w:rsid w:val="00AC4904"/>
    <w:rsid w:val="00AC4BFB"/>
    <w:rsid w:val="00AC51DB"/>
    <w:rsid w:val="00AC558B"/>
    <w:rsid w:val="00AC6426"/>
    <w:rsid w:val="00AC7D3B"/>
    <w:rsid w:val="00AD0EFB"/>
    <w:rsid w:val="00AD2B21"/>
    <w:rsid w:val="00AD33FF"/>
    <w:rsid w:val="00AD3A5A"/>
    <w:rsid w:val="00AD4285"/>
    <w:rsid w:val="00AD465D"/>
    <w:rsid w:val="00AD4924"/>
    <w:rsid w:val="00AD56B4"/>
    <w:rsid w:val="00AE0D01"/>
    <w:rsid w:val="00AE14FB"/>
    <w:rsid w:val="00AE15B9"/>
    <w:rsid w:val="00AE3435"/>
    <w:rsid w:val="00AE38A6"/>
    <w:rsid w:val="00AE3911"/>
    <w:rsid w:val="00AE42DC"/>
    <w:rsid w:val="00AE4517"/>
    <w:rsid w:val="00AE4AB3"/>
    <w:rsid w:val="00AE4CE6"/>
    <w:rsid w:val="00AE4CE9"/>
    <w:rsid w:val="00AE6DB9"/>
    <w:rsid w:val="00AE6EE5"/>
    <w:rsid w:val="00AF192A"/>
    <w:rsid w:val="00AF1A7F"/>
    <w:rsid w:val="00AF22FC"/>
    <w:rsid w:val="00AF23AC"/>
    <w:rsid w:val="00AF34F6"/>
    <w:rsid w:val="00AF3FD4"/>
    <w:rsid w:val="00AF4096"/>
    <w:rsid w:val="00AF44F2"/>
    <w:rsid w:val="00AF4CB3"/>
    <w:rsid w:val="00AF4DD8"/>
    <w:rsid w:val="00AF690D"/>
    <w:rsid w:val="00AF7368"/>
    <w:rsid w:val="00AF7C5C"/>
    <w:rsid w:val="00AF7E98"/>
    <w:rsid w:val="00B007CA"/>
    <w:rsid w:val="00B023FB"/>
    <w:rsid w:val="00B025AD"/>
    <w:rsid w:val="00B02BA8"/>
    <w:rsid w:val="00B03D90"/>
    <w:rsid w:val="00B03EEB"/>
    <w:rsid w:val="00B055CF"/>
    <w:rsid w:val="00B06517"/>
    <w:rsid w:val="00B06914"/>
    <w:rsid w:val="00B07208"/>
    <w:rsid w:val="00B109C4"/>
    <w:rsid w:val="00B11C74"/>
    <w:rsid w:val="00B1292A"/>
    <w:rsid w:val="00B12D77"/>
    <w:rsid w:val="00B13C29"/>
    <w:rsid w:val="00B14BAD"/>
    <w:rsid w:val="00B14CA8"/>
    <w:rsid w:val="00B15A03"/>
    <w:rsid w:val="00B15B72"/>
    <w:rsid w:val="00B15CB6"/>
    <w:rsid w:val="00B16079"/>
    <w:rsid w:val="00B16288"/>
    <w:rsid w:val="00B16DA8"/>
    <w:rsid w:val="00B17EA9"/>
    <w:rsid w:val="00B20806"/>
    <w:rsid w:val="00B20912"/>
    <w:rsid w:val="00B232EE"/>
    <w:rsid w:val="00B245F9"/>
    <w:rsid w:val="00B2478C"/>
    <w:rsid w:val="00B25B6F"/>
    <w:rsid w:val="00B25D08"/>
    <w:rsid w:val="00B27D01"/>
    <w:rsid w:val="00B30396"/>
    <w:rsid w:val="00B31E22"/>
    <w:rsid w:val="00B32146"/>
    <w:rsid w:val="00B32197"/>
    <w:rsid w:val="00B327AA"/>
    <w:rsid w:val="00B32E97"/>
    <w:rsid w:val="00B3320A"/>
    <w:rsid w:val="00B33A70"/>
    <w:rsid w:val="00B33A7F"/>
    <w:rsid w:val="00B33F10"/>
    <w:rsid w:val="00B34047"/>
    <w:rsid w:val="00B3480C"/>
    <w:rsid w:val="00B34FFC"/>
    <w:rsid w:val="00B3600B"/>
    <w:rsid w:val="00B36F96"/>
    <w:rsid w:val="00B373DD"/>
    <w:rsid w:val="00B40224"/>
    <w:rsid w:val="00B404C3"/>
    <w:rsid w:val="00B411BE"/>
    <w:rsid w:val="00B41E9B"/>
    <w:rsid w:val="00B4245F"/>
    <w:rsid w:val="00B42999"/>
    <w:rsid w:val="00B434B8"/>
    <w:rsid w:val="00B434C7"/>
    <w:rsid w:val="00B44459"/>
    <w:rsid w:val="00B44A4F"/>
    <w:rsid w:val="00B459F9"/>
    <w:rsid w:val="00B45AC9"/>
    <w:rsid w:val="00B46D50"/>
    <w:rsid w:val="00B47113"/>
    <w:rsid w:val="00B47C20"/>
    <w:rsid w:val="00B50894"/>
    <w:rsid w:val="00B5161F"/>
    <w:rsid w:val="00B522AE"/>
    <w:rsid w:val="00B53C51"/>
    <w:rsid w:val="00B540F3"/>
    <w:rsid w:val="00B54498"/>
    <w:rsid w:val="00B54DE1"/>
    <w:rsid w:val="00B55FA0"/>
    <w:rsid w:val="00B61E7B"/>
    <w:rsid w:val="00B63C09"/>
    <w:rsid w:val="00B63C51"/>
    <w:rsid w:val="00B63F70"/>
    <w:rsid w:val="00B64CC0"/>
    <w:rsid w:val="00B70188"/>
    <w:rsid w:val="00B70D5D"/>
    <w:rsid w:val="00B713BC"/>
    <w:rsid w:val="00B746A5"/>
    <w:rsid w:val="00B75186"/>
    <w:rsid w:val="00B75400"/>
    <w:rsid w:val="00B754C2"/>
    <w:rsid w:val="00B76857"/>
    <w:rsid w:val="00B7690C"/>
    <w:rsid w:val="00B769FE"/>
    <w:rsid w:val="00B76E6E"/>
    <w:rsid w:val="00B77888"/>
    <w:rsid w:val="00B80873"/>
    <w:rsid w:val="00B83175"/>
    <w:rsid w:val="00B83346"/>
    <w:rsid w:val="00B83C01"/>
    <w:rsid w:val="00B845BA"/>
    <w:rsid w:val="00B84AA0"/>
    <w:rsid w:val="00B84B6D"/>
    <w:rsid w:val="00B87461"/>
    <w:rsid w:val="00B8772D"/>
    <w:rsid w:val="00B90E06"/>
    <w:rsid w:val="00B91D90"/>
    <w:rsid w:val="00B922A0"/>
    <w:rsid w:val="00B925D0"/>
    <w:rsid w:val="00B92CEC"/>
    <w:rsid w:val="00B92F01"/>
    <w:rsid w:val="00B9301A"/>
    <w:rsid w:val="00B939D9"/>
    <w:rsid w:val="00B9433A"/>
    <w:rsid w:val="00B945CB"/>
    <w:rsid w:val="00B956A4"/>
    <w:rsid w:val="00B96719"/>
    <w:rsid w:val="00B96AC0"/>
    <w:rsid w:val="00B9710A"/>
    <w:rsid w:val="00B97551"/>
    <w:rsid w:val="00B97906"/>
    <w:rsid w:val="00BA0FC5"/>
    <w:rsid w:val="00BA0FDA"/>
    <w:rsid w:val="00BA1B4D"/>
    <w:rsid w:val="00BA1D94"/>
    <w:rsid w:val="00BA524B"/>
    <w:rsid w:val="00BA57F9"/>
    <w:rsid w:val="00BA5981"/>
    <w:rsid w:val="00BA5AA2"/>
    <w:rsid w:val="00BA6A66"/>
    <w:rsid w:val="00BA7243"/>
    <w:rsid w:val="00BA733A"/>
    <w:rsid w:val="00BB0EF0"/>
    <w:rsid w:val="00BB10AF"/>
    <w:rsid w:val="00BB10F7"/>
    <w:rsid w:val="00BB28B2"/>
    <w:rsid w:val="00BB2B04"/>
    <w:rsid w:val="00BB321F"/>
    <w:rsid w:val="00BB6057"/>
    <w:rsid w:val="00BB627E"/>
    <w:rsid w:val="00BB6B9E"/>
    <w:rsid w:val="00BB6C5D"/>
    <w:rsid w:val="00BB75E6"/>
    <w:rsid w:val="00BB76C3"/>
    <w:rsid w:val="00BC22EA"/>
    <w:rsid w:val="00BC3011"/>
    <w:rsid w:val="00BC30FD"/>
    <w:rsid w:val="00BC32DF"/>
    <w:rsid w:val="00BC3E23"/>
    <w:rsid w:val="00BC4010"/>
    <w:rsid w:val="00BC40D7"/>
    <w:rsid w:val="00BC41D6"/>
    <w:rsid w:val="00BC445D"/>
    <w:rsid w:val="00BC45A8"/>
    <w:rsid w:val="00BC49CC"/>
    <w:rsid w:val="00BC598C"/>
    <w:rsid w:val="00BC6CE2"/>
    <w:rsid w:val="00BC6D1C"/>
    <w:rsid w:val="00BC7281"/>
    <w:rsid w:val="00BC7DBD"/>
    <w:rsid w:val="00BD1372"/>
    <w:rsid w:val="00BD13B9"/>
    <w:rsid w:val="00BD16FC"/>
    <w:rsid w:val="00BD17A1"/>
    <w:rsid w:val="00BD1BBF"/>
    <w:rsid w:val="00BD334D"/>
    <w:rsid w:val="00BD4718"/>
    <w:rsid w:val="00BD490F"/>
    <w:rsid w:val="00BD4AF6"/>
    <w:rsid w:val="00BD4D3A"/>
    <w:rsid w:val="00BD578C"/>
    <w:rsid w:val="00BD6B5B"/>
    <w:rsid w:val="00BD7999"/>
    <w:rsid w:val="00BE06A2"/>
    <w:rsid w:val="00BE0E0A"/>
    <w:rsid w:val="00BE36DA"/>
    <w:rsid w:val="00BE47D2"/>
    <w:rsid w:val="00BE47F7"/>
    <w:rsid w:val="00BE49A7"/>
    <w:rsid w:val="00BE4BCD"/>
    <w:rsid w:val="00BE5704"/>
    <w:rsid w:val="00BE639D"/>
    <w:rsid w:val="00BE6CD6"/>
    <w:rsid w:val="00BE754C"/>
    <w:rsid w:val="00BF10C9"/>
    <w:rsid w:val="00BF11C3"/>
    <w:rsid w:val="00BF133A"/>
    <w:rsid w:val="00BF15E5"/>
    <w:rsid w:val="00BF1B7D"/>
    <w:rsid w:val="00BF1E99"/>
    <w:rsid w:val="00BF21E0"/>
    <w:rsid w:val="00BF2DD8"/>
    <w:rsid w:val="00BF3FFD"/>
    <w:rsid w:val="00BF44C6"/>
    <w:rsid w:val="00BF5663"/>
    <w:rsid w:val="00BF778A"/>
    <w:rsid w:val="00BF7CFB"/>
    <w:rsid w:val="00C0046D"/>
    <w:rsid w:val="00C005F6"/>
    <w:rsid w:val="00C007D9"/>
    <w:rsid w:val="00C007E6"/>
    <w:rsid w:val="00C008C3"/>
    <w:rsid w:val="00C010BF"/>
    <w:rsid w:val="00C01A93"/>
    <w:rsid w:val="00C03342"/>
    <w:rsid w:val="00C041D1"/>
    <w:rsid w:val="00C045EF"/>
    <w:rsid w:val="00C04BA7"/>
    <w:rsid w:val="00C0628D"/>
    <w:rsid w:val="00C0651D"/>
    <w:rsid w:val="00C06674"/>
    <w:rsid w:val="00C06711"/>
    <w:rsid w:val="00C07CC4"/>
    <w:rsid w:val="00C10197"/>
    <w:rsid w:val="00C1085B"/>
    <w:rsid w:val="00C116D1"/>
    <w:rsid w:val="00C11A0D"/>
    <w:rsid w:val="00C11EB1"/>
    <w:rsid w:val="00C141F9"/>
    <w:rsid w:val="00C16E6F"/>
    <w:rsid w:val="00C16F5C"/>
    <w:rsid w:val="00C173D0"/>
    <w:rsid w:val="00C17F37"/>
    <w:rsid w:val="00C20A45"/>
    <w:rsid w:val="00C20BCA"/>
    <w:rsid w:val="00C20E62"/>
    <w:rsid w:val="00C2140A"/>
    <w:rsid w:val="00C21C25"/>
    <w:rsid w:val="00C21DB0"/>
    <w:rsid w:val="00C2223D"/>
    <w:rsid w:val="00C22CFF"/>
    <w:rsid w:val="00C23A31"/>
    <w:rsid w:val="00C23C40"/>
    <w:rsid w:val="00C23FFF"/>
    <w:rsid w:val="00C2414B"/>
    <w:rsid w:val="00C24429"/>
    <w:rsid w:val="00C2562A"/>
    <w:rsid w:val="00C25847"/>
    <w:rsid w:val="00C258B3"/>
    <w:rsid w:val="00C25A14"/>
    <w:rsid w:val="00C268B6"/>
    <w:rsid w:val="00C26E7F"/>
    <w:rsid w:val="00C275A0"/>
    <w:rsid w:val="00C2767C"/>
    <w:rsid w:val="00C276C0"/>
    <w:rsid w:val="00C30250"/>
    <w:rsid w:val="00C3183F"/>
    <w:rsid w:val="00C33F2B"/>
    <w:rsid w:val="00C35638"/>
    <w:rsid w:val="00C35A7C"/>
    <w:rsid w:val="00C37577"/>
    <w:rsid w:val="00C37648"/>
    <w:rsid w:val="00C37B7C"/>
    <w:rsid w:val="00C41C1C"/>
    <w:rsid w:val="00C42464"/>
    <w:rsid w:val="00C424DC"/>
    <w:rsid w:val="00C43D75"/>
    <w:rsid w:val="00C44260"/>
    <w:rsid w:val="00C444EC"/>
    <w:rsid w:val="00C44BA6"/>
    <w:rsid w:val="00C44D86"/>
    <w:rsid w:val="00C4502F"/>
    <w:rsid w:val="00C45FBF"/>
    <w:rsid w:val="00C469D2"/>
    <w:rsid w:val="00C4736C"/>
    <w:rsid w:val="00C47B33"/>
    <w:rsid w:val="00C47E06"/>
    <w:rsid w:val="00C50CAD"/>
    <w:rsid w:val="00C511CD"/>
    <w:rsid w:val="00C51D95"/>
    <w:rsid w:val="00C5223C"/>
    <w:rsid w:val="00C524F3"/>
    <w:rsid w:val="00C528BB"/>
    <w:rsid w:val="00C53290"/>
    <w:rsid w:val="00C5330B"/>
    <w:rsid w:val="00C54871"/>
    <w:rsid w:val="00C54C8F"/>
    <w:rsid w:val="00C54D2A"/>
    <w:rsid w:val="00C5536C"/>
    <w:rsid w:val="00C56D53"/>
    <w:rsid w:val="00C5741F"/>
    <w:rsid w:val="00C60088"/>
    <w:rsid w:val="00C61A95"/>
    <w:rsid w:val="00C61D7C"/>
    <w:rsid w:val="00C6204E"/>
    <w:rsid w:val="00C62237"/>
    <w:rsid w:val="00C636AE"/>
    <w:rsid w:val="00C63928"/>
    <w:rsid w:val="00C63A4B"/>
    <w:rsid w:val="00C64C78"/>
    <w:rsid w:val="00C657EB"/>
    <w:rsid w:val="00C66485"/>
    <w:rsid w:val="00C667DC"/>
    <w:rsid w:val="00C70058"/>
    <w:rsid w:val="00C71F46"/>
    <w:rsid w:val="00C735F6"/>
    <w:rsid w:val="00C7555E"/>
    <w:rsid w:val="00C75823"/>
    <w:rsid w:val="00C77CC5"/>
    <w:rsid w:val="00C77F03"/>
    <w:rsid w:val="00C80D06"/>
    <w:rsid w:val="00C81D81"/>
    <w:rsid w:val="00C822EF"/>
    <w:rsid w:val="00C82989"/>
    <w:rsid w:val="00C83764"/>
    <w:rsid w:val="00C8404D"/>
    <w:rsid w:val="00C854E3"/>
    <w:rsid w:val="00C87260"/>
    <w:rsid w:val="00C874FB"/>
    <w:rsid w:val="00C87A56"/>
    <w:rsid w:val="00C90808"/>
    <w:rsid w:val="00C909C2"/>
    <w:rsid w:val="00C91107"/>
    <w:rsid w:val="00C91B79"/>
    <w:rsid w:val="00C93384"/>
    <w:rsid w:val="00C9356A"/>
    <w:rsid w:val="00C94474"/>
    <w:rsid w:val="00C95438"/>
    <w:rsid w:val="00C95A06"/>
    <w:rsid w:val="00C96816"/>
    <w:rsid w:val="00CA0B6A"/>
    <w:rsid w:val="00CA12AE"/>
    <w:rsid w:val="00CA134A"/>
    <w:rsid w:val="00CA1D24"/>
    <w:rsid w:val="00CA1EF0"/>
    <w:rsid w:val="00CA2709"/>
    <w:rsid w:val="00CA2B91"/>
    <w:rsid w:val="00CA34A9"/>
    <w:rsid w:val="00CA3834"/>
    <w:rsid w:val="00CA45FE"/>
    <w:rsid w:val="00CA4D37"/>
    <w:rsid w:val="00CA4DB5"/>
    <w:rsid w:val="00CA4E8B"/>
    <w:rsid w:val="00CA54BF"/>
    <w:rsid w:val="00CA5617"/>
    <w:rsid w:val="00CA5C60"/>
    <w:rsid w:val="00CA6004"/>
    <w:rsid w:val="00CA6B9F"/>
    <w:rsid w:val="00CB18BA"/>
    <w:rsid w:val="00CB278C"/>
    <w:rsid w:val="00CB2B19"/>
    <w:rsid w:val="00CB3DDF"/>
    <w:rsid w:val="00CB43C0"/>
    <w:rsid w:val="00CB68BF"/>
    <w:rsid w:val="00CB6C35"/>
    <w:rsid w:val="00CB7B70"/>
    <w:rsid w:val="00CC0B9F"/>
    <w:rsid w:val="00CC0FC7"/>
    <w:rsid w:val="00CC2239"/>
    <w:rsid w:val="00CC2569"/>
    <w:rsid w:val="00CC2AAC"/>
    <w:rsid w:val="00CC2D7C"/>
    <w:rsid w:val="00CC2F04"/>
    <w:rsid w:val="00CC42B3"/>
    <w:rsid w:val="00CC69F1"/>
    <w:rsid w:val="00CC6A21"/>
    <w:rsid w:val="00CC735D"/>
    <w:rsid w:val="00CC7686"/>
    <w:rsid w:val="00CD0F9E"/>
    <w:rsid w:val="00CD1E67"/>
    <w:rsid w:val="00CD1F1E"/>
    <w:rsid w:val="00CD2932"/>
    <w:rsid w:val="00CD2DBD"/>
    <w:rsid w:val="00CD2F30"/>
    <w:rsid w:val="00CD2F43"/>
    <w:rsid w:val="00CD3710"/>
    <w:rsid w:val="00CD3C39"/>
    <w:rsid w:val="00CD3DB9"/>
    <w:rsid w:val="00CD41C9"/>
    <w:rsid w:val="00CD4A91"/>
    <w:rsid w:val="00CD68C5"/>
    <w:rsid w:val="00CD6BC6"/>
    <w:rsid w:val="00CD6F79"/>
    <w:rsid w:val="00CD73A3"/>
    <w:rsid w:val="00CD73C8"/>
    <w:rsid w:val="00CE013E"/>
    <w:rsid w:val="00CE0574"/>
    <w:rsid w:val="00CE0CE0"/>
    <w:rsid w:val="00CE21A0"/>
    <w:rsid w:val="00CE25D9"/>
    <w:rsid w:val="00CE25E2"/>
    <w:rsid w:val="00CE34B9"/>
    <w:rsid w:val="00CE3526"/>
    <w:rsid w:val="00CE3838"/>
    <w:rsid w:val="00CE397C"/>
    <w:rsid w:val="00CE41E0"/>
    <w:rsid w:val="00CE4DFB"/>
    <w:rsid w:val="00CE5CEB"/>
    <w:rsid w:val="00CE60C9"/>
    <w:rsid w:val="00CE6F18"/>
    <w:rsid w:val="00CE6F1E"/>
    <w:rsid w:val="00CE7D23"/>
    <w:rsid w:val="00CF05DC"/>
    <w:rsid w:val="00CF14ED"/>
    <w:rsid w:val="00CF1928"/>
    <w:rsid w:val="00CF2F6C"/>
    <w:rsid w:val="00CF3221"/>
    <w:rsid w:val="00CF35FF"/>
    <w:rsid w:val="00CF4578"/>
    <w:rsid w:val="00CF49A6"/>
    <w:rsid w:val="00CF4E58"/>
    <w:rsid w:val="00CF600E"/>
    <w:rsid w:val="00CF6993"/>
    <w:rsid w:val="00CF6FC0"/>
    <w:rsid w:val="00CF7F21"/>
    <w:rsid w:val="00D002E6"/>
    <w:rsid w:val="00D00654"/>
    <w:rsid w:val="00D0074D"/>
    <w:rsid w:val="00D00F9F"/>
    <w:rsid w:val="00D0245C"/>
    <w:rsid w:val="00D02A02"/>
    <w:rsid w:val="00D03DF6"/>
    <w:rsid w:val="00D04325"/>
    <w:rsid w:val="00D0438E"/>
    <w:rsid w:val="00D04ABC"/>
    <w:rsid w:val="00D05532"/>
    <w:rsid w:val="00D05690"/>
    <w:rsid w:val="00D0611F"/>
    <w:rsid w:val="00D06849"/>
    <w:rsid w:val="00D073F4"/>
    <w:rsid w:val="00D07A26"/>
    <w:rsid w:val="00D07C6D"/>
    <w:rsid w:val="00D07D5C"/>
    <w:rsid w:val="00D10428"/>
    <w:rsid w:val="00D1084B"/>
    <w:rsid w:val="00D1181E"/>
    <w:rsid w:val="00D1259C"/>
    <w:rsid w:val="00D13DFD"/>
    <w:rsid w:val="00D14429"/>
    <w:rsid w:val="00D14B32"/>
    <w:rsid w:val="00D14BE8"/>
    <w:rsid w:val="00D1572A"/>
    <w:rsid w:val="00D1623E"/>
    <w:rsid w:val="00D1752A"/>
    <w:rsid w:val="00D17A38"/>
    <w:rsid w:val="00D17D7B"/>
    <w:rsid w:val="00D17EEB"/>
    <w:rsid w:val="00D21130"/>
    <w:rsid w:val="00D2409A"/>
    <w:rsid w:val="00D2523A"/>
    <w:rsid w:val="00D26CD3"/>
    <w:rsid w:val="00D27BF9"/>
    <w:rsid w:val="00D27FC9"/>
    <w:rsid w:val="00D31205"/>
    <w:rsid w:val="00D3163B"/>
    <w:rsid w:val="00D33BB1"/>
    <w:rsid w:val="00D34312"/>
    <w:rsid w:val="00D34752"/>
    <w:rsid w:val="00D34ABA"/>
    <w:rsid w:val="00D35F31"/>
    <w:rsid w:val="00D364A8"/>
    <w:rsid w:val="00D36BDC"/>
    <w:rsid w:val="00D36DE5"/>
    <w:rsid w:val="00D3734C"/>
    <w:rsid w:val="00D40499"/>
    <w:rsid w:val="00D42591"/>
    <w:rsid w:val="00D427F7"/>
    <w:rsid w:val="00D429AC"/>
    <w:rsid w:val="00D43548"/>
    <w:rsid w:val="00D43C60"/>
    <w:rsid w:val="00D43D8A"/>
    <w:rsid w:val="00D44467"/>
    <w:rsid w:val="00D448AB"/>
    <w:rsid w:val="00D47191"/>
    <w:rsid w:val="00D476C8"/>
    <w:rsid w:val="00D509D3"/>
    <w:rsid w:val="00D518E1"/>
    <w:rsid w:val="00D51FDF"/>
    <w:rsid w:val="00D5217C"/>
    <w:rsid w:val="00D52286"/>
    <w:rsid w:val="00D53AA7"/>
    <w:rsid w:val="00D53C50"/>
    <w:rsid w:val="00D54E36"/>
    <w:rsid w:val="00D55BBC"/>
    <w:rsid w:val="00D56308"/>
    <w:rsid w:val="00D57B33"/>
    <w:rsid w:val="00D57B95"/>
    <w:rsid w:val="00D614A1"/>
    <w:rsid w:val="00D61A97"/>
    <w:rsid w:val="00D61D65"/>
    <w:rsid w:val="00D62D0A"/>
    <w:rsid w:val="00D65775"/>
    <w:rsid w:val="00D65FD6"/>
    <w:rsid w:val="00D65FDB"/>
    <w:rsid w:val="00D660E9"/>
    <w:rsid w:val="00D6692E"/>
    <w:rsid w:val="00D67F8F"/>
    <w:rsid w:val="00D70132"/>
    <w:rsid w:val="00D709C6"/>
    <w:rsid w:val="00D724C6"/>
    <w:rsid w:val="00D72959"/>
    <w:rsid w:val="00D731D7"/>
    <w:rsid w:val="00D742B2"/>
    <w:rsid w:val="00D75E3F"/>
    <w:rsid w:val="00D76305"/>
    <w:rsid w:val="00D76367"/>
    <w:rsid w:val="00D76375"/>
    <w:rsid w:val="00D765AB"/>
    <w:rsid w:val="00D77D55"/>
    <w:rsid w:val="00D77EB4"/>
    <w:rsid w:val="00D77F81"/>
    <w:rsid w:val="00D81370"/>
    <w:rsid w:val="00D817B4"/>
    <w:rsid w:val="00D81B0E"/>
    <w:rsid w:val="00D820A7"/>
    <w:rsid w:val="00D82EA0"/>
    <w:rsid w:val="00D831CF"/>
    <w:rsid w:val="00D836B0"/>
    <w:rsid w:val="00D836D8"/>
    <w:rsid w:val="00D839D7"/>
    <w:rsid w:val="00D83E59"/>
    <w:rsid w:val="00D87A43"/>
    <w:rsid w:val="00D87CD7"/>
    <w:rsid w:val="00D90468"/>
    <w:rsid w:val="00D90D1B"/>
    <w:rsid w:val="00D92975"/>
    <w:rsid w:val="00D935CF"/>
    <w:rsid w:val="00D946C5"/>
    <w:rsid w:val="00D9500D"/>
    <w:rsid w:val="00D95114"/>
    <w:rsid w:val="00D9589F"/>
    <w:rsid w:val="00D96D8B"/>
    <w:rsid w:val="00D979F1"/>
    <w:rsid w:val="00DA004C"/>
    <w:rsid w:val="00DA0161"/>
    <w:rsid w:val="00DA043C"/>
    <w:rsid w:val="00DA0730"/>
    <w:rsid w:val="00DA0B2F"/>
    <w:rsid w:val="00DA0C32"/>
    <w:rsid w:val="00DA1450"/>
    <w:rsid w:val="00DA2D76"/>
    <w:rsid w:val="00DA3E2F"/>
    <w:rsid w:val="00DA40F8"/>
    <w:rsid w:val="00DA46C4"/>
    <w:rsid w:val="00DA52F3"/>
    <w:rsid w:val="00DA7032"/>
    <w:rsid w:val="00DA71D0"/>
    <w:rsid w:val="00DB0DF1"/>
    <w:rsid w:val="00DB248F"/>
    <w:rsid w:val="00DB24BB"/>
    <w:rsid w:val="00DB250A"/>
    <w:rsid w:val="00DB32AF"/>
    <w:rsid w:val="00DB367C"/>
    <w:rsid w:val="00DB597B"/>
    <w:rsid w:val="00DB599F"/>
    <w:rsid w:val="00DB621D"/>
    <w:rsid w:val="00DB7C9B"/>
    <w:rsid w:val="00DC2A0B"/>
    <w:rsid w:val="00DC3401"/>
    <w:rsid w:val="00DC433E"/>
    <w:rsid w:val="00DC54F7"/>
    <w:rsid w:val="00DC581F"/>
    <w:rsid w:val="00DC5EF8"/>
    <w:rsid w:val="00DC69A6"/>
    <w:rsid w:val="00DC6B67"/>
    <w:rsid w:val="00DC6CA6"/>
    <w:rsid w:val="00DC76ED"/>
    <w:rsid w:val="00DC7B4B"/>
    <w:rsid w:val="00DD13B4"/>
    <w:rsid w:val="00DD15C7"/>
    <w:rsid w:val="00DD1FA1"/>
    <w:rsid w:val="00DD2043"/>
    <w:rsid w:val="00DD23FD"/>
    <w:rsid w:val="00DD29C8"/>
    <w:rsid w:val="00DD349E"/>
    <w:rsid w:val="00DD3E05"/>
    <w:rsid w:val="00DD4609"/>
    <w:rsid w:val="00DD481C"/>
    <w:rsid w:val="00DD52E3"/>
    <w:rsid w:val="00DD5ABF"/>
    <w:rsid w:val="00DD646E"/>
    <w:rsid w:val="00DD6B2F"/>
    <w:rsid w:val="00DD7571"/>
    <w:rsid w:val="00DD78C8"/>
    <w:rsid w:val="00DE0646"/>
    <w:rsid w:val="00DE074C"/>
    <w:rsid w:val="00DE1E68"/>
    <w:rsid w:val="00DE343E"/>
    <w:rsid w:val="00DE34AB"/>
    <w:rsid w:val="00DE35A9"/>
    <w:rsid w:val="00DE362D"/>
    <w:rsid w:val="00DE4232"/>
    <w:rsid w:val="00DE50F6"/>
    <w:rsid w:val="00DE551C"/>
    <w:rsid w:val="00DE56B0"/>
    <w:rsid w:val="00DE58F3"/>
    <w:rsid w:val="00DE5C95"/>
    <w:rsid w:val="00DE6533"/>
    <w:rsid w:val="00DE7043"/>
    <w:rsid w:val="00DE7428"/>
    <w:rsid w:val="00DE7D17"/>
    <w:rsid w:val="00DF007D"/>
    <w:rsid w:val="00DF015E"/>
    <w:rsid w:val="00DF0EA2"/>
    <w:rsid w:val="00DF1B59"/>
    <w:rsid w:val="00DF2000"/>
    <w:rsid w:val="00DF2743"/>
    <w:rsid w:val="00DF4066"/>
    <w:rsid w:val="00DF5FD6"/>
    <w:rsid w:val="00DF6830"/>
    <w:rsid w:val="00DF76AD"/>
    <w:rsid w:val="00DF7B42"/>
    <w:rsid w:val="00E02452"/>
    <w:rsid w:val="00E032BF"/>
    <w:rsid w:val="00E03C24"/>
    <w:rsid w:val="00E0559D"/>
    <w:rsid w:val="00E078E6"/>
    <w:rsid w:val="00E1053B"/>
    <w:rsid w:val="00E10F30"/>
    <w:rsid w:val="00E12936"/>
    <w:rsid w:val="00E12B9B"/>
    <w:rsid w:val="00E1306A"/>
    <w:rsid w:val="00E13C91"/>
    <w:rsid w:val="00E14F4D"/>
    <w:rsid w:val="00E16DD3"/>
    <w:rsid w:val="00E205D1"/>
    <w:rsid w:val="00E2067B"/>
    <w:rsid w:val="00E22AEC"/>
    <w:rsid w:val="00E23E76"/>
    <w:rsid w:val="00E243C7"/>
    <w:rsid w:val="00E24C8D"/>
    <w:rsid w:val="00E30CB8"/>
    <w:rsid w:val="00E3413F"/>
    <w:rsid w:val="00E342BD"/>
    <w:rsid w:val="00E352DF"/>
    <w:rsid w:val="00E35A3E"/>
    <w:rsid w:val="00E35EF6"/>
    <w:rsid w:val="00E36FED"/>
    <w:rsid w:val="00E37E8D"/>
    <w:rsid w:val="00E4012E"/>
    <w:rsid w:val="00E407F7"/>
    <w:rsid w:val="00E410F5"/>
    <w:rsid w:val="00E42E6A"/>
    <w:rsid w:val="00E43543"/>
    <w:rsid w:val="00E44389"/>
    <w:rsid w:val="00E454D0"/>
    <w:rsid w:val="00E45FDC"/>
    <w:rsid w:val="00E52002"/>
    <w:rsid w:val="00E54D73"/>
    <w:rsid w:val="00E553EE"/>
    <w:rsid w:val="00E5765B"/>
    <w:rsid w:val="00E576C0"/>
    <w:rsid w:val="00E57F79"/>
    <w:rsid w:val="00E60FD1"/>
    <w:rsid w:val="00E61388"/>
    <w:rsid w:val="00E62ACD"/>
    <w:rsid w:val="00E62F6F"/>
    <w:rsid w:val="00E64874"/>
    <w:rsid w:val="00E64DB9"/>
    <w:rsid w:val="00E651D0"/>
    <w:rsid w:val="00E72249"/>
    <w:rsid w:val="00E72373"/>
    <w:rsid w:val="00E72B57"/>
    <w:rsid w:val="00E72C03"/>
    <w:rsid w:val="00E731AC"/>
    <w:rsid w:val="00E74A4B"/>
    <w:rsid w:val="00E753FB"/>
    <w:rsid w:val="00E75932"/>
    <w:rsid w:val="00E76831"/>
    <w:rsid w:val="00E76AA6"/>
    <w:rsid w:val="00E76DEE"/>
    <w:rsid w:val="00E76E6E"/>
    <w:rsid w:val="00E7709A"/>
    <w:rsid w:val="00E8289A"/>
    <w:rsid w:val="00E83453"/>
    <w:rsid w:val="00E8390B"/>
    <w:rsid w:val="00E839D0"/>
    <w:rsid w:val="00E839D6"/>
    <w:rsid w:val="00E84C47"/>
    <w:rsid w:val="00E84C79"/>
    <w:rsid w:val="00E84C8D"/>
    <w:rsid w:val="00E85697"/>
    <w:rsid w:val="00E85CDD"/>
    <w:rsid w:val="00E8651D"/>
    <w:rsid w:val="00E900D6"/>
    <w:rsid w:val="00E91AE7"/>
    <w:rsid w:val="00E92518"/>
    <w:rsid w:val="00E93CCD"/>
    <w:rsid w:val="00E94111"/>
    <w:rsid w:val="00E9440F"/>
    <w:rsid w:val="00E94696"/>
    <w:rsid w:val="00E954D4"/>
    <w:rsid w:val="00E95EFE"/>
    <w:rsid w:val="00E96CC9"/>
    <w:rsid w:val="00E96D39"/>
    <w:rsid w:val="00E96E57"/>
    <w:rsid w:val="00E97437"/>
    <w:rsid w:val="00EA01B8"/>
    <w:rsid w:val="00EA2F27"/>
    <w:rsid w:val="00EA3AC3"/>
    <w:rsid w:val="00EA467F"/>
    <w:rsid w:val="00EA46CB"/>
    <w:rsid w:val="00EA488E"/>
    <w:rsid w:val="00EA4AD2"/>
    <w:rsid w:val="00EA4F27"/>
    <w:rsid w:val="00EA55CD"/>
    <w:rsid w:val="00EA5761"/>
    <w:rsid w:val="00EA5781"/>
    <w:rsid w:val="00EA63E6"/>
    <w:rsid w:val="00EA6AA4"/>
    <w:rsid w:val="00EA6CC8"/>
    <w:rsid w:val="00EB00D9"/>
    <w:rsid w:val="00EB0A64"/>
    <w:rsid w:val="00EB0ED1"/>
    <w:rsid w:val="00EB1961"/>
    <w:rsid w:val="00EB2801"/>
    <w:rsid w:val="00EB4647"/>
    <w:rsid w:val="00EB4B99"/>
    <w:rsid w:val="00EB7202"/>
    <w:rsid w:val="00EB7417"/>
    <w:rsid w:val="00EB7E94"/>
    <w:rsid w:val="00EC00B6"/>
    <w:rsid w:val="00EC1365"/>
    <w:rsid w:val="00EC1367"/>
    <w:rsid w:val="00EC1B6C"/>
    <w:rsid w:val="00EC2970"/>
    <w:rsid w:val="00EC54E4"/>
    <w:rsid w:val="00EC638F"/>
    <w:rsid w:val="00EC7B73"/>
    <w:rsid w:val="00ED0ACD"/>
    <w:rsid w:val="00ED2564"/>
    <w:rsid w:val="00ED2DA1"/>
    <w:rsid w:val="00ED34A2"/>
    <w:rsid w:val="00ED3FD8"/>
    <w:rsid w:val="00ED47FB"/>
    <w:rsid w:val="00ED509E"/>
    <w:rsid w:val="00ED52D7"/>
    <w:rsid w:val="00ED5A06"/>
    <w:rsid w:val="00ED5F30"/>
    <w:rsid w:val="00ED661B"/>
    <w:rsid w:val="00ED6785"/>
    <w:rsid w:val="00ED6D64"/>
    <w:rsid w:val="00ED7785"/>
    <w:rsid w:val="00ED7F26"/>
    <w:rsid w:val="00EE0374"/>
    <w:rsid w:val="00EE06E0"/>
    <w:rsid w:val="00EE09D1"/>
    <w:rsid w:val="00EE0CBB"/>
    <w:rsid w:val="00EE1DD2"/>
    <w:rsid w:val="00EE36F9"/>
    <w:rsid w:val="00EE38FD"/>
    <w:rsid w:val="00EE3970"/>
    <w:rsid w:val="00EE553B"/>
    <w:rsid w:val="00EE6D22"/>
    <w:rsid w:val="00EE704A"/>
    <w:rsid w:val="00EE75C8"/>
    <w:rsid w:val="00EF05F4"/>
    <w:rsid w:val="00EF0E5F"/>
    <w:rsid w:val="00EF2B97"/>
    <w:rsid w:val="00EF340C"/>
    <w:rsid w:val="00EF47E5"/>
    <w:rsid w:val="00EF61FA"/>
    <w:rsid w:val="00EF7684"/>
    <w:rsid w:val="00EF7D31"/>
    <w:rsid w:val="00F00753"/>
    <w:rsid w:val="00F007B2"/>
    <w:rsid w:val="00F013A1"/>
    <w:rsid w:val="00F015DD"/>
    <w:rsid w:val="00F026D6"/>
    <w:rsid w:val="00F041BB"/>
    <w:rsid w:val="00F04C23"/>
    <w:rsid w:val="00F051F9"/>
    <w:rsid w:val="00F051FA"/>
    <w:rsid w:val="00F05BB3"/>
    <w:rsid w:val="00F061EC"/>
    <w:rsid w:val="00F07170"/>
    <w:rsid w:val="00F1024B"/>
    <w:rsid w:val="00F107A8"/>
    <w:rsid w:val="00F10BD3"/>
    <w:rsid w:val="00F116D8"/>
    <w:rsid w:val="00F12FE3"/>
    <w:rsid w:val="00F1463A"/>
    <w:rsid w:val="00F14B92"/>
    <w:rsid w:val="00F1524D"/>
    <w:rsid w:val="00F15581"/>
    <w:rsid w:val="00F15B59"/>
    <w:rsid w:val="00F15CF1"/>
    <w:rsid w:val="00F1661A"/>
    <w:rsid w:val="00F16E7E"/>
    <w:rsid w:val="00F1725C"/>
    <w:rsid w:val="00F17573"/>
    <w:rsid w:val="00F17831"/>
    <w:rsid w:val="00F20594"/>
    <w:rsid w:val="00F2169F"/>
    <w:rsid w:val="00F218EE"/>
    <w:rsid w:val="00F21935"/>
    <w:rsid w:val="00F222DF"/>
    <w:rsid w:val="00F239D2"/>
    <w:rsid w:val="00F23BF8"/>
    <w:rsid w:val="00F23F83"/>
    <w:rsid w:val="00F253B6"/>
    <w:rsid w:val="00F25634"/>
    <w:rsid w:val="00F25699"/>
    <w:rsid w:val="00F259F9"/>
    <w:rsid w:val="00F26DBC"/>
    <w:rsid w:val="00F2728A"/>
    <w:rsid w:val="00F273B8"/>
    <w:rsid w:val="00F276B3"/>
    <w:rsid w:val="00F27F4E"/>
    <w:rsid w:val="00F32D36"/>
    <w:rsid w:val="00F33DA7"/>
    <w:rsid w:val="00F34027"/>
    <w:rsid w:val="00F3432A"/>
    <w:rsid w:val="00F3549C"/>
    <w:rsid w:val="00F36487"/>
    <w:rsid w:val="00F36D82"/>
    <w:rsid w:val="00F40CAF"/>
    <w:rsid w:val="00F4115F"/>
    <w:rsid w:val="00F44279"/>
    <w:rsid w:val="00F45F43"/>
    <w:rsid w:val="00F46129"/>
    <w:rsid w:val="00F46815"/>
    <w:rsid w:val="00F473C6"/>
    <w:rsid w:val="00F47A96"/>
    <w:rsid w:val="00F52DB8"/>
    <w:rsid w:val="00F53945"/>
    <w:rsid w:val="00F53B55"/>
    <w:rsid w:val="00F54425"/>
    <w:rsid w:val="00F54703"/>
    <w:rsid w:val="00F556BD"/>
    <w:rsid w:val="00F55892"/>
    <w:rsid w:val="00F55C68"/>
    <w:rsid w:val="00F572E7"/>
    <w:rsid w:val="00F57C6A"/>
    <w:rsid w:val="00F61A50"/>
    <w:rsid w:val="00F6268C"/>
    <w:rsid w:val="00F62738"/>
    <w:rsid w:val="00F62B8E"/>
    <w:rsid w:val="00F62C33"/>
    <w:rsid w:val="00F6332D"/>
    <w:rsid w:val="00F645C1"/>
    <w:rsid w:val="00F656EC"/>
    <w:rsid w:val="00F66B6E"/>
    <w:rsid w:val="00F67FDA"/>
    <w:rsid w:val="00F70114"/>
    <w:rsid w:val="00F714BB"/>
    <w:rsid w:val="00F716EA"/>
    <w:rsid w:val="00F71C3C"/>
    <w:rsid w:val="00F73289"/>
    <w:rsid w:val="00F74202"/>
    <w:rsid w:val="00F74AB5"/>
    <w:rsid w:val="00F75F31"/>
    <w:rsid w:val="00F76BE4"/>
    <w:rsid w:val="00F8065B"/>
    <w:rsid w:val="00F81C5F"/>
    <w:rsid w:val="00F83D99"/>
    <w:rsid w:val="00F85397"/>
    <w:rsid w:val="00F86F34"/>
    <w:rsid w:val="00F8701F"/>
    <w:rsid w:val="00F9155B"/>
    <w:rsid w:val="00F915FA"/>
    <w:rsid w:val="00F918C8"/>
    <w:rsid w:val="00F91944"/>
    <w:rsid w:val="00F91C71"/>
    <w:rsid w:val="00F92476"/>
    <w:rsid w:val="00F93F94"/>
    <w:rsid w:val="00F94A22"/>
    <w:rsid w:val="00F951F3"/>
    <w:rsid w:val="00F95ADA"/>
    <w:rsid w:val="00F96D63"/>
    <w:rsid w:val="00FA0105"/>
    <w:rsid w:val="00FA0EF8"/>
    <w:rsid w:val="00FA1890"/>
    <w:rsid w:val="00FA28E9"/>
    <w:rsid w:val="00FA2CD5"/>
    <w:rsid w:val="00FA574A"/>
    <w:rsid w:val="00FA5F15"/>
    <w:rsid w:val="00FA6103"/>
    <w:rsid w:val="00FA727F"/>
    <w:rsid w:val="00FA7703"/>
    <w:rsid w:val="00FA7A93"/>
    <w:rsid w:val="00FA7AB6"/>
    <w:rsid w:val="00FA7E6F"/>
    <w:rsid w:val="00FB1351"/>
    <w:rsid w:val="00FB1676"/>
    <w:rsid w:val="00FB17A8"/>
    <w:rsid w:val="00FB1D2B"/>
    <w:rsid w:val="00FB2D1F"/>
    <w:rsid w:val="00FB2E81"/>
    <w:rsid w:val="00FB4E3E"/>
    <w:rsid w:val="00FB4EA1"/>
    <w:rsid w:val="00FB4F85"/>
    <w:rsid w:val="00FB652B"/>
    <w:rsid w:val="00FB72EB"/>
    <w:rsid w:val="00FB7657"/>
    <w:rsid w:val="00FB7BB9"/>
    <w:rsid w:val="00FB7C5A"/>
    <w:rsid w:val="00FC0C2D"/>
    <w:rsid w:val="00FC2FD7"/>
    <w:rsid w:val="00FC35C1"/>
    <w:rsid w:val="00FC5051"/>
    <w:rsid w:val="00FC5CEC"/>
    <w:rsid w:val="00FC6888"/>
    <w:rsid w:val="00FC7196"/>
    <w:rsid w:val="00FC71D5"/>
    <w:rsid w:val="00FC77C4"/>
    <w:rsid w:val="00FC7847"/>
    <w:rsid w:val="00FD02D5"/>
    <w:rsid w:val="00FD1C8A"/>
    <w:rsid w:val="00FD2083"/>
    <w:rsid w:val="00FD2724"/>
    <w:rsid w:val="00FD2DE4"/>
    <w:rsid w:val="00FD31BF"/>
    <w:rsid w:val="00FD4D6E"/>
    <w:rsid w:val="00FD4FF2"/>
    <w:rsid w:val="00FD5622"/>
    <w:rsid w:val="00FD6E36"/>
    <w:rsid w:val="00FD7145"/>
    <w:rsid w:val="00FD7F26"/>
    <w:rsid w:val="00FE0157"/>
    <w:rsid w:val="00FE09E8"/>
    <w:rsid w:val="00FE1E63"/>
    <w:rsid w:val="00FE2ADF"/>
    <w:rsid w:val="00FE388D"/>
    <w:rsid w:val="00FE413B"/>
    <w:rsid w:val="00FE455A"/>
    <w:rsid w:val="00FE4DE6"/>
    <w:rsid w:val="00FE5B7A"/>
    <w:rsid w:val="00FE5E69"/>
    <w:rsid w:val="00FE6FB5"/>
    <w:rsid w:val="00FE70B8"/>
    <w:rsid w:val="00FE73AB"/>
    <w:rsid w:val="00FE7B97"/>
    <w:rsid w:val="00FF064F"/>
    <w:rsid w:val="00FF0740"/>
    <w:rsid w:val="00FF1277"/>
    <w:rsid w:val="00FF24D5"/>
    <w:rsid w:val="00FF369B"/>
    <w:rsid w:val="00FF3FA1"/>
    <w:rsid w:val="00FF509C"/>
    <w:rsid w:val="00FF55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0C7C9F"/>
  <w15:docId w15:val="{9849D19D-D76B-424E-887C-DC28583FE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aliases w:val="P + Green"/>
    <w:qFormat/>
    <w:rsid w:val="00C44260"/>
    <w:pPr>
      <w:spacing w:before="200"/>
      <w:ind w:left="720"/>
    </w:pPr>
  </w:style>
  <w:style w:type="paragraph" w:styleId="Heading1">
    <w:name w:val="heading 1"/>
    <w:aliases w:val="H1"/>
    <w:basedOn w:val="Normal"/>
    <w:next w:val="Normal"/>
    <w:autoRedefine/>
    <w:qFormat/>
    <w:rsid w:val="009D1954"/>
    <w:pPr>
      <w:keepNext/>
      <w:pageBreakBefore/>
      <w:numPr>
        <w:numId w:val="3"/>
      </w:numPr>
      <w:pBdr>
        <w:bottom w:val="single" w:sz="18" w:space="1" w:color="auto"/>
      </w:pBdr>
      <w:spacing w:before="0"/>
      <w:outlineLvl w:val="0"/>
    </w:pPr>
    <w:rPr>
      <w:rFonts w:ascii="Helvetica" w:hAnsi="Helvetica"/>
      <w:b/>
      <w:kern w:val="28"/>
      <w:sz w:val="48"/>
    </w:rPr>
  </w:style>
  <w:style w:type="paragraph" w:styleId="Heading2">
    <w:name w:val="heading 2"/>
    <w:aliases w:val="H2"/>
    <w:basedOn w:val="Heading1"/>
    <w:next w:val="Normal"/>
    <w:autoRedefine/>
    <w:qFormat/>
    <w:rsid w:val="0021408C"/>
    <w:pPr>
      <w:pageBreakBefore w:val="0"/>
      <w:numPr>
        <w:numId w:val="0"/>
      </w:numPr>
      <w:pBdr>
        <w:bottom w:val="none" w:sz="0" w:space="0" w:color="auto"/>
      </w:pBdr>
      <w:spacing w:before="360"/>
      <w:ind w:left="576"/>
      <w:jc w:val="both"/>
      <w:outlineLvl w:val="1"/>
      <w:pPrChange w:id="0" w:author="Onken, Brice" w:date="2020-04-17T09:45:00Z">
        <w:pPr>
          <w:keepNext/>
          <w:spacing w:before="360"/>
          <w:ind w:left="576"/>
          <w:jc w:val="both"/>
          <w:outlineLvl w:val="1"/>
        </w:pPr>
      </w:pPrChange>
    </w:pPr>
    <w:rPr>
      <w:sz w:val="36"/>
      <w:szCs w:val="36"/>
      <w:rPrChange w:id="0" w:author="Onken, Brice" w:date="2020-04-17T09:45:00Z">
        <w:rPr>
          <w:rFonts w:ascii="Helvetica" w:eastAsiaTheme="minorEastAsia" w:hAnsi="Helvetica"/>
          <w:b/>
          <w:kern w:val="28"/>
          <w:sz w:val="36"/>
          <w:szCs w:val="36"/>
          <w:lang w:val="en-US" w:eastAsia="en-US" w:bidi="ar-SA"/>
        </w:rPr>
      </w:rPrChange>
    </w:rPr>
  </w:style>
  <w:style w:type="paragraph" w:styleId="Heading3">
    <w:name w:val="heading 3"/>
    <w:aliases w:val="H3"/>
    <w:basedOn w:val="Heading2"/>
    <w:next w:val="Normal"/>
    <w:qFormat/>
    <w:rsid w:val="00DC2A0B"/>
    <w:pPr>
      <w:numPr>
        <w:ilvl w:val="2"/>
      </w:numPr>
      <w:spacing w:before="240"/>
      <w:ind w:left="576"/>
      <w:outlineLvl w:val="2"/>
    </w:pPr>
    <w:rPr>
      <w:b w:val="0"/>
      <w:sz w:val="28"/>
    </w:rPr>
  </w:style>
  <w:style w:type="paragraph" w:styleId="Heading4">
    <w:name w:val="heading 4"/>
    <w:aliases w:val="H4"/>
    <w:basedOn w:val="Heading2"/>
    <w:next w:val="Normal"/>
    <w:link w:val="Heading4Char"/>
    <w:qFormat/>
    <w:rsid w:val="006012E0"/>
    <w:pPr>
      <w:numPr>
        <w:ilvl w:val="3"/>
      </w:numPr>
      <w:spacing w:before="280"/>
      <w:ind w:left="576"/>
      <w:outlineLvl w:val="3"/>
    </w:pPr>
    <w:rPr>
      <w:sz w:val="24"/>
    </w:rPr>
  </w:style>
  <w:style w:type="paragraph" w:styleId="Heading5">
    <w:name w:val="heading 5"/>
    <w:aliases w:val="H5"/>
    <w:basedOn w:val="Heading2"/>
    <w:next w:val="Normal"/>
    <w:link w:val="Heading5Char"/>
    <w:qFormat/>
    <w:rsid w:val="006012E0"/>
    <w:pPr>
      <w:numPr>
        <w:ilvl w:val="4"/>
      </w:numPr>
      <w:spacing w:before="240"/>
      <w:ind w:left="576"/>
      <w:outlineLvl w:val="4"/>
    </w:pPr>
    <w:rPr>
      <w:sz w:val="22"/>
    </w:rPr>
  </w:style>
  <w:style w:type="paragraph" w:styleId="Heading6">
    <w:name w:val="heading 6"/>
    <w:aliases w:val="H6"/>
    <w:basedOn w:val="Heading2"/>
    <w:next w:val="Normal"/>
    <w:qFormat/>
    <w:rsid w:val="006012E0"/>
    <w:pPr>
      <w:numPr>
        <w:ilvl w:val="5"/>
      </w:numPr>
      <w:spacing w:before="240"/>
      <w:ind w:left="576"/>
      <w:outlineLvl w:val="5"/>
    </w:pPr>
    <w:rPr>
      <w:sz w:val="20"/>
    </w:rPr>
  </w:style>
  <w:style w:type="paragraph" w:styleId="Heading7">
    <w:name w:val="heading 7"/>
    <w:basedOn w:val="Normal"/>
    <w:qFormat/>
    <w:rsid w:val="006012E0"/>
    <w:pPr>
      <w:keepNext/>
      <w:pBdr>
        <w:bottom w:val="single" w:sz="6" w:space="2" w:color="auto"/>
      </w:pBdr>
      <w:outlineLvl w:val="6"/>
    </w:pPr>
    <w:rPr>
      <w:rFonts w:ascii="Helvetica" w:hAnsi="Helvetica"/>
      <w:b/>
    </w:rPr>
  </w:style>
  <w:style w:type="paragraph" w:styleId="Heading8">
    <w:name w:val="heading 8"/>
    <w:basedOn w:val="Heading7"/>
    <w:qFormat/>
    <w:rsid w:val="006012E0"/>
    <w:pPr>
      <w:ind w:left="0"/>
      <w:outlineLvl w:val="7"/>
    </w:pPr>
  </w:style>
  <w:style w:type="paragraph" w:styleId="Heading9">
    <w:name w:val="heading 9"/>
    <w:basedOn w:val="Normal"/>
    <w:next w:val="Normal"/>
    <w:qFormat/>
    <w:rsid w:val="006012E0"/>
    <w:pPr>
      <w:numPr>
        <w:ilvl w:val="8"/>
        <w:numId w:val="3"/>
      </w:numP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dress">
    <w:name w:val="Address"/>
    <w:basedOn w:val="Normal"/>
    <w:link w:val="AddressChar"/>
    <w:rsid w:val="006012E0"/>
    <w:rPr>
      <w:i/>
    </w:rPr>
  </w:style>
  <w:style w:type="paragraph" w:customStyle="1" w:styleId="Blockquote">
    <w:name w:val="Blockquote"/>
    <w:basedOn w:val="Normal"/>
    <w:rsid w:val="006012E0"/>
    <w:pPr>
      <w:spacing w:before="60" w:after="60"/>
      <w:ind w:left="360" w:right="360"/>
    </w:pPr>
    <w:rPr>
      <w:sz w:val="18"/>
    </w:rPr>
  </w:style>
  <w:style w:type="character" w:customStyle="1" w:styleId="Bold">
    <w:name w:val="Bold"/>
    <w:rsid w:val="006012E0"/>
    <w:rPr>
      <w:b/>
    </w:rPr>
  </w:style>
  <w:style w:type="paragraph" w:styleId="Caption">
    <w:name w:val="caption"/>
    <w:aliases w:val="fig and tbl,fighead2,Table Caption,fighead21,fighead22,fighead23,Table Caption1,fighead211,fighead24,Table Caption2,fighead25,fighead212,fighead26,Table Caption3,fighead27,fighead213,Table Caption4,fighead28,fighead214,fighead29,Table Caption5"/>
    <w:basedOn w:val="Normal"/>
    <w:next w:val="Normal"/>
    <w:link w:val="CaptionChar"/>
    <w:qFormat/>
    <w:rsid w:val="006012E0"/>
    <w:pPr>
      <w:spacing w:before="60"/>
    </w:pPr>
    <w:rPr>
      <w:b/>
    </w:rPr>
  </w:style>
  <w:style w:type="paragraph" w:styleId="Header">
    <w:name w:val="header"/>
    <w:basedOn w:val="Normal"/>
    <w:link w:val="HeaderChar"/>
    <w:uiPriority w:val="99"/>
    <w:rsid w:val="006012E0"/>
    <w:pPr>
      <w:pBdr>
        <w:bottom w:val="single" w:sz="6" w:space="1" w:color="auto"/>
      </w:pBdr>
      <w:tabs>
        <w:tab w:val="center" w:pos="4032"/>
        <w:tab w:val="right" w:pos="9360"/>
      </w:tabs>
      <w:spacing w:before="0"/>
      <w:ind w:left="0"/>
    </w:pPr>
    <w:rPr>
      <w:i/>
    </w:rPr>
  </w:style>
  <w:style w:type="character" w:customStyle="1" w:styleId="CITE">
    <w:name w:val="CITE"/>
    <w:basedOn w:val="DefaultParagraphFont"/>
    <w:rsid w:val="006012E0"/>
    <w:rPr>
      <w:i/>
    </w:rPr>
  </w:style>
  <w:style w:type="paragraph" w:customStyle="1" w:styleId="code">
    <w:name w:val="code"/>
    <w:basedOn w:val="Normal"/>
    <w:next w:val="Normal"/>
    <w:link w:val="codeChar"/>
    <w:rsid w:val="006012E0"/>
    <w:pPr>
      <w:keepLines/>
      <w:spacing w:before="0"/>
      <w:ind w:left="1080" w:hanging="360"/>
    </w:pPr>
    <w:rPr>
      <w:rFonts w:ascii="Courier New" w:hAnsi="Courier New"/>
      <w:noProof/>
      <w:color w:val="FF0000"/>
      <w:sz w:val="16"/>
    </w:rPr>
  </w:style>
  <w:style w:type="character" w:customStyle="1" w:styleId="CODE0">
    <w:name w:val="CODE"/>
    <w:basedOn w:val="DefaultParagraphFont"/>
    <w:rsid w:val="006012E0"/>
    <w:rPr>
      <w:rFonts w:ascii="Courier New" w:hAnsi="Courier New"/>
      <w:color w:val="FF0000"/>
      <w:sz w:val="18"/>
    </w:rPr>
  </w:style>
  <w:style w:type="paragraph" w:customStyle="1" w:styleId="Bullet2">
    <w:name w:val="Bullet2"/>
    <w:basedOn w:val="Normal"/>
    <w:rsid w:val="006012E0"/>
    <w:pPr>
      <w:tabs>
        <w:tab w:val="left" w:pos="1440"/>
      </w:tabs>
      <w:spacing w:before="120"/>
      <w:ind w:left="1440" w:hanging="360"/>
    </w:pPr>
    <w:rPr>
      <w:szCs w:val="24"/>
    </w:rPr>
  </w:style>
  <w:style w:type="paragraph" w:customStyle="1" w:styleId="DefinitionList">
    <w:name w:val="Definition List"/>
    <w:aliases w:val="DL"/>
    <w:basedOn w:val="Normal"/>
    <w:rsid w:val="006012E0"/>
    <w:pPr>
      <w:tabs>
        <w:tab w:val="left" w:pos="2880"/>
      </w:tabs>
      <w:ind w:left="2880" w:hanging="2160"/>
    </w:pPr>
  </w:style>
  <w:style w:type="paragraph" w:customStyle="1" w:styleId="DefinitionCompact">
    <w:name w:val="Definition Compact"/>
    <w:aliases w:val="DL COMPACT"/>
    <w:basedOn w:val="DefinitionList"/>
    <w:rsid w:val="006012E0"/>
    <w:pPr>
      <w:tabs>
        <w:tab w:val="clear" w:pos="2880"/>
        <w:tab w:val="left" w:pos="2160"/>
      </w:tabs>
      <w:ind w:left="2160" w:hanging="1440"/>
    </w:pPr>
    <w:rPr>
      <w:sz w:val="16"/>
    </w:rPr>
  </w:style>
  <w:style w:type="character" w:customStyle="1" w:styleId="DefinitionTerm">
    <w:name w:val="Definition Term"/>
    <w:aliases w:val="DT"/>
    <w:basedOn w:val="DefaultParagraphFont"/>
    <w:rsid w:val="006012E0"/>
    <w:rPr>
      <w:b/>
    </w:rPr>
  </w:style>
  <w:style w:type="character" w:customStyle="1" w:styleId="Definition">
    <w:name w:val="Definition"/>
    <w:aliases w:val="DFN"/>
    <w:basedOn w:val="DefaultParagraphFont"/>
    <w:rsid w:val="006012E0"/>
    <w:rPr>
      <w:b/>
      <w:i/>
    </w:rPr>
  </w:style>
  <w:style w:type="paragraph" w:customStyle="1" w:styleId="Directory">
    <w:name w:val="Directory"/>
    <w:aliases w:val="DIR"/>
    <w:basedOn w:val="Normal"/>
    <w:next w:val="Normal"/>
    <w:rsid w:val="006012E0"/>
    <w:pPr>
      <w:tabs>
        <w:tab w:val="left" w:pos="2880"/>
        <w:tab w:val="left" w:pos="5760"/>
      </w:tabs>
      <w:spacing w:before="0"/>
    </w:pPr>
  </w:style>
  <w:style w:type="character" w:customStyle="1" w:styleId="Emphasis1">
    <w:name w:val="Emphasis1"/>
    <w:aliases w:val="EM"/>
    <w:basedOn w:val="DefaultParagraphFont"/>
    <w:rsid w:val="006012E0"/>
    <w:rPr>
      <w:i/>
    </w:rPr>
  </w:style>
  <w:style w:type="paragraph" w:customStyle="1" w:styleId="Figure">
    <w:name w:val="Figure"/>
    <w:basedOn w:val="Normal"/>
    <w:rsid w:val="006012E0"/>
    <w:pPr>
      <w:ind w:left="0"/>
      <w:jc w:val="center"/>
    </w:pPr>
  </w:style>
  <w:style w:type="paragraph" w:styleId="Footer">
    <w:name w:val="footer"/>
    <w:aliases w:val="o"/>
    <w:basedOn w:val="Normal"/>
    <w:rsid w:val="006012E0"/>
    <w:pPr>
      <w:pBdr>
        <w:top w:val="single" w:sz="6" w:space="2" w:color="auto"/>
      </w:pBdr>
      <w:tabs>
        <w:tab w:val="center" w:pos="4032"/>
        <w:tab w:val="right" w:pos="9360"/>
      </w:tabs>
      <w:spacing w:before="0"/>
      <w:ind w:left="0"/>
    </w:pPr>
    <w:rPr>
      <w:i/>
    </w:rPr>
  </w:style>
  <w:style w:type="paragraph" w:customStyle="1" w:styleId="firstfoot">
    <w:name w:val="firstfoot"/>
    <w:basedOn w:val="Footer"/>
    <w:rsid w:val="006012E0"/>
  </w:style>
  <w:style w:type="paragraph" w:customStyle="1" w:styleId="footereven">
    <w:name w:val="footereven"/>
    <w:basedOn w:val="Footer"/>
    <w:rsid w:val="006012E0"/>
    <w:pPr>
      <w:tabs>
        <w:tab w:val="center" w:pos="4608"/>
      </w:tabs>
    </w:pPr>
  </w:style>
  <w:style w:type="paragraph" w:customStyle="1" w:styleId="footerodd">
    <w:name w:val="footerodd"/>
    <w:basedOn w:val="Footer"/>
    <w:rsid w:val="006012E0"/>
  </w:style>
  <w:style w:type="paragraph" w:customStyle="1" w:styleId="HalfLine">
    <w:name w:val="HalfLine"/>
    <w:basedOn w:val="Normal"/>
    <w:rsid w:val="006012E0"/>
    <w:pPr>
      <w:spacing w:before="0" w:line="120" w:lineRule="exact"/>
      <w:ind w:left="0"/>
    </w:pPr>
  </w:style>
  <w:style w:type="paragraph" w:customStyle="1" w:styleId="heading7cont">
    <w:name w:val="heading 7(cont)"/>
    <w:basedOn w:val="Heading7"/>
    <w:rsid w:val="006012E0"/>
    <w:pPr>
      <w:outlineLvl w:val="9"/>
    </w:pPr>
  </w:style>
  <w:style w:type="paragraph" w:customStyle="1" w:styleId="heading8cont">
    <w:name w:val="heading 8(cont)"/>
    <w:basedOn w:val="Heading8"/>
    <w:rsid w:val="006012E0"/>
    <w:pPr>
      <w:tabs>
        <w:tab w:val="left" w:pos="1339"/>
      </w:tabs>
      <w:outlineLvl w:val="9"/>
    </w:pPr>
  </w:style>
  <w:style w:type="paragraph" w:customStyle="1" w:styleId="HeadingTitle">
    <w:name w:val="Heading Title"/>
    <w:basedOn w:val="Heading1"/>
    <w:next w:val="Normal"/>
    <w:rsid w:val="006012E0"/>
    <w:pPr>
      <w:numPr>
        <w:numId w:val="0"/>
      </w:numPr>
      <w:outlineLvl w:val="9"/>
    </w:pPr>
    <w:rPr>
      <w:rFonts w:ascii="Times New Roman" w:hAnsi="Times New Roman"/>
      <w:i/>
    </w:rPr>
  </w:style>
  <w:style w:type="paragraph" w:customStyle="1" w:styleId="HeadingTOC">
    <w:name w:val="HeadingTOC"/>
    <w:basedOn w:val="Heading1"/>
    <w:rsid w:val="006012E0"/>
    <w:pPr>
      <w:pageBreakBefore w:val="0"/>
      <w:numPr>
        <w:numId w:val="0"/>
      </w:numPr>
    </w:pPr>
    <w:rPr>
      <w:kern w:val="0"/>
    </w:rPr>
  </w:style>
  <w:style w:type="paragraph" w:customStyle="1" w:styleId="Hidden">
    <w:name w:val="Hidden"/>
    <w:link w:val="HiddenChar"/>
    <w:rsid w:val="006012E0"/>
    <w:pPr>
      <w:keepNext/>
      <w:spacing w:line="200" w:lineRule="atLeast"/>
    </w:pPr>
    <w:rPr>
      <w:rFonts w:ascii="Courier" w:hAnsi="Courier"/>
      <w:vanish/>
      <w:color w:val="808080"/>
      <w:sz w:val="18"/>
    </w:rPr>
  </w:style>
  <w:style w:type="paragraph" w:customStyle="1" w:styleId="HorizontalRule">
    <w:name w:val="Horizontal Rule"/>
    <w:aliases w:val="HR"/>
    <w:basedOn w:val="Normal"/>
    <w:next w:val="Normal"/>
    <w:rsid w:val="006012E0"/>
    <w:pPr>
      <w:pBdr>
        <w:bottom w:val="single" w:sz="6" w:space="1" w:color="auto"/>
      </w:pBdr>
      <w:spacing w:before="0" w:line="60" w:lineRule="exact"/>
      <w:ind w:left="0"/>
    </w:pPr>
  </w:style>
  <w:style w:type="paragraph" w:customStyle="1" w:styleId="Indent1">
    <w:name w:val="Indent1"/>
    <w:basedOn w:val="Normal"/>
    <w:rsid w:val="006012E0"/>
    <w:pPr>
      <w:tabs>
        <w:tab w:val="left" w:pos="2520"/>
      </w:tabs>
      <w:spacing w:before="120"/>
      <w:ind w:left="2520" w:hanging="1800"/>
    </w:pPr>
  </w:style>
  <w:style w:type="paragraph" w:customStyle="1" w:styleId="Indent2">
    <w:name w:val="Indent2"/>
    <w:basedOn w:val="Normal"/>
    <w:rsid w:val="006012E0"/>
    <w:pPr>
      <w:tabs>
        <w:tab w:val="left" w:pos="3240"/>
      </w:tabs>
      <w:spacing w:before="120"/>
      <w:ind w:left="3240" w:hanging="2520"/>
    </w:pPr>
  </w:style>
  <w:style w:type="paragraph" w:customStyle="1" w:styleId="Indent3">
    <w:name w:val="Indent3"/>
    <w:basedOn w:val="Normal"/>
    <w:rsid w:val="006012E0"/>
    <w:pPr>
      <w:tabs>
        <w:tab w:val="left" w:pos="3960"/>
      </w:tabs>
      <w:spacing w:before="120"/>
      <w:ind w:left="3960" w:hanging="3240"/>
    </w:pPr>
  </w:style>
  <w:style w:type="paragraph" w:styleId="Index1">
    <w:name w:val="index 1"/>
    <w:semiHidden/>
    <w:rsid w:val="006012E0"/>
    <w:pPr>
      <w:spacing w:after="60" w:line="220" w:lineRule="atLeast"/>
      <w:ind w:left="187" w:hanging="187"/>
    </w:pPr>
    <w:rPr>
      <w:rFonts w:ascii="Times" w:hAnsi="Times"/>
      <w:sz w:val="18"/>
    </w:rPr>
  </w:style>
  <w:style w:type="paragraph" w:styleId="Index2">
    <w:name w:val="index 2"/>
    <w:semiHidden/>
    <w:rsid w:val="006012E0"/>
    <w:pPr>
      <w:spacing w:after="60" w:line="220" w:lineRule="atLeast"/>
      <w:ind w:left="475" w:hanging="187"/>
    </w:pPr>
    <w:rPr>
      <w:rFonts w:ascii="Times" w:hAnsi="Times"/>
      <w:sz w:val="18"/>
    </w:rPr>
  </w:style>
  <w:style w:type="paragraph" w:styleId="Index3">
    <w:name w:val="index 3"/>
    <w:semiHidden/>
    <w:rsid w:val="006012E0"/>
    <w:pPr>
      <w:spacing w:after="60" w:line="220" w:lineRule="atLeast"/>
      <w:ind w:left="763" w:hanging="187"/>
    </w:pPr>
    <w:rPr>
      <w:rFonts w:ascii="Times" w:hAnsi="Times"/>
      <w:sz w:val="18"/>
    </w:rPr>
  </w:style>
  <w:style w:type="character" w:customStyle="1" w:styleId="Italic">
    <w:name w:val="Italic"/>
    <w:rsid w:val="006012E0"/>
    <w:rPr>
      <w:i/>
    </w:rPr>
  </w:style>
  <w:style w:type="paragraph" w:styleId="ListBullet">
    <w:name w:val="List Bullet"/>
    <w:aliases w:val="UL"/>
    <w:basedOn w:val="Normal"/>
    <w:rsid w:val="006012E0"/>
    <w:pPr>
      <w:numPr>
        <w:numId w:val="2"/>
      </w:numPr>
      <w:tabs>
        <w:tab w:val="left" w:pos="360"/>
      </w:tabs>
      <w:spacing w:before="120"/>
    </w:pPr>
  </w:style>
  <w:style w:type="paragraph" w:customStyle="1" w:styleId="ListBullet2">
    <w:name w:val="List Bullet2"/>
    <w:basedOn w:val="ListBullet"/>
    <w:rsid w:val="006012E0"/>
    <w:pPr>
      <w:numPr>
        <w:numId w:val="1"/>
      </w:numPr>
    </w:pPr>
  </w:style>
  <w:style w:type="paragraph" w:styleId="ListNumber">
    <w:name w:val="List Number"/>
    <w:aliases w:val="OL"/>
    <w:basedOn w:val="Normal"/>
    <w:rsid w:val="006012E0"/>
    <w:pPr>
      <w:tabs>
        <w:tab w:val="left" w:pos="360"/>
      </w:tabs>
      <w:spacing w:before="120"/>
      <w:ind w:left="1080" w:hanging="360"/>
    </w:pPr>
  </w:style>
  <w:style w:type="paragraph" w:customStyle="1" w:styleId="ListNumber2">
    <w:name w:val="List Number2"/>
    <w:basedOn w:val="ListNumber"/>
    <w:rsid w:val="006012E0"/>
    <w:pPr>
      <w:tabs>
        <w:tab w:val="num" w:pos="1800"/>
      </w:tabs>
      <w:ind w:left="1800"/>
    </w:pPr>
  </w:style>
  <w:style w:type="paragraph" w:customStyle="1" w:styleId="NoteCautWarnBody">
    <w:name w:val="NoteCautWarnBody"/>
    <w:basedOn w:val="Normal"/>
    <w:rsid w:val="006012E0"/>
    <w:pPr>
      <w:keepLines/>
      <w:spacing w:before="120"/>
      <w:ind w:left="0"/>
    </w:pPr>
    <w:rPr>
      <w:rFonts w:ascii="Times" w:hAnsi="Times"/>
      <w:i/>
    </w:rPr>
  </w:style>
  <w:style w:type="paragraph" w:customStyle="1" w:styleId="NoteCautWarnTitle">
    <w:name w:val="NoteCautWarnTitle"/>
    <w:next w:val="NoteCautWarnBody"/>
    <w:rsid w:val="006012E0"/>
    <w:pPr>
      <w:keepNext/>
      <w:spacing w:before="264" w:line="240" w:lineRule="atLeast"/>
    </w:pPr>
    <w:rPr>
      <w:rFonts w:ascii="Helvetica" w:hAnsi="Helvetica"/>
      <w:b/>
      <w:caps/>
      <w:color w:val="FF0000"/>
      <w:sz w:val="24"/>
    </w:rPr>
  </w:style>
  <w:style w:type="character" w:styleId="PageNumber">
    <w:name w:val="page number"/>
    <w:basedOn w:val="DefaultParagraphFont"/>
    <w:rsid w:val="006012E0"/>
  </w:style>
  <w:style w:type="paragraph" w:customStyle="1" w:styleId="Preformatted">
    <w:name w:val="Preformatted"/>
    <w:aliases w:val="PRE"/>
    <w:basedOn w:val="Normal"/>
    <w:rsid w:val="006012E0"/>
    <w:pPr>
      <w:framePr w:w="11520" w:hSpace="187" w:wrap="around" w:vAnchor="text" w:hAnchor="text" w:y="1"/>
      <w:spacing w:before="0"/>
    </w:pPr>
    <w:rPr>
      <w:rFonts w:ascii="Courier New" w:hAnsi="Courier New"/>
      <w:b/>
    </w:rPr>
  </w:style>
  <w:style w:type="paragraph" w:customStyle="1" w:styleId="PREWIDE">
    <w:name w:val="PRE WIDE"/>
    <w:basedOn w:val="Preformatted"/>
    <w:rsid w:val="006012E0"/>
    <w:pPr>
      <w:framePr w:w="20160" w:wrap="around"/>
    </w:pPr>
    <w:rPr>
      <w:sz w:val="16"/>
    </w:rPr>
  </w:style>
  <w:style w:type="character" w:customStyle="1" w:styleId="Strikethrough">
    <w:name w:val="Strikethrough"/>
    <w:aliases w:val="STRIKE"/>
    <w:basedOn w:val="DefaultParagraphFont"/>
    <w:rsid w:val="006012E0"/>
    <w:rPr>
      <w:strike/>
    </w:rPr>
  </w:style>
  <w:style w:type="character" w:customStyle="1" w:styleId="Strong1">
    <w:name w:val="Strong1"/>
    <w:aliases w:val="STRONG"/>
    <w:basedOn w:val="DefaultParagraphFont"/>
    <w:rsid w:val="006012E0"/>
    <w:rPr>
      <w:b/>
    </w:rPr>
  </w:style>
  <w:style w:type="paragraph" w:customStyle="1" w:styleId="Syntax">
    <w:name w:val="Syntax"/>
    <w:rsid w:val="006012E0"/>
    <w:pPr>
      <w:tabs>
        <w:tab w:val="left" w:pos="1728"/>
        <w:tab w:val="left" w:pos="2117"/>
        <w:tab w:val="left" w:pos="3499"/>
        <w:tab w:val="left" w:pos="4219"/>
      </w:tabs>
      <w:spacing w:before="60" w:after="60" w:line="220" w:lineRule="atLeast"/>
      <w:ind w:left="1339"/>
    </w:pPr>
    <w:rPr>
      <w:rFonts w:ascii="Courier" w:hAnsi="Courier"/>
      <w:color w:val="FF0000"/>
      <w:sz w:val="18"/>
    </w:rPr>
  </w:style>
  <w:style w:type="character" w:customStyle="1" w:styleId="Syntaxbold">
    <w:name w:val="Syntax bold"/>
    <w:rsid w:val="006012E0"/>
    <w:rPr>
      <w:b/>
      <w:sz w:val="18"/>
    </w:rPr>
  </w:style>
  <w:style w:type="character" w:customStyle="1" w:styleId="Syntaxitalic">
    <w:name w:val="Syntax italic"/>
    <w:rsid w:val="006012E0"/>
    <w:rPr>
      <w:i/>
      <w:sz w:val="18"/>
    </w:rPr>
  </w:style>
  <w:style w:type="paragraph" w:customStyle="1" w:styleId="TableBody">
    <w:name w:val="TableBody"/>
    <w:rsid w:val="000658B1"/>
    <w:pPr>
      <w:spacing w:before="60" w:after="60"/>
    </w:pPr>
    <w:rPr>
      <w:rFonts w:ascii="Helvetica" w:hAnsi="Helvetica"/>
      <w:sz w:val="18"/>
    </w:rPr>
  </w:style>
  <w:style w:type="paragraph" w:customStyle="1" w:styleId="TableFootnote">
    <w:name w:val="TableFootnote"/>
    <w:basedOn w:val="Normal"/>
    <w:rsid w:val="006012E0"/>
    <w:pPr>
      <w:tabs>
        <w:tab w:val="left" w:pos="288"/>
      </w:tabs>
      <w:spacing w:before="60"/>
      <w:ind w:left="288" w:hanging="288"/>
    </w:pPr>
    <w:rPr>
      <w:rFonts w:ascii="Helvetica" w:hAnsi="Helvetica"/>
      <w:sz w:val="16"/>
    </w:rPr>
  </w:style>
  <w:style w:type="paragraph" w:customStyle="1" w:styleId="TableHeading">
    <w:name w:val="TableHeading"/>
    <w:next w:val="TableBody"/>
    <w:autoRedefine/>
    <w:rsid w:val="001C6C5B"/>
    <w:pPr>
      <w:keepNext/>
      <w:keepLines/>
      <w:spacing w:before="120"/>
      <w:jc w:val="center"/>
    </w:pPr>
    <w:rPr>
      <w:rFonts w:ascii="Helvetica" w:hAnsi="Helvetica"/>
      <w:b/>
      <w:sz w:val="18"/>
    </w:rPr>
  </w:style>
  <w:style w:type="paragraph" w:styleId="TOC1">
    <w:name w:val="toc 1"/>
    <w:uiPriority w:val="39"/>
    <w:rsid w:val="006012E0"/>
    <w:pPr>
      <w:tabs>
        <w:tab w:val="right" w:pos="9360"/>
      </w:tabs>
      <w:spacing w:before="120"/>
    </w:pPr>
    <w:rPr>
      <w:rFonts w:ascii="Helvetica" w:hAnsi="Helvetica"/>
      <w:b/>
    </w:rPr>
  </w:style>
  <w:style w:type="paragraph" w:styleId="TOC2">
    <w:name w:val="toc 2"/>
    <w:basedOn w:val="TOC1"/>
    <w:uiPriority w:val="39"/>
    <w:rsid w:val="006012E0"/>
    <w:pPr>
      <w:tabs>
        <w:tab w:val="right" w:leader="dot" w:pos="9360"/>
      </w:tabs>
      <w:spacing w:before="0"/>
      <w:ind w:left="360"/>
    </w:pPr>
    <w:rPr>
      <w:b w:val="0"/>
    </w:rPr>
  </w:style>
  <w:style w:type="paragraph" w:styleId="TOC3">
    <w:name w:val="toc 3"/>
    <w:basedOn w:val="TOC2"/>
    <w:uiPriority w:val="39"/>
    <w:rsid w:val="006012E0"/>
    <w:pPr>
      <w:ind w:left="720"/>
    </w:pPr>
  </w:style>
  <w:style w:type="paragraph" w:styleId="TOC4">
    <w:name w:val="toc 4"/>
    <w:basedOn w:val="TOC3"/>
    <w:uiPriority w:val="39"/>
    <w:rsid w:val="006012E0"/>
    <w:pPr>
      <w:ind w:left="1080"/>
    </w:pPr>
  </w:style>
  <w:style w:type="paragraph" w:styleId="TOC5">
    <w:name w:val="toc 5"/>
    <w:basedOn w:val="TOC2"/>
    <w:uiPriority w:val="39"/>
    <w:rsid w:val="006012E0"/>
    <w:pPr>
      <w:ind w:left="1440"/>
    </w:pPr>
  </w:style>
  <w:style w:type="paragraph" w:styleId="TOC6">
    <w:name w:val="toc 6"/>
    <w:basedOn w:val="TOC2"/>
    <w:uiPriority w:val="39"/>
    <w:rsid w:val="006012E0"/>
    <w:pPr>
      <w:ind w:left="1440"/>
    </w:pPr>
  </w:style>
  <w:style w:type="paragraph" w:styleId="TOC7">
    <w:name w:val="toc 7"/>
    <w:basedOn w:val="TOC2"/>
    <w:next w:val="Normal"/>
    <w:uiPriority w:val="39"/>
    <w:rsid w:val="006012E0"/>
    <w:pPr>
      <w:ind w:left="0"/>
    </w:pPr>
  </w:style>
  <w:style w:type="paragraph" w:styleId="TOC8">
    <w:name w:val="toc 8"/>
    <w:basedOn w:val="TOC7"/>
    <w:uiPriority w:val="39"/>
    <w:rsid w:val="006012E0"/>
  </w:style>
  <w:style w:type="paragraph" w:styleId="TOC9">
    <w:name w:val="toc 9"/>
    <w:basedOn w:val="TOC2"/>
    <w:uiPriority w:val="39"/>
    <w:rsid w:val="006012E0"/>
    <w:pPr>
      <w:ind w:left="1440"/>
    </w:pPr>
  </w:style>
  <w:style w:type="paragraph" w:customStyle="1" w:styleId="addressblock">
    <w:name w:val="address block"/>
    <w:rsid w:val="006012E0"/>
    <w:pPr>
      <w:pBdr>
        <w:bottom w:val="single" w:sz="12" w:space="1" w:color="auto"/>
        <w:between w:val="single" w:sz="12" w:space="1" w:color="auto"/>
      </w:pBdr>
      <w:tabs>
        <w:tab w:val="left" w:pos="1224"/>
        <w:tab w:val="left" w:pos="6480"/>
        <w:tab w:val="left" w:pos="7560"/>
      </w:tabs>
      <w:spacing w:before="120" w:line="360" w:lineRule="atLeast"/>
    </w:pPr>
    <w:rPr>
      <w:rFonts w:ascii="Helvetica" w:hAnsi="Helvetica"/>
      <w:sz w:val="24"/>
    </w:rPr>
  </w:style>
  <w:style w:type="paragraph" w:customStyle="1" w:styleId="status">
    <w:name w:val="status"/>
    <w:basedOn w:val="Normal"/>
    <w:rsid w:val="006012E0"/>
    <w:pPr>
      <w:keepLines/>
    </w:pPr>
    <w:rPr>
      <w:rFonts w:ascii="Arial" w:hAnsi="Arial"/>
      <w:b/>
    </w:rPr>
  </w:style>
  <w:style w:type="character" w:styleId="Hyperlink">
    <w:name w:val="Hyperlink"/>
    <w:basedOn w:val="DefaultParagraphFont"/>
    <w:uiPriority w:val="99"/>
    <w:rsid w:val="006012E0"/>
    <w:rPr>
      <w:color w:val="0000FF"/>
      <w:u w:val="single"/>
    </w:rPr>
  </w:style>
  <w:style w:type="character" w:styleId="FollowedHyperlink">
    <w:name w:val="FollowedHyperlink"/>
    <w:basedOn w:val="DefaultParagraphFont"/>
    <w:rsid w:val="006012E0"/>
    <w:rPr>
      <w:color w:val="800080"/>
      <w:u w:val="single"/>
    </w:rPr>
  </w:style>
  <w:style w:type="paragraph" w:styleId="BodyTextIndent">
    <w:name w:val="Body Text Indent"/>
    <w:basedOn w:val="Normal"/>
    <w:rsid w:val="006012E0"/>
    <w:rPr>
      <w:b/>
      <w:bCs/>
      <w:i/>
      <w:iCs/>
    </w:rPr>
  </w:style>
  <w:style w:type="paragraph" w:customStyle="1" w:styleId="Prototype">
    <w:name w:val="Prototype"/>
    <w:basedOn w:val="Normal"/>
    <w:autoRedefine/>
    <w:rsid w:val="007E43F9"/>
    <w:pPr>
      <w:keepLines/>
      <w:shd w:val="clear" w:color="auto" w:fill="D9D9D9"/>
      <w:spacing w:before="0"/>
      <w:ind w:firstLine="720"/>
    </w:pPr>
    <w:rPr>
      <w:rFonts w:ascii="Courier New" w:hAnsi="Courier New"/>
      <w:b/>
      <w:color w:val="000000" w:themeColor="text1"/>
    </w:rPr>
  </w:style>
  <w:style w:type="paragraph" w:styleId="FootnoteText">
    <w:name w:val="footnote text"/>
    <w:basedOn w:val="Normal"/>
    <w:semiHidden/>
    <w:rsid w:val="006012E0"/>
  </w:style>
  <w:style w:type="character" w:styleId="FootnoteReference">
    <w:name w:val="footnote reference"/>
    <w:basedOn w:val="DefaultParagraphFont"/>
    <w:semiHidden/>
    <w:rsid w:val="006012E0"/>
    <w:rPr>
      <w:vertAlign w:val="superscript"/>
    </w:rPr>
  </w:style>
  <w:style w:type="paragraph" w:styleId="BodyTextIndent2">
    <w:name w:val="Body Text Indent 2"/>
    <w:basedOn w:val="Normal"/>
    <w:rsid w:val="006012E0"/>
    <w:pPr>
      <w:ind w:left="1404"/>
    </w:pPr>
  </w:style>
  <w:style w:type="character" w:styleId="LineNumber">
    <w:name w:val="line number"/>
    <w:basedOn w:val="DefaultParagraphFont"/>
    <w:rsid w:val="006012E0"/>
  </w:style>
  <w:style w:type="paragraph" w:styleId="BodyTextIndent3">
    <w:name w:val="Body Text Indent 3"/>
    <w:basedOn w:val="Normal"/>
    <w:rsid w:val="006012E0"/>
    <w:pPr>
      <w:jc w:val="both"/>
    </w:pPr>
  </w:style>
  <w:style w:type="paragraph" w:styleId="BodyText">
    <w:name w:val="Body Text"/>
    <w:basedOn w:val="Normal"/>
    <w:rsid w:val="006012E0"/>
    <w:pPr>
      <w:autoSpaceDE w:val="0"/>
      <w:autoSpaceDN w:val="0"/>
      <w:ind w:left="0"/>
    </w:pPr>
  </w:style>
  <w:style w:type="paragraph" w:styleId="HTMLPreformatted">
    <w:name w:val="HTML Preformatted"/>
    <w:basedOn w:val="Normal"/>
    <w:link w:val="HTMLPreformattedChar"/>
    <w:uiPriority w:val="99"/>
    <w:rsid w:val="00601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pPr>
    <w:rPr>
      <w:rFonts w:ascii="Courier New" w:eastAsia="Courier New" w:hAnsi="Courier New" w:cs="Courier New"/>
      <w:color w:val="000000"/>
    </w:rPr>
  </w:style>
  <w:style w:type="paragraph" w:customStyle="1" w:styleId="InterfaceSubHeading">
    <w:name w:val="InterfaceSubHeading"/>
    <w:basedOn w:val="TableHeading"/>
    <w:next w:val="Normal"/>
    <w:autoRedefine/>
    <w:rsid w:val="005E5F45"/>
    <w:pPr>
      <w:jc w:val="left"/>
    </w:pPr>
    <w:rPr>
      <w:sz w:val="20"/>
    </w:rPr>
  </w:style>
  <w:style w:type="paragraph" w:styleId="DocumentMap">
    <w:name w:val="Document Map"/>
    <w:basedOn w:val="Normal"/>
    <w:semiHidden/>
    <w:rsid w:val="006012E0"/>
    <w:pPr>
      <w:shd w:val="clear" w:color="auto" w:fill="000080"/>
    </w:pPr>
    <w:rPr>
      <w:rFonts w:ascii="Tahoma" w:hAnsi="Tahoma" w:cs="Tahoma"/>
    </w:rPr>
  </w:style>
  <w:style w:type="paragraph" w:customStyle="1" w:styleId="Reviewers">
    <w:name w:val="Reviewers"/>
    <w:basedOn w:val="Normal"/>
    <w:rsid w:val="006012E0"/>
    <w:pPr>
      <w:keepNext/>
      <w:keepLines/>
      <w:autoSpaceDE w:val="0"/>
      <w:autoSpaceDN w:val="0"/>
      <w:spacing w:before="80" w:after="40" w:line="260" w:lineRule="auto"/>
      <w:ind w:left="2160" w:hanging="1440"/>
    </w:pPr>
    <w:rPr>
      <w:rFonts w:ascii="Helvetica" w:hAnsi="Helvetica"/>
      <w:b/>
      <w:bCs/>
      <w:i/>
      <w:iCs/>
      <w:color w:val="FF00FF"/>
      <w:sz w:val="24"/>
      <w:szCs w:val="24"/>
    </w:rPr>
  </w:style>
  <w:style w:type="paragraph" w:customStyle="1" w:styleId="1offsetparagraph">
    <w:name w:val="1&quot; offset paragraph"/>
    <w:rsid w:val="006012E0"/>
    <w:pPr>
      <w:widowControl w:val="0"/>
      <w:tabs>
        <w:tab w:val="left" w:pos="2160"/>
        <w:tab w:val="left" w:pos="2592"/>
        <w:tab w:val="right" w:pos="7560"/>
      </w:tabs>
      <w:autoSpaceDE w:val="0"/>
      <w:autoSpaceDN w:val="0"/>
      <w:spacing w:after="120" w:line="-260" w:lineRule="auto"/>
      <w:ind w:left="2160" w:hanging="1440"/>
    </w:pPr>
    <w:rPr>
      <w:sz w:val="22"/>
      <w:szCs w:val="22"/>
    </w:rPr>
  </w:style>
  <w:style w:type="paragraph" w:customStyle="1" w:styleId="TableHead">
    <w:name w:val="TableHead"/>
    <w:next w:val="TableBody"/>
    <w:rsid w:val="006012E0"/>
    <w:pPr>
      <w:keepNext/>
      <w:keepLines/>
      <w:widowControl w:val="0"/>
      <w:autoSpaceDE w:val="0"/>
      <w:autoSpaceDN w:val="0"/>
      <w:spacing w:before="60" w:after="60"/>
    </w:pPr>
    <w:rPr>
      <w:rFonts w:ascii="Helvetica" w:hAnsi="Helvetica"/>
      <w:b/>
      <w:bCs/>
      <w:sz w:val="18"/>
      <w:szCs w:val="18"/>
    </w:rPr>
  </w:style>
  <w:style w:type="paragraph" w:customStyle="1" w:styleId="Figuretitle">
    <w:name w:val="Figure title"/>
    <w:rsid w:val="006012E0"/>
    <w:pPr>
      <w:keepNext/>
      <w:keepLines/>
      <w:widowControl w:val="0"/>
      <w:autoSpaceDE w:val="0"/>
      <w:autoSpaceDN w:val="0"/>
      <w:spacing w:before="120" w:line="-260" w:lineRule="auto"/>
      <w:jc w:val="center"/>
    </w:pPr>
    <w:rPr>
      <w:b/>
      <w:bCs/>
      <w:sz w:val="22"/>
      <w:szCs w:val="22"/>
    </w:rPr>
  </w:style>
  <w:style w:type="paragraph" w:customStyle="1" w:styleId="NormalText">
    <w:name w:val="NormalText"/>
    <w:autoRedefine/>
    <w:rsid w:val="006012E0"/>
    <w:pPr>
      <w:autoSpaceDE w:val="0"/>
      <w:autoSpaceDN w:val="0"/>
      <w:jc w:val="center"/>
    </w:pPr>
    <w:rPr>
      <w:noProof/>
    </w:rPr>
  </w:style>
  <w:style w:type="paragraph" w:customStyle="1" w:styleId="jtag">
    <w:name w:val="jtag"/>
    <w:basedOn w:val="Normal"/>
    <w:rsid w:val="006012E0"/>
    <w:pPr>
      <w:autoSpaceDE w:val="0"/>
      <w:autoSpaceDN w:val="0"/>
    </w:pPr>
    <w:rPr>
      <w:sz w:val="21"/>
      <w:szCs w:val="21"/>
    </w:rPr>
  </w:style>
  <w:style w:type="paragraph" w:customStyle="1" w:styleId="SyntaxLong">
    <w:name w:val="SyntaxLong"/>
    <w:basedOn w:val="Syntax"/>
    <w:rsid w:val="006012E0"/>
    <w:pPr>
      <w:tabs>
        <w:tab w:val="left" w:pos="720"/>
        <w:tab w:val="left" w:pos="1440"/>
        <w:tab w:val="left" w:pos="1800"/>
        <w:tab w:val="left" w:pos="2160"/>
      </w:tabs>
      <w:autoSpaceDE w:val="0"/>
      <w:autoSpaceDN w:val="0"/>
      <w:ind w:left="0"/>
    </w:pPr>
    <w:rPr>
      <w:szCs w:val="18"/>
    </w:rPr>
  </w:style>
  <w:style w:type="table" w:styleId="TableGrid">
    <w:name w:val="Table Grid"/>
    <w:basedOn w:val="TableNormal"/>
    <w:uiPriority w:val="59"/>
    <w:rsid w:val="0075069D"/>
    <w:pPr>
      <w:autoSpaceDE w:val="0"/>
      <w:autoSpaceDN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Char">
    <w:name w:val="code Char"/>
    <w:basedOn w:val="DefaultParagraphFont"/>
    <w:link w:val="code"/>
    <w:rsid w:val="00D429AC"/>
    <w:rPr>
      <w:rFonts w:ascii="Courier New" w:hAnsi="Courier New"/>
      <w:noProof/>
      <w:color w:val="FF0000"/>
      <w:sz w:val="16"/>
      <w:lang w:val="en-US" w:eastAsia="en-US" w:bidi="ar-SA"/>
    </w:rPr>
  </w:style>
  <w:style w:type="paragraph" w:styleId="BalloonText">
    <w:name w:val="Balloon Text"/>
    <w:basedOn w:val="Normal"/>
    <w:semiHidden/>
    <w:rsid w:val="00A745C7"/>
    <w:rPr>
      <w:rFonts w:ascii="Tahoma" w:hAnsi="Tahoma" w:cs="Tahoma"/>
      <w:sz w:val="16"/>
      <w:szCs w:val="16"/>
    </w:rPr>
  </w:style>
  <w:style w:type="character" w:customStyle="1" w:styleId="Heading4Char">
    <w:name w:val="Heading 4 Char"/>
    <w:aliases w:val="H4 Char"/>
    <w:basedOn w:val="DefaultParagraphFont"/>
    <w:link w:val="Heading4"/>
    <w:rsid w:val="00744F81"/>
    <w:rPr>
      <w:rFonts w:ascii="Helvetica" w:hAnsi="Helvetica"/>
      <w:b/>
      <w:kern w:val="28"/>
      <w:sz w:val="24"/>
      <w:szCs w:val="36"/>
    </w:rPr>
  </w:style>
  <w:style w:type="character" w:customStyle="1" w:styleId="HiddenChar">
    <w:name w:val="Hidden Char"/>
    <w:basedOn w:val="DefaultParagraphFont"/>
    <w:link w:val="Hidden"/>
    <w:rsid w:val="004C2D3A"/>
    <w:rPr>
      <w:rFonts w:ascii="Courier" w:hAnsi="Courier"/>
      <w:vanish/>
      <w:color w:val="808080"/>
      <w:sz w:val="18"/>
      <w:lang w:val="en-US" w:eastAsia="en-US" w:bidi="ar-SA"/>
    </w:rPr>
  </w:style>
  <w:style w:type="paragraph" w:customStyle="1" w:styleId="tablebody0">
    <w:name w:val="tablebody"/>
    <w:basedOn w:val="Normal"/>
    <w:rsid w:val="0025405F"/>
    <w:pPr>
      <w:spacing w:before="0" w:after="60"/>
      <w:ind w:left="0"/>
    </w:pPr>
    <w:rPr>
      <w:rFonts w:ascii="Helvetica" w:hAnsi="Helvetica" w:cs="Helvetica"/>
      <w:sz w:val="18"/>
      <w:szCs w:val="18"/>
    </w:rPr>
  </w:style>
  <w:style w:type="character" w:customStyle="1" w:styleId="var">
    <w:name w:val="var"/>
    <w:basedOn w:val="DefaultParagraphFont"/>
    <w:rsid w:val="004F72F3"/>
  </w:style>
  <w:style w:type="character" w:customStyle="1" w:styleId="Language">
    <w:name w:val="Language"/>
    <w:basedOn w:val="DefaultParagraphFont"/>
    <w:rsid w:val="00416045"/>
    <w:rPr>
      <w:rFonts w:ascii="Courier New" w:hAnsi="Courier New"/>
      <w:b/>
      <w:sz w:val="16"/>
    </w:rPr>
  </w:style>
  <w:style w:type="paragraph" w:customStyle="1" w:styleId="LanguageCode">
    <w:name w:val="Language Code"/>
    <w:basedOn w:val="Normal"/>
    <w:next w:val="Normal"/>
    <w:link w:val="LanguageCodeCharChar"/>
    <w:rsid w:val="00416045"/>
    <w:pPr>
      <w:keepNext/>
      <w:autoSpaceDE w:val="0"/>
      <w:autoSpaceDN w:val="0"/>
    </w:pPr>
    <w:rPr>
      <w:rFonts w:ascii="Courier New" w:hAnsi="Courier New"/>
      <w:b/>
      <w:sz w:val="16"/>
      <w:szCs w:val="21"/>
    </w:rPr>
  </w:style>
  <w:style w:type="character" w:customStyle="1" w:styleId="LanguageCodeCharChar">
    <w:name w:val="Language Code Char Char"/>
    <w:basedOn w:val="DefaultParagraphFont"/>
    <w:link w:val="LanguageCode"/>
    <w:rsid w:val="00416045"/>
    <w:rPr>
      <w:rFonts w:ascii="Courier New" w:hAnsi="Courier New"/>
      <w:b/>
      <w:sz w:val="16"/>
      <w:szCs w:val="21"/>
      <w:lang w:val="en-US" w:eastAsia="en-US" w:bidi="ar-SA"/>
    </w:rPr>
  </w:style>
  <w:style w:type="character" w:customStyle="1" w:styleId="AddressChar">
    <w:name w:val="Address Char"/>
    <w:basedOn w:val="DefaultParagraphFont"/>
    <w:link w:val="Address"/>
    <w:rsid w:val="00C5223C"/>
    <w:rPr>
      <w:i/>
      <w:lang w:val="en-US" w:eastAsia="en-US" w:bidi="ar-SA"/>
    </w:rPr>
  </w:style>
  <w:style w:type="character" w:styleId="CommentReference">
    <w:name w:val="annotation reference"/>
    <w:basedOn w:val="DefaultParagraphFont"/>
    <w:semiHidden/>
    <w:rsid w:val="001E724B"/>
    <w:rPr>
      <w:sz w:val="16"/>
      <w:szCs w:val="16"/>
    </w:rPr>
  </w:style>
  <w:style w:type="paragraph" w:styleId="CommentText">
    <w:name w:val="annotation text"/>
    <w:basedOn w:val="Normal"/>
    <w:semiHidden/>
    <w:rsid w:val="001E724B"/>
  </w:style>
  <w:style w:type="paragraph" w:styleId="CommentSubject">
    <w:name w:val="annotation subject"/>
    <w:basedOn w:val="CommentText"/>
    <w:next w:val="CommentText"/>
    <w:semiHidden/>
    <w:rsid w:val="001E724B"/>
    <w:rPr>
      <w:b/>
      <w:bCs/>
    </w:rPr>
  </w:style>
  <w:style w:type="character" w:customStyle="1" w:styleId="EmailStyle1111">
    <w:name w:val="EmailStyle1111"/>
    <w:basedOn w:val="DefaultParagraphFont"/>
    <w:semiHidden/>
    <w:rsid w:val="0096326D"/>
    <w:rPr>
      <w:rFonts w:ascii="Arial" w:hAnsi="Arial" w:cs="Arial"/>
      <w:color w:val="auto"/>
      <w:sz w:val="20"/>
      <w:szCs w:val="20"/>
    </w:rPr>
  </w:style>
  <w:style w:type="paragraph" w:customStyle="1" w:styleId="RestartList">
    <w:name w:val="RestartList"/>
    <w:next w:val="Normal"/>
    <w:rsid w:val="009C0C40"/>
    <w:pPr>
      <w:autoSpaceDE w:val="0"/>
      <w:autoSpaceDN w:val="0"/>
      <w:spacing w:line="14" w:lineRule="exact"/>
    </w:pPr>
    <w:rPr>
      <w:noProof/>
    </w:rPr>
  </w:style>
  <w:style w:type="paragraph" w:customStyle="1" w:styleId="filename">
    <w:name w:val="filename"/>
    <w:basedOn w:val="Heading3"/>
    <w:next w:val="Normal"/>
    <w:rsid w:val="00376E2A"/>
    <w:pPr>
      <w:numPr>
        <w:ilvl w:val="0"/>
      </w:numPr>
      <w:tabs>
        <w:tab w:val="right" w:pos="9360"/>
      </w:tabs>
      <w:autoSpaceDE w:val="0"/>
      <w:autoSpaceDN w:val="0"/>
      <w:ind w:left="360"/>
      <w:outlineLvl w:val="9"/>
    </w:pPr>
    <w:rPr>
      <w:rFonts w:ascii="Arial" w:hAnsi="Arial" w:cs="Arial"/>
      <w:szCs w:val="28"/>
      <w:u w:val="single"/>
    </w:rPr>
  </w:style>
  <w:style w:type="paragraph" w:styleId="NormalWeb">
    <w:name w:val="Normal (Web)"/>
    <w:basedOn w:val="Normal"/>
    <w:uiPriority w:val="99"/>
    <w:unhideWhenUsed/>
    <w:rsid w:val="009427E3"/>
    <w:pPr>
      <w:spacing w:before="100" w:beforeAutospacing="1" w:after="100" w:afterAutospacing="1"/>
      <w:ind w:left="0"/>
    </w:pPr>
    <w:rPr>
      <w:sz w:val="24"/>
      <w:szCs w:val="24"/>
    </w:rPr>
  </w:style>
  <w:style w:type="paragraph" w:styleId="ListParagraph">
    <w:name w:val="List Paragraph"/>
    <w:basedOn w:val="Normal"/>
    <w:uiPriority w:val="34"/>
    <w:qFormat/>
    <w:rsid w:val="0060547C"/>
    <w:pPr>
      <w:contextualSpacing/>
    </w:pPr>
  </w:style>
  <w:style w:type="character" w:customStyle="1" w:styleId="Heading5Char">
    <w:name w:val="Heading 5 Char"/>
    <w:aliases w:val="H5 Char"/>
    <w:basedOn w:val="DefaultParagraphFont"/>
    <w:link w:val="Heading5"/>
    <w:rsid w:val="00276564"/>
    <w:rPr>
      <w:rFonts w:ascii="Helvetica" w:hAnsi="Helvetica"/>
      <w:b/>
      <w:kern w:val="28"/>
      <w:sz w:val="22"/>
      <w:szCs w:val="36"/>
    </w:rPr>
  </w:style>
  <w:style w:type="character" w:customStyle="1" w:styleId="HTMLPreformattedChar">
    <w:name w:val="HTML Preformatted Char"/>
    <w:basedOn w:val="DefaultParagraphFont"/>
    <w:link w:val="HTMLPreformatted"/>
    <w:uiPriority w:val="99"/>
    <w:rsid w:val="00540931"/>
    <w:rPr>
      <w:rFonts w:ascii="Courier New" w:eastAsia="Courier New" w:hAnsi="Courier New" w:cs="Courier New"/>
      <w:color w:val="000000"/>
    </w:rPr>
  </w:style>
  <w:style w:type="character" w:styleId="Emphasis">
    <w:name w:val="Emphasis"/>
    <w:basedOn w:val="DefaultParagraphFont"/>
    <w:uiPriority w:val="20"/>
    <w:qFormat/>
    <w:rsid w:val="00C93384"/>
    <w:rPr>
      <w:i/>
      <w:iCs/>
    </w:rPr>
  </w:style>
  <w:style w:type="character" w:styleId="HTMLTypewriter">
    <w:name w:val="HTML Typewriter"/>
    <w:basedOn w:val="DefaultParagraphFont"/>
    <w:uiPriority w:val="99"/>
    <w:unhideWhenUsed/>
    <w:rsid w:val="00C93384"/>
    <w:rPr>
      <w:rFonts w:ascii="Courier New" w:eastAsia="Times New Roman" w:hAnsi="Courier New" w:cs="Courier New"/>
      <w:sz w:val="20"/>
      <w:szCs w:val="20"/>
    </w:rPr>
  </w:style>
  <w:style w:type="character" w:customStyle="1" w:styleId="code-comment1">
    <w:name w:val="code-comment1"/>
    <w:basedOn w:val="DefaultParagraphFont"/>
    <w:rsid w:val="00C93384"/>
    <w:rPr>
      <w:color w:val="808080"/>
    </w:rPr>
  </w:style>
  <w:style w:type="character" w:customStyle="1" w:styleId="code-keyword2">
    <w:name w:val="code-keyword2"/>
    <w:basedOn w:val="DefaultParagraphFont"/>
    <w:rsid w:val="00C93384"/>
    <w:rPr>
      <w:color w:val="000091"/>
    </w:rPr>
  </w:style>
  <w:style w:type="character" w:customStyle="1" w:styleId="code-object1">
    <w:name w:val="code-object1"/>
    <w:basedOn w:val="DefaultParagraphFont"/>
    <w:rsid w:val="00C93384"/>
    <w:rPr>
      <w:color w:val="910091"/>
    </w:rPr>
  </w:style>
  <w:style w:type="character" w:customStyle="1" w:styleId="code-quote1">
    <w:name w:val="code-quote1"/>
    <w:basedOn w:val="DefaultParagraphFont"/>
    <w:rsid w:val="00C93384"/>
    <w:rPr>
      <w:color w:val="009100"/>
    </w:rPr>
  </w:style>
  <w:style w:type="paragraph" w:customStyle="1" w:styleId="Style1">
    <w:name w:val="Style1"/>
    <w:basedOn w:val="Normal"/>
    <w:next w:val="Figure"/>
    <w:link w:val="Style1Char"/>
    <w:qFormat/>
    <w:rsid w:val="005573EC"/>
    <w:pPr>
      <w:ind w:left="0"/>
    </w:pPr>
  </w:style>
  <w:style w:type="character" w:customStyle="1" w:styleId="Style1Char">
    <w:name w:val="Style1 Char"/>
    <w:basedOn w:val="DefaultParagraphFont"/>
    <w:link w:val="Style1"/>
    <w:rsid w:val="005573EC"/>
  </w:style>
  <w:style w:type="paragraph" w:styleId="PlainText">
    <w:name w:val="Plain Text"/>
    <w:basedOn w:val="Normal"/>
    <w:link w:val="PlainTextChar"/>
    <w:uiPriority w:val="99"/>
    <w:unhideWhenUsed/>
    <w:rsid w:val="00CA3834"/>
    <w:pPr>
      <w:spacing w:before="0"/>
      <w:ind w:left="0"/>
    </w:pPr>
    <w:rPr>
      <w:rFonts w:ascii="Calibri" w:eastAsiaTheme="minorHAnsi" w:hAnsi="Calibri" w:cs="Calibri"/>
      <w:color w:val="2C05BB"/>
      <w:sz w:val="22"/>
      <w:szCs w:val="22"/>
    </w:rPr>
  </w:style>
  <w:style w:type="character" w:customStyle="1" w:styleId="PlainTextChar">
    <w:name w:val="Plain Text Char"/>
    <w:basedOn w:val="DefaultParagraphFont"/>
    <w:link w:val="PlainText"/>
    <w:uiPriority w:val="99"/>
    <w:rsid w:val="00CA3834"/>
    <w:rPr>
      <w:rFonts w:ascii="Calibri" w:eastAsiaTheme="minorHAnsi" w:hAnsi="Calibri" w:cs="Calibri"/>
      <w:color w:val="2C05BB"/>
      <w:sz w:val="22"/>
      <w:szCs w:val="22"/>
    </w:rPr>
  </w:style>
  <w:style w:type="character" w:customStyle="1" w:styleId="HeaderChar">
    <w:name w:val="Header Char"/>
    <w:basedOn w:val="DefaultParagraphFont"/>
    <w:link w:val="Header"/>
    <w:uiPriority w:val="99"/>
    <w:rsid w:val="007F3598"/>
    <w:rPr>
      <w:i/>
    </w:rPr>
  </w:style>
  <w:style w:type="character" w:customStyle="1" w:styleId="CaptionChar">
    <w:name w:val="Caption Char"/>
    <w:aliases w:val="fig and tbl Char,fighead2 Char,Table Caption Char,fighead21 Char,fighead22 Char,fighead23 Char,Table Caption1 Char,fighead211 Char,fighead24 Char,Table Caption2 Char,fighead25 Char,fighead212 Char,fighead26 Char,Table Caption3 Char"/>
    <w:basedOn w:val="DefaultParagraphFont"/>
    <w:link w:val="Caption"/>
    <w:rsid w:val="0044411D"/>
    <w:rPr>
      <w:b/>
    </w:rPr>
  </w:style>
  <w:style w:type="paragraph" w:styleId="TableofFigures">
    <w:name w:val="table of figures"/>
    <w:basedOn w:val="Normal"/>
    <w:next w:val="Normal"/>
    <w:uiPriority w:val="99"/>
    <w:unhideWhenUsed/>
    <w:rsid w:val="00B70188"/>
    <w:pPr>
      <w:ind w:left="0"/>
    </w:pPr>
  </w:style>
  <w:style w:type="paragraph" w:styleId="Revision">
    <w:name w:val="Revision"/>
    <w:hidden/>
    <w:uiPriority w:val="99"/>
    <w:semiHidden/>
    <w:rsid w:val="00DD20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83460">
      <w:bodyDiv w:val="1"/>
      <w:marLeft w:val="0"/>
      <w:marRight w:val="0"/>
      <w:marTop w:val="0"/>
      <w:marBottom w:val="0"/>
      <w:divBdr>
        <w:top w:val="none" w:sz="0" w:space="0" w:color="auto"/>
        <w:left w:val="none" w:sz="0" w:space="0" w:color="auto"/>
        <w:bottom w:val="none" w:sz="0" w:space="0" w:color="auto"/>
        <w:right w:val="none" w:sz="0" w:space="0" w:color="auto"/>
      </w:divBdr>
    </w:div>
    <w:div w:id="29573864">
      <w:bodyDiv w:val="1"/>
      <w:marLeft w:val="0"/>
      <w:marRight w:val="0"/>
      <w:marTop w:val="0"/>
      <w:marBottom w:val="0"/>
      <w:divBdr>
        <w:top w:val="none" w:sz="0" w:space="0" w:color="auto"/>
        <w:left w:val="none" w:sz="0" w:space="0" w:color="auto"/>
        <w:bottom w:val="none" w:sz="0" w:space="0" w:color="auto"/>
        <w:right w:val="none" w:sz="0" w:space="0" w:color="auto"/>
      </w:divBdr>
    </w:div>
    <w:div w:id="47266280">
      <w:bodyDiv w:val="1"/>
      <w:marLeft w:val="0"/>
      <w:marRight w:val="0"/>
      <w:marTop w:val="0"/>
      <w:marBottom w:val="0"/>
      <w:divBdr>
        <w:top w:val="none" w:sz="0" w:space="0" w:color="auto"/>
        <w:left w:val="none" w:sz="0" w:space="0" w:color="auto"/>
        <w:bottom w:val="none" w:sz="0" w:space="0" w:color="auto"/>
        <w:right w:val="none" w:sz="0" w:space="0" w:color="auto"/>
      </w:divBdr>
      <w:divsChild>
        <w:div w:id="27221540">
          <w:marLeft w:val="720"/>
          <w:marRight w:val="0"/>
          <w:marTop w:val="320"/>
          <w:marBottom w:val="0"/>
          <w:divBdr>
            <w:top w:val="none" w:sz="0" w:space="0" w:color="auto"/>
            <w:left w:val="none" w:sz="0" w:space="0" w:color="auto"/>
            <w:bottom w:val="none" w:sz="0" w:space="0" w:color="auto"/>
            <w:right w:val="none" w:sz="0" w:space="0" w:color="auto"/>
          </w:divBdr>
        </w:div>
        <w:div w:id="125707458">
          <w:marLeft w:val="1195"/>
          <w:marRight w:val="0"/>
          <w:marTop w:val="320"/>
          <w:marBottom w:val="0"/>
          <w:divBdr>
            <w:top w:val="none" w:sz="0" w:space="0" w:color="auto"/>
            <w:left w:val="none" w:sz="0" w:space="0" w:color="auto"/>
            <w:bottom w:val="none" w:sz="0" w:space="0" w:color="auto"/>
            <w:right w:val="none" w:sz="0" w:space="0" w:color="auto"/>
          </w:divBdr>
        </w:div>
        <w:div w:id="471212535">
          <w:marLeft w:val="1195"/>
          <w:marRight w:val="0"/>
          <w:marTop w:val="320"/>
          <w:marBottom w:val="0"/>
          <w:divBdr>
            <w:top w:val="none" w:sz="0" w:space="0" w:color="auto"/>
            <w:left w:val="none" w:sz="0" w:space="0" w:color="auto"/>
            <w:bottom w:val="none" w:sz="0" w:space="0" w:color="auto"/>
            <w:right w:val="none" w:sz="0" w:space="0" w:color="auto"/>
          </w:divBdr>
        </w:div>
        <w:div w:id="869534678">
          <w:marLeft w:val="720"/>
          <w:marRight w:val="0"/>
          <w:marTop w:val="320"/>
          <w:marBottom w:val="0"/>
          <w:divBdr>
            <w:top w:val="none" w:sz="0" w:space="0" w:color="auto"/>
            <w:left w:val="none" w:sz="0" w:space="0" w:color="auto"/>
            <w:bottom w:val="none" w:sz="0" w:space="0" w:color="auto"/>
            <w:right w:val="none" w:sz="0" w:space="0" w:color="auto"/>
          </w:divBdr>
        </w:div>
        <w:div w:id="1482386340">
          <w:marLeft w:val="720"/>
          <w:marRight w:val="0"/>
          <w:marTop w:val="320"/>
          <w:marBottom w:val="0"/>
          <w:divBdr>
            <w:top w:val="none" w:sz="0" w:space="0" w:color="auto"/>
            <w:left w:val="none" w:sz="0" w:space="0" w:color="auto"/>
            <w:bottom w:val="none" w:sz="0" w:space="0" w:color="auto"/>
            <w:right w:val="none" w:sz="0" w:space="0" w:color="auto"/>
          </w:divBdr>
        </w:div>
        <w:div w:id="1525443083">
          <w:marLeft w:val="1195"/>
          <w:marRight w:val="0"/>
          <w:marTop w:val="320"/>
          <w:marBottom w:val="0"/>
          <w:divBdr>
            <w:top w:val="none" w:sz="0" w:space="0" w:color="auto"/>
            <w:left w:val="none" w:sz="0" w:space="0" w:color="auto"/>
            <w:bottom w:val="none" w:sz="0" w:space="0" w:color="auto"/>
            <w:right w:val="none" w:sz="0" w:space="0" w:color="auto"/>
          </w:divBdr>
        </w:div>
        <w:div w:id="1556550360">
          <w:marLeft w:val="720"/>
          <w:marRight w:val="0"/>
          <w:marTop w:val="320"/>
          <w:marBottom w:val="0"/>
          <w:divBdr>
            <w:top w:val="none" w:sz="0" w:space="0" w:color="auto"/>
            <w:left w:val="none" w:sz="0" w:space="0" w:color="auto"/>
            <w:bottom w:val="none" w:sz="0" w:space="0" w:color="auto"/>
            <w:right w:val="none" w:sz="0" w:space="0" w:color="auto"/>
          </w:divBdr>
        </w:div>
        <w:div w:id="1593276077">
          <w:marLeft w:val="1195"/>
          <w:marRight w:val="0"/>
          <w:marTop w:val="320"/>
          <w:marBottom w:val="0"/>
          <w:divBdr>
            <w:top w:val="none" w:sz="0" w:space="0" w:color="auto"/>
            <w:left w:val="none" w:sz="0" w:space="0" w:color="auto"/>
            <w:bottom w:val="none" w:sz="0" w:space="0" w:color="auto"/>
            <w:right w:val="none" w:sz="0" w:space="0" w:color="auto"/>
          </w:divBdr>
        </w:div>
        <w:div w:id="1699502444">
          <w:marLeft w:val="720"/>
          <w:marRight w:val="0"/>
          <w:marTop w:val="320"/>
          <w:marBottom w:val="0"/>
          <w:divBdr>
            <w:top w:val="none" w:sz="0" w:space="0" w:color="auto"/>
            <w:left w:val="none" w:sz="0" w:space="0" w:color="auto"/>
            <w:bottom w:val="none" w:sz="0" w:space="0" w:color="auto"/>
            <w:right w:val="none" w:sz="0" w:space="0" w:color="auto"/>
          </w:divBdr>
        </w:div>
        <w:div w:id="1946421699">
          <w:marLeft w:val="720"/>
          <w:marRight w:val="0"/>
          <w:marTop w:val="320"/>
          <w:marBottom w:val="0"/>
          <w:divBdr>
            <w:top w:val="none" w:sz="0" w:space="0" w:color="auto"/>
            <w:left w:val="none" w:sz="0" w:space="0" w:color="auto"/>
            <w:bottom w:val="none" w:sz="0" w:space="0" w:color="auto"/>
            <w:right w:val="none" w:sz="0" w:space="0" w:color="auto"/>
          </w:divBdr>
        </w:div>
        <w:div w:id="2054186481">
          <w:marLeft w:val="720"/>
          <w:marRight w:val="0"/>
          <w:marTop w:val="320"/>
          <w:marBottom w:val="0"/>
          <w:divBdr>
            <w:top w:val="none" w:sz="0" w:space="0" w:color="auto"/>
            <w:left w:val="none" w:sz="0" w:space="0" w:color="auto"/>
            <w:bottom w:val="none" w:sz="0" w:space="0" w:color="auto"/>
            <w:right w:val="none" w:sz="0" w:space="0" w:color="auto"/>
          </w:divBdr>
        </w:div>
        <w:div w:id="2142455252">
          <w:marLeft w:val="720"/>
          <w:marRight w:val="0"/>
          <w:marTop w:val="320"/>
          <w:marBottom w:val="0"/>
          <w:divBdr>
            <w:top w:val="none" w:sz="0" w:space="0" w:color="auto"/>
            <w:left w:val="none" w:sz="0" w:space="0" w:color="auto"/>
            <w:bottom w:val="none" w:sz="0" w:space="0" w:color="auto"/>
            <w:right w:val="none" w:sz="0" w:space="0" w:color="auto"/>
          </w:divBdr>
        </w:div>
      </w:divsChild>
    </w:div>
    <w:div w:id="131218534">
      <w:bodyDiv w:val="1"/>
      <w:marLeft w:val="0"/>
      <w:marRight w:val="0"/>
      <w:marTop w:val="0"/>
      <w:marBottom w:val="0"/>
      <w:divBdr>
        <w:top w:val="none" w:sz="0" w:space="0" w:color="auto"/>
        <w:left w:val="none" w:sz="0" w:space="0" w:color="auto"/>
        <w:bottom w:val="none" w:sz="0" w:space="0" w:color="auto"/>
        <w:right w:val="none" w:sz="0" w:space="0" w:color="auto"/>
      </w:divBdr>
    </w:div>
    <w:div w:id="173884351">
      <w:bodyDiv w:val="1"/>
      <w:marLeft w:val="0"/>
      <w:marRight w:val="0"/>
      <w:marTop w:val="0"/>
      <w:marBottom w:val="0"/>
      <w:divBdr>
        <w:top w:val="none" w:sz="0" w:space="0" w:color="auto"/>
        <w:left w:val="none" w:sz="0" w:space="0" w:color="auto"/>
        <w:bottom w:val="none" w:sz="0" w:space="0" w:color="auto"/>
        <w:right w:val="none" w:sz="0" w:space="0" w:color="auto"/>
      </w:divBdr>
    </w:div>
    <w:div w:id="203493373">
      <w:bodyDiv w:val="1"/>
      <w:marLeft w:val="0"/>
      <w:marRight w:val="0"/>
      <w:marTop w:val="0"/>
      <w:marBottom w:val="0"/>
      <w:divBdr>
        <w:top w:val="none" w:sz="0" w:space="0" w:color="auto"/>
        <w:left w:val="none" w:sz="0" w:space="0" w:color="auto"/>
        <w:bottom w:val="none" w:sz="0" w:space="0" w:color="auto"/>
        <w:right w:val="none" w:sz="0" w:space="0" w:color="auto"/>
      </w:divBdr>
    </w:div>
    <w:div w:id="205532506">
      <w:bodyDiv w:val="1"/>
      <w:marLeft w:val="0"/>
      <w:marRight w:val="0"/>
      <w:marTop w:val="0"/>
      <w:marBottom w:val="0"/>
      <w:divBdr>
        <w:top w:val="none" w:sz="0" w:space="0" w:color="auto"/>
        <w:left w:val="none" w:sz="0" w:space="0" w:color="auto"/>
        <w:bottom w:val="none" w:sz="0" w:space="0" w:color="auto"/>
        <w:right w:val="none" w:sz="0" w:space="0" w:color="auto"/>
      </w:divBdr>
    </w:div>
    <w:div w:id="255212069">
      <w:bodyDiv w:val="1"/>
      <w:marLeft w:val="0"/>
      <w:marRight w:val="0"/>
      <w:marTop w:val="0"/>
      <w:marBottom w:val="0"/>
      <w:divBdr>
        <w:top w:val="none" w:sz="0" w:space="0" w:color="auto"/>
        <w:left w:val="none" w:sz="0" w:space="0" w:color="auto"/>
        <w:bottom w:val="none" w:sz="0" w:space="0" w:color="auto"/>
        <w:right w:val="none" w:sz="0" w:space="0" w:color="auto"/>
      </w:divBdr>
      <w:divsChild>
        <w:div w:id="127550081">
          <w:marLeft w:val="720"/>
          <w:marRight w:val="0"/>
          <w:marTop w:val="320"/>
          <w:marBottom w:val="0"/>
          <w:divBdr>
            <w:top w:val="none" w:sz="0" w:space="0" w:color="auto"/>
            <w:left w:val="none" w:sz="0" w:space="0" w:color="auto"/>
            <w:bottom w:val="none" w:sz="0" w:space="0" w:color="auto"/>
            <w:right w:val="none" w:sz="0" w:space="0" w:color="auto"/>
          </w:divBdr>
        </w:div>
        <w:div w:id="577593767">
          <w:marLeft w:val="720"/>
          <w:marRight w:val="0"/>
          <w:marTop w:val="320"/>
          <w:marBottom w:val="0"/>
          <w:divBdr>
            <w:top w:val="none" w:sz="0" w:space="0" w:color="auto"/>
            <w:left w:val="none" w:sz="0" w:space="0" w:color="auto"/>
            <w:bottom w:val="none" w:sz="0" w:space="0" w:color="auto"/>
            <w:right w:val="none" w:sz="0" w:space="0" w:color="auto"/>
          </w:divBdr>
        </w:div>
        <w:div w:id="742992885">
          <w:marLeft w:val="720"/>
          <w:marRight w:val="0"/>
          <w:marTop w:val="320"/>
          <w:marBottom w:val="0"/>
          <w:divBdr>
            <w:top w:val="none" w:sz="0" w:space="0" w:color="auto"/>
            <w:left w:val="none" w:sz="0" w:space="0" w:color="auto"/>
            <w:bottom w:val="none" w:sz="0" w:space="0" w:color="auto"/>
            <w:right w:val="none" w:sz="0" w:space="0" w:color="auto"/>
          </w:divBdr>
        </w:div>
        <w:div w:id="1066611883">
          <w:marLeft w:val="720"/>
          <w:marRight w:val="0"/>
          <w:marTop w:val="320"/>
          <w:marBottom w:val="0"/>
          <w:divBdr>
            <w:top w:val="none" w:sz="0" w:space="0" w:color="auto"/>
            <w:left w:val="none" w:sz="0" w:space="0" w:color="auto"/>
            <w:bottom w:val="none" w:sz="0" w:space="0" w:color="auto"/>
            <w:right w:val="none" w:sz="0" w:space="0" w:color="auto"/>
          </w:divBdr>
        </w:div>
        <w:div w:id="1587835618">
          <w:marLeft w:val="720"/>
          <w:marRight w:val="0"/>
          <w:marTop w:val="320"/>
          <w:marBottom w:val="0"/>
          <w:divBdr>
            <w:top w:val="none" w:sz="0" w:space="0" w:color="auto"/>
            <w:left w:val="none" w:sz="0" w:space="0" w:color="auto"/>
            <w:bottom w:val="none" w:sz="0" w:space="0" w:color="auto"/>
            <w:right w:val="none" w:sz="0" w:space="0" w:color="auto"/>
          </w:divBdr>
        </w:div>
        <w:div w:id="1920745814">
          <w:marLeft w:val="720"/>
          <w:marRight w:val="0"/>
          <w:marTop w:val="320"/>
          <w:marBottom w:val="0"/>
          <w:divBdr>
            <w:top w:val="none" w:sz="0" w:space="0" w:color="auto"/>
            <w:left w:val="none" w:sz="0" w:space="0" w:color="auto"/>
            <w:bottom w:val="none" w:sz="0" w:space="0" w:color="auto"/>
            <w:right w:val="none" w:sz="0" w:space="0" w:color="auto"/>
          </w:divBdr>
        </w:div>
        <w:div w:id="1922061593">
          <w:marLeft w:val="720"/>
          <w:marRight w:val="0"/>
          <w:marTop w:val="320"/>
          <w:marBottom w:val="0"/>
          <w:divBdr>
            <w:top w:val="none" w:sz="0" w:space="0" w:color="auto"/>
            <w:left w:val="none" w:sz="0" w:space="0" w:color="auto"/>
            <w:bottom w:val="none" w:sz="0" w:space="0" w:color="auto"/>
            <w:right w:val="none" w:sz="0" w:space="0" w:color="auto"/>
          </w:divBdr>
        </w:div>
      </w:divsChild>
    </w:div>
    <w:div w:id="379477188">
      <w:bodyDiv w:val="1"/>
      <w:marLeft w:val="0"/>
      <w:marRight w:val="0"/>
      <w:marTop w:val="0"/>
      <w:marBottom w:val="0"/>
      <w:divBdr>
        <w:top w:val="none" w:sz="0" w:space="0" w:color="auto"/>
        <w:left w:val="none" w:sz="0" w:space="0" w:color="auto"/>
        <w:bottom w:val="none" w:sz="0" w:space="0" w:color="auto"/>
        <w:right w:val="none" w:sz="0" w:space="0" w:color="auto"/>
      </w:divBdr>
    </w:div>
    <w:div w:id="471024478">
      <w:bodyDiv w:val="1"/>
      <w:marLeft w:val="0"/>
      <w:marRight w:val="0"/>
      <w:marTop w:val="0"/>
      <w:marBottom w:val="0"/>
      <w:divBdr>
        <w:top w:val="none" w:sz="0" w:space="0" w:color="auto"/>
        <w:left w:val="none" w:sz="0" w:space="0" w:color="auto"/>
        <w:bottom w:val="none" w:sz="0" w:space="0" w:color="auto"/>
        <w:right w:val="none" w:sz="0" w:space="0" w:color="auto"/>
      </w:divBdr>
      <w:divsChild>
        <w:div w:id="291714998">
          <w:marLeft w:val="720"/>
          <w:marRight w:val="0"/>
          <w:marTop w:val="320"/>
          <w:marBottom w:val="0"/>
          <w:divBdr>
            <w:top w:val="none" w:sz="0" w:space="0" w:color="auto"/>
            <w:left w:val="none" w:sz="0" w:space="0" w:color="auto"/>
            <w:bottom w:val="none" w:sz="0" w:space="0" w:color="auto"/>
            <w:right w:val="none" w:sz="0" w:space="0" w:color="auto"/>
          </w:divBdr>
        </w:div>
        <w:div w:id="625895845">
          <w:marLeft w:val="720"/>
          <w:marRight w:val="0"/>
          <w:marTop w:val="320"/>
          <w:marBottom w:val="0"/>
          <w:divBdr>
            <w:top w:val="none" w:sz="0" w:space="0" w:color="auto"/>
            <w:left w:val="none" w:sz="0" w:space="0" w:color="auto"/>
            <w:bottom w:val="none" w:sz="0" w:space="0" w:color="auto"/>
            <w:right w:val="none" w:sz="0" w:space="0" w:color="auto"/>
          </w:divBdr>
        </w:div>
        <w:div w:id="851801773">
          <w:marLeft w:val="720"/>
          <w:marRight w:val="0"/>
          <w:marTop w:val="320"/>
          <w:marBottom w:val="0"/>
          <w:divBdr>
            <w:top w:val="none" w:sz="0" w:space="0" w:color="auto"/>
            <w:left w:val="none" w:sz="0" w:space="0" w:color="auto"/>
            <w:bottom w:val="none" w:sz="0" w:space="0" w:color="auto"/>
            <w:right w:val="none" w:sz="0" w:space="0" w:color="auto"/>
          </w:divBdr>
        </w:div>
        <w:div w:id="874541969">
          <w:marLeft w:val="720"/>
          <w:marRight w:val="0"/>
          <w:marTop w:val="320"/>
          <w:marBottom w:val="0"/>
          <w:divBdr>
            <w:top w:val="none" w:sz="0" w:space="0" w:color="auto"/>
            <w:left w:val="none" w:sz="0" w:space="0" w:color="auto"/>
            <w:bottom w:val="none" w:sz="0" w:space="0" w:color="auto"/>
            <w:right w:val="none" w:sz="0" w:space="0" w:color="auto"/>
          </w:divBdr>
        </w:div>
        <w:div w:id="900599276">
          <w:marLeft w:val="720"/>
          <w:marRight w:val="0"/>
          <w:marTop w:val="320"/>
          <w:marBottom w:val="0"/>
          <w:divBdr>
            <w:top w:val="none" w:sz="0" w:space="0" w:color="auto"/>
            <w:left w:val="none" w:sz="0" w:space="0" w:color="auto"/>
            <w:bottom w:val="none" w:sz="0" w:space="0" w:color="auto"/>
            <w:right w:val="none" w:sz="0" w:space="0" w:color="auto"/>
          </w:divBdr>
        </w:div>
        <w:div w:id="932667841">
          <w:marLeft w:val="720"/>
          <w:marRight w:val="0"/>
          <w:marTop w:val="320"/>
          <w:marBottom w:val="0"/>
          <w:divBdr>
            <w:top w:val="none" w:sz="0" w:space="0" w:color="auto"/>
            <w:left w:val="none" w:sz="0" w:space="0" w:color="auto"/>
            <w:bottom w:val="none" w:sz="0" w:space="0" w:color="auto"/>
            <w:right w:val="none" w:sz="0" w:space="0" w:color="auto"/>
          </w:divBdr>
        </w:div>
        <w:div w:id="1306471768">
          <w:marLeft w:val="720"/>
          <w:marRight w:val="0"/>
          <w:marTop w:val="320"/>
          <w:marBottom w:val="0"/>
          <w:divBdr>
            <w:top w:val="none" w:sz="0" w:space="0" w:color="auto"/>
            <w:left w:val="none" w:sz="0" w:space="0" w:color="auto"/>
            <w:bottom w:val="none" w:sz="0" w:space="0" w:color="auto"/>
            <w:right w:val="none" w:sz="0" w:space="0" w:color="auto"/>
          </w:divBdr>
        </w:div>
        <w:div w:id="1974939790">
          <w:marLeft w:val="720"/>
          <w:marRight w:val="0"/>
          <w:marTop w:val="320"/>
          <w:marBottom w:val="0"/>
          <w:divBdr>
            <w:top w:val="none" w:sz="0" w:space="0" w:color="auto"/>
            <w:left w:val="none" w:sz="0" w:space="0" w:color="auto"/>
            <w:bottom w:val="none" w:sz="0" w:space="0" w:color="auto"/>
            <w:right w:val="none" w:sz="0" w:space="0" w:color="auto"/>
          </w:divBdr>
        </w:div>
        <w:div w:id="2078088086">
          <w:marLeft w:val="720"/>
          <w:marRight w:val="0"/>
          <w:marTop w:val="320"/>
          <w:marBottom w:val="0"/>
          <w:divBdr>
            <w:top w:val="none" w:sz="0" w:space="0" w:color="auto"/>
            <w:left w:val="none" w:sz="0" w:space="0" w:color="auto"/>
            <w:bottom w:val="none" w:sz="0" w:space="0" w:color="auto"/>
            <w:right w:val="none" w:sz="0" w:space="0" w:color="auto"/>
          </w:divBdr>
        </w:div>
      </w:divsChild>
    </w:div>
    <w:div w:id="620721876">
      <w:bodyDiv w:val="1"/>
      <w:marLeft w:val="0"/>
      <w:marRight w:val="0"/>
      <w:marTop w:val="0"/>
      <w:marBottom w:val="0"/>
      <w:divBdr>
        <w:top w:val="none" w:sz="0" w:space="0" w:color="auto"/>
        <w:left w:val="none" w:sz="0" w:space="0" w:color="auto"/>
        <w:bottom w:val="none" w:sz="0" w:space="0" w:color="auto"/>
        <w:right w:val="none" w:sz="0" w:space="0" w:color="auto"/>
      </w:divBdr>
    </w:div>
    <w:div w:id="666784419">
      <w:bodyDiv w:val="1"/>
      <w:marLeft w:val="0"/>
      <w:marRight w:val="0"/>
      <w:marTop w:val="0"/>
      <w:marBottom w:val="0"/>
      <w:divBdr>
        <w:top w:val="none" w:sz="0" w:space="0" w:color="auto"/>
        <w:left w:val="none" w:sz="0" w:space="0" w:color="auto"/>
        <w:bottom w:val="none" w:sz="0" w:space="0" w:color="auto"/>
        <w:right w:val="none" w:sz="0" w:space="0" w:color="auto"/>
      </w:divBdr>
    </w:div>
    <w:div w:id="695352207">
      <w:bodyDiv w:val="1"/>
      <w:marLeft w:val="0"/>
      <w:marRight w:val="0"/>
      <w:marTop w:val="0"/>
      <w:marBottom w:val="0"/>
      <w:divBdr>
        <w:top w:val="none" w:sz="0" w:space="0" w:color="auto"/>
        <w:left w:val="none" w:sz="0" w:space="0" w:color="auto"/>
        <w:bottom w:val="none" w:sz="0" w:space="0" w:color="auto"/>
        <w:right w:val="none" w:sz="0" w:space="0" w:color="auto"/>
      </w:divBdr>
    </w:div>
    <w:div w:id="781732477">
      <w:bodyDiv w:val="1"/>
      <w:marLeft w:val="0"/>
      <w:marRight w:val="0"/>
      <w:marTop w:val="0"/>
      <w:marBottom w:val="0"/>
      <w:divBdr>
        <w:top w:val="none" w:sz="0" w:space="0" w:color="auto"/>
        <w:left w:val="none" w:sz="0" w:space="0" w:color="auto"/>
        <w:bottom w:val="none" w:sz="0" w:space="0" w:color="auto"/>
        <w:right w:val="none" w:sz="0" w:space="0" w:color="auto"/>
      </w:divBdr>
    </w:div>
    <w:div w:id="809518847">
      <w:bodyDiv w:val="1"/>
      <w:marLeft w:val="0"/>
      <w:marRight w:val="0"/>
      <w:marTop w:val="0"/>
      <w:marBottom w:val="0"/>
      <w:divBdr>
        <w:top w:val="none" w:sz="0" w:space="0" w:color="auto"/>
        <w:left w:val="none" w:sz="0" w:space="0" w:color="auto"/>
        <w:bottom w:val="none" w:sz="0" w:space="0" w:color="auto"/>
        <w:right w:val="none" w:sz="0" w:space="0" w:color="auto"/>
      </w:divBdr>
    </w:div>
    <w:div w:id="854462061">
      <w:bodyDiv w:val="1"/>
      <w:marLeft w:val="0"/>
      <w:marRight w:val="0"/>
      <w:marTop w:val="0"/>
      <w:marBottom w:val="0"/>
      <w:divBdr>
        <w:top w:val="none" w:sz="0" w:space="0" w:color="auto"/>
        <w:left w:val="none" w:sz="0" w:space="0" w:color="auto"/>
        <w:bottom w:val="none" w:sz="0" w:space="0" w:color="auto"/>
        <w:right w:val="none" w:sz="0" w:space="0" w:color="auto"/>
      </w:divBdr>
      <w:divsChild>
        <w:div w:id="1044333507">
          <w:marLeft w:val="0"/>
          <w:marRight w:val="0"/>
          <w:marTop w:val="0"/>
          <w:marBottom w:val="0"/>
          <w:divBdr>
            <w:top w:val="none" w:sz="0" w:space="0" w:color="auto"/>
            <w:left w:val="none" w:sz="0" w:space="0" w:color="auto"/>
            <w:bottom w:val="none" w:sz="0" w:space="0" w:color="auto"/>
            <w:right w:val="none" w:sz="0" w:space="0" w:color="auto"/>
          </w:divBdr>
          <w:divsChild>
            <w:div w:id="1888568226">
              <w:marLeft w:val="600"/>
              <w:marRight w:val="600"/>
              <w:marTop w:val="0"/>
              <w:marBottom w:val="0"/>
              <w:divBdr>
                <w:top w:val="none" w:sz="0" w:space="0" w:color="auto"/>
                <w:left w:val="none" w:sz="0" w:space="0" w:color="auto"/>
                <w:bottom w:val="none" w:sz="0" w:space="0" w:color="auto"/>
                <w:right w:val="none" w:sz="0" w:space="0" w:color="auto"/>
              </w:divBdr>
              <w:divsChild>
                <w:div w:id="358823476">
                  <w:marLeft w:val="0"/>
                  <w:marRight w:val="0"/>
                  <w:marTop w:val="0"/>
                  <w:marBottom w:val="0"/>
                  <w:divBdr>
                    <w:top w:val="none" w:sz="0" w:space="0" w:color="auto"/>
                    <w:left w:val="none" w:sz="0" w:space="0" w:color="auto"/>
                    <w:bottom w:val="none" w:sz="0" w:space="0" w:color="auto"/>
                    <w:right w:val="none" w:sz="0" w:space="0" w:color="auto"/>
                  </w:divBdr>
                  <w:divsChild>
                    <w:div w:id="1238662624">
                      <w:marLeft w:val="-4320"/>
                      <w:marRight w:val="0"/>
                      <w:marTop w:val="0"/>
                      <w:marBottom w:val="0"/>
                      <w:divBdr>
                        <w:top w:val="none" w:sz="0" w:space="0" w:color="auto"/>
                        <w:left w:val="none" w:sz="0" w:space="0" w:color="auto"/>
                        <w:bottom w:val="none" w:sz="0" w:space="0" w:color="auto"/>
                        <w:right w:val="none" w:sz="0" w:space="0" w:color="auto"/>
                      </w:divBdr>
                      <w:divsChild>
                        <w:div w:id="971597306">
                          <w:marLeft w:val="4320"/>
                          <w:marRight w:val="0"/>
                          <w:marTop w:val="0"/>
                          <w:marBottom w:val="0"/>
                          <w:divBdr>
                            <w:top w:val="none" w:sz="0" w:space="0" w:color="auto"/>
                            <w:left w:val="none" w:sz="0" w:space="0" w:color="auto"/>
                            <w:bottom w:val="none" w:sz="0" w:space="0" w:color="auto"/>
                            <w:right w:val="none" w:sz="0" w:space="0" w:color="auto"/>
                          </w:divBdr>
                          <w:divsChild>
                            <w:div w:id="1283153765">
                              <w:marLeft w:val="0"/>
                              <w:marRight w:val="0"/>
                              <w:marTop w:val="0"/>
                              <w:marBottom w:val="0"/>
                              <w:divBdr>
                                <w:top w:val="none" w:sz="0" w:space="0" w:color="auto"/>
                                <w:left w:val="none" w:sz="0" w:space="0" w:color="auto"/>
                                <w:bottom w:val="none" w:sz="0" w:space="0" w:color="auto"/>
                                <w:right w:val="none" w:sz="0" w:space="0" w:color="auto"/>
                              </w:divBdr>
                              <w:divsChild>
                                <w:div w:id="2071611816">
                                  <w:marLeft w:val="0"/>
                                  <w:marRight w:val="0"/>
                                  <w:marTop w:val="0"/>
                                  <w:marBottom w:val="0"/>
                                  <w:divBdr>
                                    <w:top w:val="none" w:sz="0" w:space="0" w:color="auto"/>
                                    <w:left w:val="none" w:sz="0" w:space="0" w:color="auto"/>
                                    <w:bottom w:val="none" w:sz="0" w:space="0" w:color="auto"/>
                                    <w:right w:val="none" w:sz="0" w:space="0" w:color="auto"/>
                                  </w:divBdr>
                                  <w:divsChild>
                                    <w:div w:id="234095465">
                                      <w:marLeft w:val="0"/>
                                      <w:marRight w:val="0"/>
                                      <w:marTop w:val="0"/>
                                      <w:marBottom w:val="0"/>
                                      <w:divBdr>
                                        <w:top w:val="dashed" w:sz="6" w:space="0" w:color="auto"/>
                                        <w:left w:val="dashed" w:sz="6" w:space="0" w:color="auto"/>
                                        <w:bottom w:val="dashed" w:sz="6" w:space="0" w:color="auto"/>
                                        <w:right w:val="dashed" w:sz="6" w:space="0" w:color="auto"/>
                                      </w:divBdr>
                                      <w:divsChild>
                                        <w:div w:id="510876789">
                                          <w:marLeft w:val="0"/>
                                          <w:marRight w:val="0"/>
                                          <w:marTop w:val="0"/>
                                          <w:marBottom w:val="0"/>
                                          <w:divBdr>
                                            <w:top w:val="none" w:sz="0" w:space="0" w:color="auto"/>
                                            <w:left w:val="none" w:sz="0" w:space="0" w:color="auto"/>
                                            <w:bottom w:val="none" w:sz="0" w:space="0" w:color="auto"/>
                                            <w:right w:val="none" w:sz="0" w:space="0" w:color="auto"/>
                                          </w:divBdr>
                                        </w:div>
                                        <w:div w:id="1895198361">
                                          <w:marLeft w:val="0"/>
                                          <w:marRight w:val="0"/>
                                          <w:marTop w:val="0"/>
                                          <w:marBottom w:val="0"/>
                                          <w:divBdr>
                                            <w:top w:val="none" w:sz="0" w:space="0" w:color="auto"/>
                                            <w:left w:val="none" w:sz="0" w:space="0" w:color="auto"/>
                                            <w:bottom w:val="none" w:sz="0" w:space="0" w:color="auto"/>
                                            <w:right w:val="none" w:sz="0" w:space="0" w:color="auto"/>
                                          </w:divBdr>
                                        </w:div>
                                      </w:divsChild>
                                    </w:div>
                                    <w:div w:id="1999066627">
                                      <w:marLeft w:val="0"/>
                                      <w:marRight w:val="0"/>
                                      <w:marTop w:val="0"/>
                                      <w:marBottom w:val="0"/>
                                      <w:divBdr>
                                        <w:top w:val="dashed" w:sz="6" w:space="0" w:color="auto"/>
                                        <w:left w:val="dashed" w:sz="6" w:space="0" w:color="auto"/>
                                        <w:bottom w:val="dashed" w:sz="6" w:space="0" w:color="auto"/>
                                        <w:right w:val="dashed" w:sz="6" w:space="0" w:color="auto"/>
                                      </w:divBdr>
                                      <w:divsChild>
                                        <w:div w:id="177933127">
                                          <w:marLeft w:val="0"/>
                                          <w:marRight w:val="0"/>
                                          <w:marTop w:val="0"/>
                                          <w:marBottom w:val="0"/>
                                          <w:divBdr>
                                            <w:top w:val="none" w:sz="0" w:space="0" w:color="auto"/>
                                            <w:left w:val="none" w:sz="0" w:space="0" w:color="auto"/>
                                            <w:bottom w:val="none" w:sz="0" w:space="0" w:color="auto"/>
                                            <w:right w:val="none" w:sz="0" w:space="0" w:color="auto"/>
                                          </w:divBdr>
                                        </w:div>
                                        <w:div w:id="92047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6892784">
      <w:bodyDiv w:val="1"/>
      <w:marLeft w:val="0"/>
      <w:marRight w:val="0"/>
      <w:marTop w:val="0"/>
      <w:marBottom w:val="0"/>
      <w:divBdr>
        <w:top w:val="none" w:sz="0" w:space="0" w:color="auto"/>
        <w:left w:val="none" w:sz="0" w:space="0" w:color="auto"/>
        <w:bottom w:val="none" w:sz="0" w:space="0" w:color="auto"/>
        <w:right w:val="none" w:sz="0" w:space="0" w:color="auto"/>
      </w:divBdr>
    </w:div>
    <w:div w:id="882209994">
      <w:bodyDiv w:val="1"/>
      <w:marLeft w:val="0"/>
      <w:marRight w:val="0"/>
      <w:marTop w:val="0"/>
      <w:marBottom w:val="0"/>
      <w:divBdr>
        <w:top w:val="none" w:sz="0" w:space="0" w:color="auto"/>
        <w:left w:val="none" w:sz="0" w:space="0" w:color="auto"/>
        <w:bottom w:val="none" w:sz="0" w:space="0" w:color="auto"/>
        <w:right w:val="none" w:sz="0" w:space="0" w:color="auto"/>
      </w:divBdr>
      <w:divsChild>
        <w:div w:id="136992262">
          <w:marLeft w:val="547"/>
          <w:marRight w:val="0"/>
          <w:marTop w:val="320"/>
          <w:marBottom w:val="0"/>
          <w:divBdr>
            <w:top w:val="none" w:sz="0" w:space="0" w:color="auto"/>
            <w:left w:val="none" w:sz="0" w:space="0" w:color="auto"/>
            <w:bottom w:val="none" w:sz="0" w:space="0" w:color="auto"/>
            <w:right w:val="none" w:sz="0" w:space="0" w:color="auto"/>
          </w:divBdr>
        </w:div>
        <w:div w:id="705519536">
          <w:marLeft w:val="547"/>
          <w:marRight w:val="0"/>
          <w:marTop w:val="320"/>
          <w:marBottom w:val="0"/>
          <w:divBdr>
            <w:top w:val="none" w:sz="0" w:space="0" w:color="auto"/>
            <w:left w:val="none" w:sz="0" w:space="0" w:color="auto"/>
            <w:bottom w:val="none" w:sz="0" w:space="0" w:color="auto"/>
            <w:right w:val="none" w:sz="0" w:space="0" w:color="auto"/>
          </w:divBdr>
        </w:div>
        <w:div w:id="1069108515">
          <w:marLeft w:val="1008"/>
          <w:marRight w:val="0"/>
          <w:marTop w:val="320"/>
          <w:marBottom w:val="0"/>
          <w:divBdr>
            <w:top w:val="none" w:sz="0" w:space="0" w:color="auto"/>
            <w:left w:val="none" w:sz="0" w:space="0" w:color="auto"/>
            <w:bottom w:val="none" w:sz="0" w:space="0" w:color="auto"/>
            <w:right w:val="none" w:sz="0" w:space="0" w:color="auto"/>
          </w:divBdr>
        </w:div>
        <w:div w:id="1278869968">
          <w:marLeft w:val="547"/>
          <w:marRight w:val="0"/>
          <w:marTop w:val="320"/>
          <w:marBottom w:val="0"/>
          <w:divBdr>
            <w:top w:val="none" w:sz="0" w:space="0" w:color="auto"/>
            <w:left w:val="none" w:sz="0" w:space="0" w:color="auto"/>
            <w:bottom w:val="none" w:sz="0" w:space="0" w:color="auto"/>
            <w:right w:val="none" w:sz="0" w:space="0" w:color="auto"/>
          </w:divBdr>
        </w:div>
        <w:div w:id="1523473813">
          <w:marLeft w:val="1008"/>
          <w:marRight w:val="0"/>
          <w:marTop w:val="320"/>
          <w:marBottom w:val="0"/>
          <w:divBdr>
            <w:top w:val="none" w:sz="0" w:space="0" w:color="auto"/>
            <w:left w:val="none" w:sz="0" w:space="0" w:color="auto"/>
            <w:bottom w:val="none" w:sz="0" w:space="0" w:color="auto"/>
            <w:right w:val="none" w:sz="0" w:space="0" w:color="auto"/>
          </w:divBdr>
        </w:div>
        <w:div w:id="1653365145">
          <w:marLeft w:val="1008"/>
          <w:marRight w:val="0"/>
          <w:marTop w:val="320"/>
          <w:marBottom w:val="0"/>
          <w:divBdr>
            <w:top w:val="none" w:sz="0" w:space="0" w:color="auto"/>
            <w:left w:val="none" w:sz="0" w:space="0" w:color="auto"/>
            <w:bottom w:val="none" w:sz="0" w:space="0" w:color="auto"/>
            <w:right w:val="none" w:sz="0" w:space="0" w:color="auto"/>
          </w:divBdr>
        </w:div>
      </w:divsChild>
    </w:div>
    <w:div w:id="1052773437">
      <w:bodyDiv w:val="1"/>
      <w:marLeft w:val="0"/>
      <w:marRight w:val="0"/>
      <w:marTop w:val="0"/>
      <w:marBottom w:val="0"/>
      <w:divBdr>
        <w:top w:val="none" w:sz="0" w:space="0" w:color="auto"/>
        <w:left w:val="none" w:sz="0" w:space="0" w:color="auto"/>
        <w:bottom w:val="none" w:sz="0" w:space="0" w:color="auto"/>
        <w:right w:val="none" w:sz="0" w:space="0" w:color="auto"/>
      </w:divBdr>
    </w:div>
    <w:div w:id="1065185572">
      <w:bodyDiv w:val="1"/>
      <w:marLeft w:val="0"/>
      <w:marRight w:val="0"/>
      <w:marTop w:val="0"/>
      <w:marBottom w:val="0"/>
      <w:divBdr>
        <w:top w:val="none" w:sz="0" w:space="0" w:color="auto"/>
        <w:left w:val="none" w:sz="0" w:space="0" w:color="auto"/>
        <w:bottom w:val="none" w:sz="0" w:space="0" w:color="auto"/>
        <w:right w:val="none" w:sz="0" w:space="0" w:color="auto"/>
      </w:divBdr>
    </w:div>
    <w:div w:id="1065763757">
      <w:bodyDiv w:val="1"/>
      <w:marLeft w:val="0"/>
      <w:marRight w:val="0"/>
      <w:marTop w:val="0"/>
      <w:marBottom w:val="0"/>
      <w:divBdr>
        <w:top w:val="none" w:sz="0" w:space="0" w:color="auto"/>
        <w:left w:val="none" w:sz="0" w:space="0" w:color="auto"/>
        <w:bottom w:val="none" w:sz="0" w:space="0" w:color="auto"/>
        <w:right w:val="none" w:sz="0" w:space="0" w:color="auto"/>
      </w:divBdr>
    </w:div>
    <w:div w:id="1096056140">
      <w:bodyDiv w:val="1"/>
      <w:marLeft w:val="0"/>
      <w:marRight w:val="0"/>
      <w:marTop w:val="0"/>
      <w:marBottom w:val="0"/>
      <w:divBdr>
        <w:top w:val="none" w:sz="0" w:space="0" w:color="auto"/>
        <w:left w:val="none" w:sz="0" w:space="0" w:color="auto"/>
        <w:bottom w:val="none" w:sz="0" w:space="0" w:color="auto"/>
        <w:right w:val="none" w:sz="0" w:space="0" w:color="auto"/>
      </w:divBdr>
      <w:divsChild>
        <w:div w:id="1927305134">
          <w:marLeft w:val="0"/>
          <w:marRight w:val="0"/>
          <w:marTop w:val="0"/>
          <w:marBottom w:val="0"/>
          <w:divBdr>
            <w:top w:val="none" w:sz="0" w:space="0" w:color="auto"/>
            <w:left w:val="none" w:sz="0" w:space="0" w:color="auto"/>
            <w:bottom w:val="none" w:sz="0" w:space="0" w:color="auto"/>
            <w:right w:val="none" w:sz="0" w:space="0" w:color="auto"/>
          </w:divBdr>
        </w:div>
      </w:divsChild>
    </w:div>
    <w:div w:id="1195584258">
      <w:bodyDiv w:val="1"/>
      <w:marLeft w:val="0"/>
      <w:marRight w:val="0"/>
      <w:marTop w:val="0"/>
      <w:marBottom w:val="0"/>
      <w:divBdr>
        <w:top w:val="none" w:sz="0" w:space="0" w:color="auto"/>
        <w:left w:val="none" w:sz="0" w:space="0" w:color="auto"/>
        <w:bottom w:val="none" w:sz="0" w:space="0" w:color="auto"/>
        <w:right w:val="none" w:sz="0" w:space="0" w:color="auto"/>
      </w:divBdr>
    </w:div>
    <w:div w:id="1221600216">
      <w:bodyDiv w:val="1"/>
      <w:marLeft w:val="0"/>
      <w:marRight w:val="0"/>
      <w:marTop w:val="0"/>
      <w:marBottom w:val="0"/>
      <w:divBdr>
        <w:top w:val="none" w:sz="0" w:space="0" w:color="auto"/>
        <w:left w:val="none" w:sz="0" w:space="0" w:color="auto"/>
        <w:bottom w:val="none" w:sz="0" w:space="0" w:color="auto"/>
        <w:right w:val="none" w:sz="0" w:space="0" w:color="auto"/>
      </w:divBdr>
      <w:divsChild>
        <w:div w:id="2013297000">
          <w:marLeft w:val="0"/>
          <w:marRight w:val="0"/>
          <w:marTop w:val="0"/>
          <w:marBottom w:val="0"/>
          <w:divBdr>
            <w:top w:val="none" w:sz="0" w:space="0" w:color="auto"/>
            <w:left w:val="none" w:sz="0" w:space="0" w:color="auto"/>
            <w:bottom w:val="none" w:sz="0" w:space="0" w:color="auto"/>
            <w:right w:val="none" w:sz="0" w:space="0" w:color="auto"/>
          </w:divBdr>
        </w:div>
      </w:divsChild>
    </w:div>
    <w:div w:id="1306353213">
      <w:bodyDiv w:val="1"/>
      <w:marLeft w:val="0"/>
      <w:marRight w:val="0"/>
      <w:marTop w:val="0"/>
      <w:marBottom w:val="0"/>
      <w:divBdr>
        <w:top w:val="none" w:sz="0" w:space="0" w:color="auto"/>
        <w:left w:val="none" w:sz="0" w:space="0" w:color="auto"/>
        <w:bottom w:val="none" w:sz="0" w:space="0" w:color="auto"/>
        <w:right w:val="none" w:sz="0" w:space="0" w:color="auto"/>
      </w:divBdr>
    </w:div>
    <w:div w:id="1354376767">
      <w:bodyDiv w:val="1"/>
      <w:marLeft w:val="0"/>
      <w:marRight w:val="0"/>
      <w:marTop w:val="0"/>
      <w:marBottom w:val="0"/>
      <w:divBdr>
        <w:top w:val="none" w:sz="0" w:space="0" w:color="auto"/>
        <w:left w:val="none" w:sz="0" w:space="0" w:color="auto"/>
        <w:bottom w:val="none" w:sz="0" w:space="0" w:color="auto"/>
        <w:right w:val="none" w:sz="0" w:space="0" w:color="auto"/>
      </w:divBdr>
      <w:divsChild>
        <w:div w:id="1914392735">
          <w:marLeft w:val="547"/>
          <w:marRight w:val="0"/>
          <w:marTop w:val="240"/>
          <w:marBottom w:val="0"/>
          <w:divBdr>
            <w:top w:val="none" w:sz="0" w:space="0" w:color="auto"/>
            <w:left w:val="none" w:sz="0" w:space="0" w:color="auto"/>
            <w:bottom w:val="none" w:sz="0" w:space="0" w:color="auto"/>
            <w:right w:val="none" w:sz="0" w:space="0" w:color="auto"/>
          </w:divBdr>
        </w:div>
        <w:div w:id="247811982">
          <w:marLeft w:val="893"/>
          <w:marRight w:val="0"/>
          <w:marTop w:val="240"/>
          <w:marBottom w:val="0"/>
          <w:divBdr>
            <w:top w:val="none" w:sz="0" w:space="0" w:color="auto"/>
            <w:left w:val="none" w:sz="0" w:space="0" w:color="auto"/>
            <w:bottom w:val="none" w:sz="0" w:space="0" w:color="auto"/>
            <w:right w:val="none" w:sz="0" w:space="0" w:color="auto"/>
          </w:divBdr>
        </w:div>
        <w:div w:id="543056111">
          <w:marLeft w:val="893"/>
          <w:marRight w:val="0"/>
          <w:marTop w:val="240"/>
          <w:marBottom w:val="0"/>
          <w:divBdr>
            <w:top w:val="none" w:sz="0" w:space="0" w:color="auto"/>
            <w:left w:val="none" w:sz="0" w:space="0" w:color="auto"/>
            <w:bottom w:val="none" w:sz="0" w:space="0" w:color="auto"/>
            <w:right w:val="none" w:sz="0" w:space="0" w:color="auto"/>
          </w:divBdr>
        </w:div>
        <w:div w:id="1253783028">
          <w:marLeft w:val="893"/>
          <w:marRight w:val="0"/>
          <w:marTop w:val="240"/>
          <w:marBottom w:val="0"/>
          <w:divBdr>
            <w:top w:val="none" w:sz="0" w:space="0" w:color="auto"/>
            <w:left w:val="none" w:sz="0" w:space="0" w:color="auto"/>
            <w:bottom w:val="none" w:sz="0" w:space="0" w:color="auto"/>
            <w:right w:val="none" w:sz="0" w:space="0" w:color="auto"/>
          </w:divBdr>
        </w:div>
        <w:div w:id="1739982076">
          <w:marLeft w:val="893"/>
          <w:marRight w:val="0"/>
          <w:marTop w:val="240"/>
          <w:marBottom w:val="0"/>
          <w:divBdr>
            <w:top w:val="none" w:sz="0" w:space="0" w:color="auto"/>
            <w:left w:val="none" w:sz="0" w:space="0" w:color="auto"/>
            <w:bottom w:val="none" w:sz="0" w:space="0" w:color="auto"/>
            <w:right w:val="none" w:sz="0" w:space="0" w:color="auto"/>
          </w:divBdr>
        </w:div>
      </w:divsChild>
    </w:div>
    <w:div w:id="1369453426">
      <w:bodyDiv w:val="1"/>
      <w:marLeft w:val="0"/>
      <w:marRight w:val="0"/>
      <w:marTop w:val="0"/>
      <w:marBottom w:val="0"/>
      <w:divBdr>
        <w:top w:val="none" w:sz="0" w:space="0" w:color="auto"/>
        <w:left w:val="none" w:sz="0" w:space="0" w:color="auto"/>
        <w:bottom w:val="none" w:sz="0" w:space="0" w:color="auto"/>
        <w:right w:val="none" w:sz="0" w:space="0" w:color="auto"/>
      </w:divBdr>
    </w:div>
    <w:div w:id="1493597439">
      <w:bodyDiv w:val="1"/>
      <w:marLeft w:val="0"/>
      <w:marRight w:val="0"/>
      <w:marTop w:val="0"/>
      <w:marBottom w:val="0"/>
      <w:divBdr>
        <w:top w:val="none" w:sz="0" w:space="0" w:color="auto"/>
        <w:left w:val="none" w:sz="0" w:space="0" w:color="auto"/>
        <w:bottom w:val="none" w:sz="0" w:space="0" w:color="auto"/>
        <w:right w:val="none" w:sz="0" w:space="0" w:color="auto"/>
      </w:divBdr>
    </w:div>
    <w:div w:id="1531915590">
      <w:bodyDiv w:val="1"/>
      <w:marLeft w:val="0"/>
      <w:marRight w:val="0"/>
      <w:marTop w:val="0"/>
      <w:marBottom w:val="0"/>
      <w:divBdr>
        <w:top w:val="none" w:sz="0" w:space="0" w:color="auto"/>
        <w:left w:val="none" w:sz="0" w:space="0" w:color="auto"/>
        <w:bottom w:val="none" w:sz="0" w:space="0" w:color="auto"/>
        <w:right w:val="none" w:sz="0" w:space="0" w:color="auto"/>
      </w:divBdr>
      <w:divsChild>
        <w:div w:id="507527508">
          <w:marLeft w:val="0"/>
          <w:marRight w:val="0"/>
          <w:marTop w:val="0"/>
          <w:marBottom w:val="0"/>
          <w:divBdr>
            <w:top w:val="none" w:sz="0" w:space="0" w:color="auto"/>
            <w:left w:val="none" w:sz="0" w:space="0" w:color="auto"/>
            <w:bottom w:val="none" w:sz="0" w:space="0" w:color="auto"/>
            <w:right w:val="none" w:sz="0" w:space="0" w:color="auto"/>
          </w:divBdr>
          <w:divsChild>
            <w:div w:id="767576330">
              <w:marLeft w:val="600"/>
              <w:marRight w:val="600"/>
              <w:marTop w:val="0"/>
              <w:marBottom w:val="0"/>
              <w:divBdr>
                <w:top w:val="none" w:sz="0" w:space="0" w:color="auto"/>
                <w:left w:val="none" w:sz="0" w:space="0" w:color="auto"/>
                <w:bottom w:val="none" w:sz="0" w:space="0" w:color="auto"/>
                <w:right w:val="none" w:sz="0" w:space="0" w:color="auto"/>
              </w:divBdr>
              <w:divsChild>
                <w:div w:id="939945352">
                  <w:marLeft w:val="0"/>
                  <w:marRight w:val="0"/>
                  <w:marTop w:val="0"/>
                  <w:marBottom w:val="0"/>
                  <w:divBdr>
                    <w:top w:val="none" w:sz="0" w:space="0" w:color="auto"/>
                    <w:left w:val="none" w:sz="0" w:space="0" w:color="auto"/>
                    <w:bottom w:val="none" w:sz="0" w:space="0" w:color="auto"/>
                    <w:right w:val="none" w:sz="0" w:space="0" w:color="auto"/>
                  </w:divBdr>
                  <w:divsChild>
                    <w:div w:id="563682998">
                      <w:marLeft w:val="-4320"/>
                      <w:marRight w:val="0"/>
                      <w:marTop w:val="0"/>
                      <w:marBottom w:val="0"/>
                      <w:divBdr>
                        <w:top w:val="none" w:sz="0" w:space="0" w:color="auto"/>
                        <w:left w:val="none" w:sz="0" w:space="0" w:color="auto"/>
                        <w:bottom w:val="none" w:sz="0" w:space="0" w:color="auto"/>
                        <w:right w:val="none" w:sz="0" w:space="0" w:color="auto"/>
                      </w:divBdr>
                      <w:divsChild>
                        <w:div w:id="1658607840">
                          <w:marLeft w:val="4320"/>
                          <w:marRight w:val="0"/>
                          <w:marTop w:val="0"/>
                          <w:marBottom w:val="0"/>
                          <w:divBdr>
                            <w:top w:val="none" w:sz="0" w:space="0" w:color="auto"/>
                            <w:left w:val="none" w:sz="0" w:space="0" w:color="auto"/>
                            <w:bottom w:val="none" w:sz="0" w:space="0" w:color="auto"/>
                            <w:right w:val="none" w:sz="0" w:space="0" w:color="auto"/>
                          </w:divBdr>
                          <w:divsChild>
                            <w:div w:id="1791316099">
                              <w:marLeft w:val="0"/>
                              <w:marRight w:val="0"/>
                              <w:marTop w:val="0"/>
                              <w:marBottom w:val="0"/>
                              <w:divBdr>
                                <w:top w:val="none" w:sz="0" w:space="0" w:color="auto"/>
                                <w:left w:val="none" w:sz="0" w:space="0" w:color="auto"/>
                                <w:bottom w:val="none" w:sz="0" w:space="0" w:color="auto"/>
                                <w:right w:val="none" w:sz="0" w:space="0" w:color="auto"/>
                              </w:divBdr>
                              <w:divsChild>
                                <w:div w:id="941187265">
                                  <w:marLeft w:val="0"/>
                                  <w:marRight w:val="0"/>
                                  <w:marTop w:val="0"/>
                                  <w:marBottom w:val="0"/>
                                  <w:divBdr>
                                    <w:top w:val="none" w:sz="0" w:space="0" w:color="auto"/>
                                    <w:left w:val="none" w:sz="0" w:space="0" w:color="auto"/>
                                    <w:bottom w:val="none" w:sz="0" w:space="0" w:color="auto"/>
                                    <w:right w:val="none" w:sz="0" w:space="0" w:color="auto"/>
                                  </w:divBdr>
                                  <w:divsChild>
                                    <w:div w:id="384137770">
                                      <w:marLeft w:val="0"/>
                                      <w:marRight w:val="0"/>
                                      <w:marTop w:val="0"/>
                                      <w:marBottom w:val="0"/>
                                      <w:divBdr>
                                        <w:top w:val="dashed" w:sz="6" w:space="0" w:color="auto"/>
                                        <w:left w:val="dashed" w:sz="6" w:space="0" w:color="auto"/>
                                        <w:bottom w:val="dashed" w:sz="6" w:space="0" w:color="auto"/>
                                        <w:right w:val="dashed" w:sz="6" w:space="0" w:color="auto"/>
                                      </w:divBdr>
                                      <w:divsChild>
                                        <w:div w:id="149252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1178853">
      <w:bodyDiv w:val="1"/>
      <w:marLeft w:val="0"/>
      <w:marRight w:val="0"/>
      <w:marTop w:val="0"/>
      <w:marBottom w:val="0"/>
      <w:divBdr>
        <w:top w:val="none" w:sz="0" w:space="0" w:color="auto"/>
        <w:left w:val="none" w:sz="0" w:space="0" w:color="auto"/>
        <w:bottom w:val="none" w:sz="0" w:space="0" w:color="auto"/>
        <w:right w:val="none" w:sz="0" w:space="0" w:color="auto"/>
      </w:divBdr>
    </w:div>
    <w:div w:id="1622028115">
      <w:bodyDiv w:val="1"/>
      <w:marLeft w:val="0"/>
      <w:marRight w:val="0"/>
      <w:marTop w:val="0"/>
      <w:marBottom w:val="0"/>
      <w:divBdr>
        <w:top w:val="none" w:sz="0" w:space="0" w:color="auto"/>
        <w:left w:val="none" w:sz="0" w:space="0" w:color="auto"/>
        <w:bottom w:val="none" w:sz="0" w:space="0" w:color="auto"/>
        <w:right w:val="none" w:sz="0" w:space="0" w:color="auto"/>
      </w:divBdr>
    </w:div>
    <w:div w:id="1748187477">
      <w:bodyDiv w:val="1"/>
      <w:marLeft w:val="0"/>
      <w:marRight w:val="0"/>
      <w:marTop w:val="0"/>
      <w:marBottom w:val="0"/>
      <w:divBdr>
        <w:top w:val="none" w:sz="0" w:space="0" w:color="auto"/>
        <w:left w:val="none" w:sz="0" w:space="0" w:color="auto"/>
        <w:bottom w:val="none" w:sz="0" w:space="0" w:color="auto"/>
        <w:right w:val="none" w:sz="0" w:space="0" w:color="auto"/>
      </w:divBdr>
    </w:div>
    <w:div w:id="1784762559">
      <w:bodyDiv w:val="1"/>
      <w:marLeft w:val="0"/>
      <w:marRight w:val="0"/>
      <w:marTop w:val="0"/>
      <w:marBottom w:val="0"/>
      <w:divBdr>
        <w:top w:val="none" w:sz="0" w:space="0" w:color="auto"/>
        <w:left w:val="none" w:sz="0" w:space="0" w:color="auto"/>
        <w:bottom w:val="none" w:sz="0" w:space="0" w:color="auto"/>
        <w:right w:val="none" w:sz="0" w:space="0" w:color="auto"/>
      </w:divBdr>
    </w:div>
    <w:div w:id="1845320525">
      <w:bodyDiv w:val="1"/>
      <w:marLeft w:val="0"/>
      <w:marRight w:val="0"/>
      <w:marTop w:val="0"/>
      <w:marBottom w:val="0"/>
      <w:divBdr>
        <w:top w:val="none" w:sz="0" w:space="0" w:color="auto"/>
        <w:left w:val="none" w:sz="0" w:space="0" w:color="auto"/>
        <w:bottom w:val="none" w:sz="0" w:space="0" w:color="auto"/>
        <w:right w:val="none" w:sz="0" w:space="0" w:color="auto"/>
      </w:divBdr>
    </w:div>
    <w:div w:id="1960068810">
      <w:bodyDiv w:val="1"/>
      <w:marLeft w:val="0"/>
      <w:marRight w:val="0"/>
      <w:marTop w:val="0"/>
      <w:marBottom w:val="0"/>
      <w:divBdr>
        <w:top w:val="none" w:sz="0" w:space="0" w:color="auto"/>
        <w:left w:val="none" w:sz="0" w:space="0" w:color="auto"/>
        <w:bottom w:val="none" w:sz="0" w:space="0" w:color="auto"/>
        <w:right w:val="none" w:sz="0" w:space="0" w:color="auto"/>
      </w:divBdr>
    </w:div>
    <w:div w:id="1962032488">
      <w:bodyDiv w:val="1"/>
      <w:marLeft w:val="0"/>
      <w:marRight w:val="0"/>
      <w:marTop w:val="0"/>
      <w:marBottom w:val="0"/>
      <w:divBdr>
        <w:top w:val="none" w:sz="0" w:space="0" w:color="auto"/>
        <w:left w:val="none" w:sz="0" w:space="0" w:color="auto"/>
        <w:bottom w:val="none" w:sz="0" w:space="0" w:color="auto"/>
        <w:right w:val="none" w:sz="0" w:space="0" w:color="auto"/>
      </w:divBdr>
    </w:div>
    <w:div w:id="2017070483">
      <w:bodyDiv w:val="1"/>
      <w:marLeft w:val="0"/>
      <w:marRight w:val="0"/>
      <w:marTop w:val="0"/>
      <w:marBottom w:val="0"/>
      <w:divBdr>
        <w:top w:val="none" w:sz="0" w:space="0" w:color="auto"/>
        <w:left w:val="none" w:sz="0" w:space="0" w:color="auto"/>
        <w:bottom w:val="none" w:sz="0" w:space="0" w:color="auto"/>
        <w:right w:val="none" w:sz="0" w:space="0" w:color="auto"/>
      </w:divBdr>
      <w:divsChild>
        <w:div w:id="2143959307">
          <w:marLeft w:val="1008"/>
          <w:marRight w:val="0"/>
          <w:marTop w:val="320"/>
          <w:marBottom w:val="0"/>
          <w:divBdr>
            <w:top w:val="none" w:sz="0" w:space="0" w:color="auto"/>
            <w:left w:val="none" w:sz="0" w:space="0" w:color="auto"/>
            <w:bottom w:val="none" w:sz="0" w:space="0" w:color="auto"/>
            <w:right w:val="none" w:sz="0" w:space="0" w:color="auto"/>
          </w:divBdr>
        </w:div>
      </w:divsChild>
    </w:div>
    <w:div w:id="2072844708">
      <w:bodyDiv w:val="1"/>
      <w:marLeft w:val="0"/>
      <w:marRight w:val="0"/>
      <w:marTop w:val="0"/>
      <w:marBottom w:val="0"/>
      <w:divBdr>
        <w:top w:val="none" w:sz="0" w:space="0" w:color="auto"/>
        <w:left w:val="none" w:sz="0" w:space="0" w:color="auto"/>
        <w:bottom w:val="none" w:sz="0" w:space="0" w:color="auto"/>
        <w:right w:val="none" w:sz="0" w:space="0" w:color="auto"/>
      </w:divBdr>
      <w:divsChild>
        <w:div w:id="39521088">
          <w:marLeft w:val="1195"/>
          <w:marRight w:val="0"/>
          <w:marTop w:val="320"/>
          <w:marBottom w:val="0"/>
          <w:divBdr>
            <w:top w:val="none" w:sz="0" w:space="0" w:color="auto"/>
            <w:left w:val="none" w:sz="0" w:space="0" w:color="auto"/>
            <w:bottom w:val="none" w:sz="0" w:space="0" w:color="auto"/>
            <w:right w:val="none" w:sz="0" w:space="0" w:color="auto"/>
          </w:divBdr>
        </w:div>
        <w:div w:id="411242561">
          <w:marLeft w:val="720"/>
          <w:marRight w:val="0"/>
          <w:marTop w:val="320"/>
          <w:marBottom w:val="0"/>
          <w:divBdr>
            <w:top w:val="none" w:sz="0" w:space="0" w:color="auto"/>
            <w:left w:val="none" w:sz="0" w:space="0" w:color="auto"/>
            <w:bottom w:val="none" w:sz="0" w:space="0" w:color="auto"/>
            <w:right w:val="none" w:sz="0" w:space="0" w:color="auto"/>
          </w:divBdr>
        </w:div>
        <w:div w:id="429668363">
          <w:marLeft w:val="1195"/>
          <w:marRight w:val="0"/>
          <w:marTop w:val="320"/>
          <w:marBottom w:val="0"/>
          <w:divBdr>
            <w:top w:val="none" w:sz="0" w:space="0" w:color="auto"/>
            <w:left w:val="none" w:sz="0" w:space="0" w:color="auto"/>
            <w:bottom w:val="none" w:sz="0" w:space="0" w:color="auto"/>
            <w:right w:val="none" w:sz="0" w:space="0" w:color="auto"/>
          </w:divBdr>
        </w:div>
        <w:div w:id="508830437">
          <w:marLeft w:val="720"/>
          <w:marRight w:val="0"/>
          <w:marTop w:val="320"/>
          <w:marBottom w:val="0"/>
          <w:divBdr>
            <w:top w:val="none" w:sz="0" w:space="0" w:color="auto"/>
            <w:left w:val="none" w:sz="0" w:space="0" w:color="auto"/>
            <w:bottom w:val="none" w:sz="0" w:space="0" w:color="auto"/>
            <w:right w:val="none" w:sz="0" w:space="0" w:color="auto"/>
          </w:divBdr>
        </w:div>
        <w:div w:id="614868234">
          <w:marLeft w:val="720"/>
          <w:marRight w:val="0"/>
          <w:marTop w:val="320"/>
          <w:marBottom w:val="0"/>
          <w:divBdr>
            <w:top w:val="none" w:sz="0" w:space="0" w:color="auto"/>
            <w:left w:val="none" w:sz="0" w:space="0" w:color="auto"/>
            <w:bottom w:val="none" w:sz="0" w:space="0" w:color="auto"/>
            <w:right w:val="none" w:sz="0" w:space="0" w:color="auto"/>
          </w:divBdr>
        </w:div>
        <w:div w:id="742025292">
          <w:marLeft w:val="720"/>
          <w:marRight w:val="0"/>
          <w:marTop w:val="320"/>
          <w:marBottom w:val="0"/>
          <w:divBdr>
            <w:top w:val="none" w:sz="0" w:space="0" w:color="auto"/>
            <w:left w:val="none" w:sz="0" w:space="0" w:color="auto"/>
            <w:bottom w:val="none" w:sz="0" w:space="0" w:color="auto"/>
            <w:right w:val="none" w:sz="0" w:space="0" w:color="auto"/>
          </w:divBdr>
        </w:div>
        <w:div w:id="968778855">
          <w:marLeft w:val="720"/>
          <w:marRight w:val="0"/>
          <w:marTop w:val="320"/>
          <w:marBottom w:val="0"/>
          <w:divBdr>
            <w:top w:val="none" w:sz="0" w:space="0" w:color="auto"/>
            <w:left w:val="none" w:sz="0" w:space="0" w:color="auto"/>
            <w:bottom w:val="none" w:sz="0" w:space="0" w:color="auto"/>
            <w:right w:val="none" w:sz="0" w:space="0" w:color="auto"/>
          </w:divBdr>
        </w:div>
        <w:div w:id="1189563231">
          <w:marLeft w:val="720"/>
          <w:marRight w:val="0"/>
          <w:marTop w:val="320"/>
          <w:marBottom w:val="0"/>
          <w:divBdr>
            <w:top w:val="none" w:sz="0" w:space="0" w:color="auto"/>
            <w:left w:val="none" w:sz="0" w:space="0" w:color="auto"/>
            <w:bottom w:val="none" w:sz="0" w:space="0" w:color="auto"/>
            <w:right w:val="none" w:sz="0" w:space="0" w:color="auto"/>
          </w:divBdr>
        </w:div>
        <w:div w:id="1540045978">
          <w:marLeft w:val="720"/>
          <w:marRight w:val="0"/>
          <w:marTop w:val="320"/>
          <w:marBottom w:val="0"/>
          <w:divBdr>
            <w:top w:val="none" w:sz="0" w:space="0" w:color="auto"/>
            <w:left w:val="none" w:sz="0" w:space="0" w:color="auto"/>
            <w:bottom w:val="none" w:sz="0" w:space="0" w:color="auto"/>
            <w:right w:val="none" w:sz="0" w:space="0" w:color="auto"/>
          </w:divBdr>
        </w:div>
        <w:div w:id="1572961017">
          <w:marLeft w:val="1195"/>
          <w:marRight w:val="0"/>
          <w:marTop w:val="320"/>
          <w:marBottom w:val="0"/>
          <w:divBdr>
            <w:top w:val="none" w:sz="0" w:space="0" w:color="auto"/>
            <w:left w:val="none" w:sz="0" w:space="0" w:color="auto"/>
            <w:bottom w:val="none" w:sz="0" w:space="0" w:color="auto"/>
            <w:right w:val="none" w:sz="0" w:space="0" w:color="auto"/>
          </w:divBdr>
        </w:div>
        <w:div w:id="1861888417">
          <w:marLeft w:val="1195"/>
          <w:marRight w:val="0"/>
          <w:marTop w:val="320"/>
          <w:marBottom w:val="0"/>
          <w:divBdr>
            <w:top w:val="none" w:sz="0" w:space="0" w:color="auto"/>
            <w:left w:val="none" w:sz="0" w:space="0" w:color="auto"/>
            <w:bottom w:val="none" w:sz="0" w:space="0" w:color="auto"/>
            <w:right w:val="none" w:sz="0" w:space="0" w:color="auto"/>
          </w:divBdr>
        </w:div>
        <w:div w:id="1927955234">
          <w:marLeft w:val="720"/>
          <w:marRight w:val="0"/>
          <w:marTop w:val="320"/>
          <w:marBottom w:val="0"/>
          <w:divBdr>
            <w:top w:val="none" w:sz="0" w:space="0" w:color="auto"/>
            <w:left w:val="none" w:sz="0" w:space="0" w:color="auto"/>
            <w:bottom w:val="none" w:sz="0" w:space="0" w:color="auto"/>
            <w:right w:val="none" w:sz="0" w:space="0" w:color="auto"/>
          </w:divBdr>
        </w:div>
      </w:divsChild>
    </w:div>
    <w:div w:id="2107849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comments" Target="comments.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package" Target="embeddings/Microsoft_Visio_Drawing2.vsdx"/><Relationship Id="rId55" Type="http://schemas.openxmlformats.org/officeDocument/2006/relationships/image" Target="media/image38.png"/><Relationship Id="rId63" Type="http://schemas.openxmlformats.org/officeDocument/2006/relationships/footer" Target="footer1.xml"/><Relationship Id="rId68"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emf"/><Relationship Id="rId53" Type="http://schemas.openxmlformats.org/officeDocument/2006/relationships/image" Target="media/image37.emf"/><Relationship Id="rId58" Type="http://schemas.openxmlformats.org/officeDocument/2006/relationships/image" Target="media/image41.emf"/><Relationship Id="rId66"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6.emf"/><Relationship Id="rId23" Type="http://schemas.microsoft.com/office/2016/09/relationships/commentsIds" Target="commentsIds.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emf"/><Relationship Id="rId57" Type="http://schemas.openxmlformats.org/officeDocument/2006/relationships/image" Target="media/image40.png"/><Relationship Id="rId61"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10.emf"/><Relationship Id="rId31" Type="http://schemas.openxmlformats.org/officeDocument/2006/relationships/image" Target="media/image19.jpeg"/><Relationship Id="rId44" Type="http://schemas.openxmlformats.org/officeDocument/2006/relationships/package" Target="embeddings/Microsoft_Visio_Drawing.vsdx"/><Relationship Id="rId52" Type="http://schemas.openxmlformats.org/officeDocument/2006/relationships/package" Target="embeddings/Microsoft_Visio_Drawing3.vsdx"/><Relationship Id="rId60" Type="http://schemas.openxmlformats.org/officeDocument/2006/relationships/package" Target="embeddings/Microsoft_Visio_Drawing5.vsdx"/><Relationship Id="rId65"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microsoft.com/office/2011/relationships/commentsExtended" Target="commentsExtended.xml"/><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emf"/><Relationship Id="rId48" Type="http://schemas.openxmlformats.org/officeDocument/2006/relationships/image" Target="media/image34.png"/><Relationship Id="rId56" Type="http://schemas.openxmlformats.org/officeDocument/2006/relationships/image" Target="media/image39.png"/><Relationship Id="rId64" Type="http://schemas.openxmlformats.org/officeDocument/2006/relationships/footer" Target="footer2.xml"/><Relationship Id="rId69"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36.emf"/><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package" Target="embeddings/Microsoft_Visio_Drawing1.vsdx"/><Relationship Id="rId59" Type="http://schemas.openxmlformats.org/officeDocument/2006/relationships/image" Target="media/image42.emf"/><Relationship Id="rId67" Type="http://schemas.openxmlformats.org/officeDocument/2006/relationships/fontTable" Target="fontTable.xml"/><Relationship Id="rId20" Type="http://schemas.openxmlformats.org/officeDocument/2006/relationships/image" Target="media/image11.emf"/><Relationship Id="rId41" Type="http://schemas.openxmlformats.org/officeDocument/2006/relationships/image" Target="media/image29.png"/><Relationship Id="rId54" Type="http://schemas.openxmlformats.org/officeDocument/2006/relationships/package" Target="embeddings/Microsoft_Visio_Drawing4.vsdx"/><Relationship Id="rId62" Type="http://schemas.openxmlformats.org/officeDocument/2006/relationships/header" Target="header2.xml"/><Relationship Id="rId7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willwer\Application%20Data\Microsoft\Templates\xtgword.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AB44F2FF03F4B68886AEAB5FA5CEBC6"/>
        <w:category>
          <w:name w:val="General"/>
          <w:gallery w:val="placeholder"/>
        </w:category>
        <w:types>
          <w:type w:val="bbPlcHdr"/>
        </w:types>
        <w:behaviors>
          <w:behavior w:val="content"/>
        </w:behaviors>
        <w:guid w:val="{5455E4F6-770E-49D3-B84C-C950BE33C9A9}"/>
      </w:docPartPr>
      <w:docPartBody>
        <w:p w:rsidR="00125E31" w:rsidRDefault="00125E31" w:rsidP="00125E31">
          <w:pPr>
            <w:pStyle w:val="BAB44F2FF03F4B68886AEAB5FA5CEBC6"/>
          </w:pPr>
          <w:r>
            <w:rPr>
              <w:color w:val="7F7F7F" w:themeColor="text1" w:themeTint="80"/>
            </w:rPr>
            <w:t>[Document title]</w:t>
          </w:r>
        </w:p>
      </w:docPartBody>
    </w:docPart>
    <w:docPart>
      <w:docPartPr>
        <w:name w:val="8BBBD756B97F4B0F8CA254E6306FCD31"/>
        <w:category>
          <w:name w:val="General"/>
          <w:gallery w:val="placeholder"/>
        </w:category>
        <w:types>
          <w:type w:val="bbPlcHdr"/>
        </w:types>
        <w:behaviors>
          <w:behavior w:val="content"/>
        </w:behaviors>
        <w:guid w:val="{8DBE3C1D-9C7D-4AEB-A963-6A985F2D2DA4}"/>
      </w:docPartPr>
      <w:docPartBody>
        <w:p w:rsidR="00125E31" w:rsidRDefault="00125E31" w:rsidP="00125E31">
          <w:pPr>
            <w:pStyle w:val="8BBBD756B97F4B0F8CA254E6306FCD31"/>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Intel Clear">
    <w:panose1 w:val="020B0604020203020204"/>
    <w:charset w:val="00"/>
    <w:family w:val="swiss"/>
    <w:pitch w:val="variable"/>
    <w:sig w:usb0="E10006FF" w:usb1="400060FB" w:usb2="00000028" w:usb3="00000000" w:csb0="0000019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5E31"/>
    <w:rsid w:val="00025430"/>
    <w:rsid w:val="00125E31"/>
    <w:rsid w:val="00155EBF"/>
    <w:rsid w:val="001965BE"/>
    <w:rsid w:val="002E17DB"/>
    <w:rsid w:val="002F3590"/>
    <w:rsid w:val="00437B71"/>
    <w:rsid w:val="0044512F"/>
    <w:rsid w:val="00487F91"/>
    <w:rsid w:val="00496570"/>
    <w:rsid w:val="004B3AC4"/>
    <w:rsid w:val="0052793C"/>
    <w:rsid w:val="0054657D"/>
    <w:rsid w:val="00683D2E"/>
    <w:rsid w:val="00685E44"/>
    <w:rsid w:val="00751A72"/>
    <w:rsid w:val="007619A7"/>
    <w:rsid w:val="008219F6"/>
    <w:rsid w:val="00824F1B"/>
    <w:rsid w:val="008C66C6"/>
    <w:rsid w:val="008F2409"/>
    <w:rsid w:val="00980E27"/>
    <w:rsid w:val="009909B1"/>
    <w:rsid w:val="009A5C6B"/>
    <w:rsid w:val="009B2905"/>
    <w:rsid w:val="00A35C71"/>
    <w:rsid w:val="00C52A78"/>
    <w:rsid w:val="00D1038C"/>
    <w:rsid w:val="00D3487F"/>
    <w:rsid w:val="00D364C5"/>
    <w:rsid w:val="00D371AF"/>
    <w:rsid w:val="00D915F1"/>
    <w:rsid w:val="00E06134"/>
    <w:rsid w:val="00F165D1"/>
    <w:rsid w:val="00F76DDC"/>
    <w:rsid w:val="00F84837"/>
    <w:rsid w:val="00F85BB9"/>
    <w:rsid w:val="00F86761"/>
    <w:rsid w:val="00FB6C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5BD16DE5DAE45E691A846C1327A6FBA">
    <w:name w:val="B5BD16DE5DAE45E691A846C1327A6FBA"/>
    <w:rsid w:val="00125E31"/>
  </w:style>
  <w:style w:type="paragraph" w:customStyle="1" w:styleId="76116F3CA2A048AA9B5632F47EACA67D">
    <w:name w:val="76116F3CA2A048AA9B5632F47EACA67D"/>
    <w:rsid w:val="00125E31"/>
  </w:style>
  <w:style w:type="paragraph" w:customStyle="1" w:styleId="D7C7A33F98FF43B0877ECF466EAA4553">
    <w:name w:val="D7C7A33F98FF43B0877ECF466EAA4553"/>
    <w:rsid w:val="00125E31"/>
  </w:style>
  <w:style w:type="paragraph" w:customStyle="1" w:styleId="BAB44F2FF03F4B68886AEAB5FA5CEBC6">
    <w:name w:val="BAB44F2FF03F4B68886AEAB5FA5CEBC6"/>
    <w:rsid w:val="00125E31"/>
  </w:style>
  <w:style w:type="paragraph" w:customStyle="1" w:styleId="A165D7C51E2440B7A47DC606DA269667">
    <w:name w:val="A165D7C51E2440B7A47DC606DA269667"/>
    <w:rsid w:val="00125E31"/>
  </w:style>
  <w:style w:type="paragraph" w:customStyle="1" w:styleId="FB7B5FFA48964530AF723C8BCAAD9D12">
    <w:name w:val="FB7B5FFA48964530AF723C8BCAAD9D12"/>
    <w:rsid w:val="00125E31"/>
  </w:style>
  <w:style w:type="paragraph" w:customStyle="1" w:styleId="8BBBD756B97F4B0F8CA254E6306FCD31">
    <w:name w:val="8BBBD756B97F4B0F8CA254E6306FCD31"/>
    <w:rsid w:val="00125E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6BDBC4928C13046A4B54DE9D1400716" ma:contentTypeVersion="0" ma:contentTypeDescription="Create a new document." ma:contentTypeScope="" ma:versionID="d606ede2b15bb2643cf340615f84985a">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8E9EC0-E767-4611-B64B-0642AEA648A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5A2ECCF-3DC6-434F-B936-511F9116EA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6395EDE-8F66-4C47-98A3-462848D38F88}">
  <ds:schemaRefs>
    <ds:schemaRef ds:uri="http://schemas.microsoft.com/sharepoint/v3/contenttype/forms"/>
  </ds:schemaRefs>
</ds:datastoreItem>
</file>

<file path=customXml/itemProps4.xml><?xml version="1.0" encoding="utf-8"?>
<ds:datastoreItem xmlns:ds="http://schemas.openxmlformats.org/officeDocument/2006/customXml" ds:itemID="{56223880-8136-450A-AF15-81BCB108F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xtgword.dot</Template>
  <TotalTime>28123</TotalTime>
  <Pages>42</Pages>
  <Words>8505</Words>
  <Characters>50522</Characters>
  <Application>Microsoft Office Word</Application>
  <DocSecurity>0</DocSecurity>
  <Lines>1943</Lines>
  <Paragraphs>1180</Paragraphs>
  <ScaleCrop>false</ScaleCrop>
  <HeadingPairs>
    <vt:vector size="2" baseType="variant">
      <vt:variant>
        <vt:lpstr>Title</vt:lpstr>
      </vt:variant>
      <vt:variant>
        <vt:i4>1</vt:i4>
      </vt:variant>
    </vt:vector>
  </HeadingPairs>
  <TitlesOfParts>
    <vt:vector size="1" baseType="lpstr">
      <vt:lpstr>PIV Automation External Architecture Guide</vt:lpstr>
    </vt:vector>
  </TitlesOfParts>
  <Manager>Mark Heyerdahl</Manager>
  <Company>Intel Corporation</Company>
  <LinksUpToDate>false</LinksUpToDate>
  <CharactersWithSpaces>57847</CharactersWithSpaces>
  <SharedDoc>false</SharedDoc>
  <HLinks>
    <vt:vector size="678" baseType="variant">
      <vt:variant>
        <vt:i4>2752630</vt:i4>
      </vt:variant>
      <vt:variant>
        <vt:i4>807</vt:i4>
      </vt:variant>
      <vt:variant>
        <vt:i4>0</vt:i4>
      </vt:variant>
      <vt:variant>
        <vt:i4>5</vt:i4>
      </vt:variant>
      <vt:variant>
        <vt:lpwstr>http://msdn.microsoft.com/library/</vt:lpwstr>
      </vt:variant>
      <vt:variant>
        <vt:lpwstr/>
      </vt:variant>
      <vt:variant>
        <vt:i4>1900595</vt:i4>
      </vt:variant>
      <vt:variant>
        <vt:i4>677</vt:i4>
      </vt:variant>
      <vt:variant>
        <vt:i4>0</vt:i4>
      </vt:variant>
      <vt:variant>
        <vt:i4>5</vt:i4>
      </vt:variant>
      <vt:variant>
        <vt:lpwstr/>
      </vt:variant>
      <vt:variant>
        <vt:lpwstr>_Toc250720389</vt:lpwstr>
      </vt:variant>
      <vt:variant>
        <vt:i4>1900595</vt:i4>
      </vt:variant>
      <vt:variant>
        <vt:i4>671</vt:i4>
      </vt:variant>
      <vt:variant>
        <vt:i4>0</vt:i4>
      </vt:variant>
      <vt:variant>
        <vt:i4>5</vt:i4>
      </vt:variant>
      <vt:variant>
        <vt:lpwstr/>
      </vt:variant>
      <vt:variant>
        <vt:lpwstr>_Toc250720388</vt:lpwstr>
      </vt:variant>
      <vt:variant>
        <vt:i4>1900595</vt:i4>
      </vt:variant>
      <vt:variant>
        <vt:i4>665</vt:i4>
      </vt:variant>
      <vt:variant>
        <vt:i4>0</vt:i4>
      </vt:variant>
      <vt:variant>
        <vt:i4>5</vt:i4>
      </vt:variant>
      <vt:variant>
        <vt:lpwstr/>
      </vt:variant>
      <vt:variant>
        <vt:lpwstr>_Toc250720387</vt:lpwstr>
      </vt:variant>
      <vt:variant>
        <vt:i4>1900595</vt:i4>
      </vt:variant>
      <vt:variant>
        <vt:i4>659</vt:i4>
      </vt:variant>
      <vt:variant>
        <vt:i4>0</vt:i4>
      </vt:variant>
      <vt:variant>
        <vt:i4>5</vt:i4>
      </vt:variant>
      <vt:variant>
        <vt:lpwstr/>
      </vt:variant>
      <vt:variant>
        <vt:lpwstr>_Toc250720386</vt:lpwstr>
      </vt:variant>
      <vt:variant>
        <vt:i4>1900595</vt:i4>
      </vt:variant>
      <vt:variant>
        <vt:i4>653</vt:i4>
      </vt:variant>
      <vt:variant>
        <vt:i4>0</vt:i4>
      </vt:variant>
      <vt:variant>
        <vt:i4>5</vt:i4>
      </vt:variant>
      <vt:variant>
        <vt:lpwstr/>
      </vt:variant>
      <vt:variant>
        <vt:lpwstr>_Toc250720385</vt:lpwstr>
      </vt:variant>
      <vt:variant>
        <vt:i4>1900595</vt:i4>
      </vt:variant>
      <vt:variant>
        <vt:i4>647</vt:i4>
      </vt:variant>
      <vt:variant>
        <vt:i4>0</vt:i4>
      </vt:variant>
      <vt:variant>
        <vt:i4>5</vt:i4>
      </vt:variant>
      <vt:variant>
        <vt:lpwstr/>
      </vt:variant>
      <vt:variant>
        <vt:lpwstr>_Toc250720384</vt:lpwstr>
      </vt:variant>
      <vt:variant>
        <vt:i4>1900595</vt:i4>
      </vt:variant>
      <vt:variant>
        <vt:i4>641</vt:i4>
      </vt:variant>
      <vt:variant>
        <vt:i4>0</vt:i4>
      </vt:variant>
      <vt:variant>
        <vt:i4>5</vt:i4>
      </vt:variant>
      <vt:variant>
        <vt:lpwstr/>
      </vt:variant>
      <vt:variant>
        <vt:lpwstr>_Toc250720383</vt:lpwstr>
      </vt:variant>
      <vt:variant>
        <vt:i4>1900595</vt:i4>
      </vt:variant>
      <vt:variant>
        <vt:i4>635</vt:i4>
      </vt:variant>
      <vt:variant>
        <vt:i4>0</vt:i4>
      </vt:variant>
      <vt:variant>
        <vt:i4>5</vt:i4>
      </vt:variant>
      <vt:variant>
        <vt:lpwstr/>
      </vt:variant>
      <vt:variant>
        <vt:lpwstr>_Toc250720382</vt:lpwstr>
      </vt:variant>
      <vt:variant>
        <vt:i4>1900595</vt:i4>
      </vt:variant>
      <vt:variant>
        <vt:i4>629</vt:i4>
      </vt:variant>
      <vt:variant>
        <vt:i4>0</vt:i4>
      </vt:variant>
      <vt:variant>
        <vt:i4>5</vt:i4>
      </vt:variant>
      <vt:variant>
        <vt:lpwstr/>
      </vt:variant>
      <vt:variant>
        <vt:lpwstr>_Toc250720381</vt:lpwstr>
      </vt:variant>
      <vt:variant>
        <vt:i4>1900595</vt:i4>
      </vt:variant>
      <vt:variant>
        <vt:i4>623</vt:i4>
      </vt:variant>
      <vt:variant>
        <vt:i4>0</vt:i4>
      </vt:variant>
      <vt:variant>
        <vt:i4>5</vt:i4>
      </vt:variant>
      <vt:variant>
        <vt:lpwstr/>
      </vt:variant>
      <vt:variant>
        <vt:lpwstr>_Toc250720380</vt:lpwstr>
      </vt:variant>
      <vt:variant>
        <vt:i4>1179699</vt:i4>
      </vt:variant>
      <vt:variant>
        <vt:i4>617</vt:i4>
      </vt:variant>
      <vt:variant>
        <vt:i4>0</vt:i4>
      </vt:variant>
      <vt:variant>
        <vt:i4>5</vt:i4>
      </vt:variant>
      <vt:variant>
        <vt:lpwstr/>
      </vt:variant>
      <vt:variant>
        <vt:lpwstr>_Toc250720379</vt:lpwstr>
      </vt:variant>
      <vt:variant>
        <vt:i4>1179699</vt:i4>
      </vt:variant>
      <vt:variant>
        <vt:i4>611</vt:i4>
      </vt:variant>
      <vt:variant>
        <vt:i4>0</vt:i4>
      </vt:variant>
      <vt:variant>
        <vt:i4>5</vt:i4>
      </vt:variant>
      <vt:variant>
        <vt:lpwstr/>
      </vt:variant>
      <vt:variant>
        <vt:lpwstr>_Toc250720378</vt:lpwstr>
      </vt:variant>
      <vt:variant>
        <vt:i4>1179699</vt:i4>
      </vt:variant>
      <vt:variant>
        <vt:i4>605</vt:i4>
      </vt:variant>
      <vt:variant>
        <vt:i4>0</vt:i4>
      </vt:variant>
      <vt:variant>
        <vt:i4>5</vt:i4>
      </vt:variant>
      <vt:variant>
        <vt:lpwstr/>
      </vt:variant>
      <vt:variant>
        <vt:lpwstr>_Toc250720377</vt:lpwstr>
      </vt:variant>
      <vt:variant>
        <vt:i4>1179699</vt:i4>
      </vt:variant>
      <vt:variant>
        <vt:i4>599</vt:i4>
      </vt:variant>
      <vt:variant>
        <vt:i4>0</vt:i4>
      </vt:variant>
      <vt:variant>
        <vt:i4>5</vt:i4>
      </vt:variant>
      <vt:variant>
        <vt:lpwstr/>
      </vt:variant>
      <vt:variant>
        <vt:lpwstr>_Toc250720376</vt:lpwstr>
      </vt:variant>
      <vt:variant>
        <vt:i4>1179699</vt:i4>
      </vt:variant>
      <vt:variant>
        <vt:i4>590</vt:i4>
      </vt:variant>
      <vt:variant>
        <vt:i4>0</vt:i4>
      </vt:variant>
      <vt:variant>
        <vt:i4>5</vt:i4>
      </vt:variant>
      <vt:variant>
        <vt:lpwstr/>
      </vt:variant>
      <vt:variant>
        <vt:lpwstr>_Toc250720375</vt:lpwstr>
      </vt:variant>
      <vt:variant>
        <vt:i4>1179699</vt:i4>
      </vt:variant>
      <vt:variant>
        <vt:i4>584</vt:i4>
      </vt:variant>
      <vt:variant>
        <vt:i4>0</vt:i4>
      </vt:variant>
      <vt:variant>
        <vt:i4>5</vt:i4>
      </vt:variant>
      <vt:variant>
        <vt:lpwstr/>
      </vt:variant>
      <vt:variant>
        <vt:lpwstr>_Toc250720374</vt:lpwstr>
      </vt:variant>
      <vt:variant>
        <vt:i4>1179699</vt:i4>
      </vt:variant>
      <vt:variant>
        <vt:i4>578</vt:i4>
      </vt:variant>
      <vt:variant>
        <vt:i4>0</vt:i4>
      </vt:variant>
      <vt:variant>
        <vt:i4>5</vt:i4>
      </vt:variant>
      <vt:variant>
        <vt:lpwstr/>
      </vt:variant>
      <vt:variant>
        <vt:lpwstr>_Toc250720373</vt:lpwstr>
      </vt:variant>
      <vt:variant>
        <vt:i4>1179699</vt:i4>
      </vt:variant>
      <vt:variant>
        <vt:i4>572</vt:i4>
      </vt:variant>
      <vt:variant>
        <vt:i4>0</vt:i4>
      </vt:variant>
      <vt:variant>
        <vt:i4>5</vt:i4>
      </vt:variant>
      <vt:variant>
        <vt:lpwstr/>
      </vt:variant>
      <vt:variant>
        <vt:lpwstr>_Toc250720372</vt:lpwstr>
      </vt:variant>
      <vt:variant>
        <vt:i4>1179699</vt:i4>
      </vt:variant>
      <vt:variant>
        <vt:i4>566</vt:i4>
      </vt:variant>
      <vt:variant>
        <vt:i4>0</vt:i4>
      </vt:variant>
      <vt:variant>
        <vt:i4>5</vt:i4>
      </vt:variant>
      <vt:variant>
        <vt:lpwstr/>
      </vt:variant>
      <vt:variant>
        <vt:lpwstr>_Toc250720371</vt:lpwstr>
      </vt:variant>
      <vt:variant>
        <vt:i4>1179699</vt:i4>
      </vt:variant>
      <vt:variant>
        <vt:i4>560</vt:i4>
      </vt:variant>
      <vt:variant>
        <vt:i4>0</vt:i4>
      </vt:variant>
      <vt:variant>
        <vt:i4>5</vt:i4>
      </vt:variant>
      <vt:variant>
        <vt:lpwstr/>
      </vt:variant>
      <vt:variant>
        <vt:lpwstr>_Toc250720370</vt:lpwstr>
      </vt:variant>
      <vt:variant>
        <vt:i4>1245235</vt:i4>
      </vt:variant>
      <vt:variant>
        <vt:i4>554</vt:i4>
      </vt:variant>
      <vt:variant>
        <vt:i4>0</vt:i4>
      </vt:variant>
      <vt:variant>
        <vt:i4>5</vt:i4>
      </vt:variant>
      <vt:variant>
        <vt:lpwstr/>
      </vt:variant>
      <vt:variant>
        <vt:lpwstr>_Toc250720369</vt:lpwstr>
      </vt:variant>
      <vt:variant>
        <vt:i4>1245235</vt:i4>
      </vt:variant>
      <vt:variant>
        <vt:i4>548</vt:i4>
      </vt:variant>
      <vt:variant>
        <vt:i4>0</vt:i4>
      </vt:variant>
      <vt:variant>
        <vt:i4>5</vt:i4>
      </vt:variant>
      <vt:variant>
        <vt:lpwstr/>
      </vt:variant>
      <vt:variant>
        <vt:lpwstr>_Toc250720368</vt:lpwstr>
      </vt:variant>
      <vt:variant>
        <vt:i4>1245235</vt:i4>
      </vt:variant>
      <vt:variant>
        <vt:i4>542</vt:i4>
      </vt:variant>
      <vt:variant>
        <vt:i4>0</vt:i4>
      </vt:variant>
      <vt:variant>
        <vt:i4>5</vt:i4>
      </vt:variant>
      <vt:variant>
        <vt:lpwstr/>
      </vt:variant>
      <vt:variant>
        <vt:lpwstr>_Toc250720367</vt:lpwstr>
      </vt:variant>
      <vt:variant>
        <vt:i4>1245235</vt:i4>
      </vt:variant>
      <vt:variant>
        <vt:i4>536</vt:i4>
      </vt:variant>
      <vt:variant>
        <vt:i4>0</vt:i4>
      </vt:variant>
      <vt:variant>
        <vt:i4>5</vt:i4>
      </vt:variant>
      <vt:variant>
        <vt:lpwstr/>
      </vt:variant>
      <vt:variant>
        <vt:lpwstr>_Toc250720366</vt:lpwstr>
      </vt:variant>
      <vt:variant>
        <vt:i4>1245235</vt:i4>
      </vt:variant>
      <vt:variant>
        <vt:i4>530</vt:i4>
      </vt:variant>
      <vt:variant>
        <vt:i4>0</vt:i4>
      </vt:variant>
      <vt:variant>
        <vt:i4>5</vt:i4>
      </vt:variant>
      <vt:variant>
        <vt:lpwstr/>
      </vt:variant>
      <vt:variant>
        <vt:lpwstr>_Toc250720365</vt:lpwstr>
      </vt:variant>
      <vt:variant>
        <vt:i4>1441841</vt:i4>
      </vt:variant>
      <vt:variant>
        <vt:i4>521</vt:i4>
      </vt:variant>
      <vt:variant>
        <vt:i4>0</vt:i4>
      </vt:variant>
      <vt:variant>
        <vt:i4>5</vt:i4>
      </vt:variant>
      <vt:variant>
        <vt:lpwstr/>
      </vt:variant>
      <vt:variant>
        <vt:lpwstr>_Toc250734071</vt:lpwstr>
      </vt:variant>
      <vt:variant>
        <vt:i4>1441841</vt:i4>
      </vt:variant>
      <vt:variant>
        <vt:i4>515</vt:i4>
      </vt:variant>
      <vt:variant>
        <vt:i4>0</vt:i4>
      </vt:variant>
      <vt:variant>
        <vt:i4>5</vt:i4>
      </vt:variant>
      <vt:variant>
        <vt:lpwstr/>
      </vt:variant>
      <vt:variant>
        <vt:lpwstr>_Toc250734070</vt:lpwstr>
      </vt:variant>
      <vt:variant>
        <vt:i4>1507377</vt:i4>
      </vt:variant>
      <vt:variant>
        <vt:i4>509</vt:i4>
      </vt:variant>
      <vt:variant>
        <vt:i4>0</vt:i4>
      </vt:variant>
      <vt:variant>
        <vt:i4>5</vt:i4>
      </vt:variant>
      <vt:variant>
        <vt:lpwstr/>
      </vt:variant>
      <vt:variant>
        <vt:lpwstr>_Toc250734069</vt:lpwstr>
      </vt:variant>
      <vt:variant>
        <vt:i4>1507377</vt:i4>
      </vt:variant>
      <vt:variant>
        <vt:i4>503</vt:i4>
      </vt:variant>
      <vt:variant>
        <vt:i4>0</vt:i4>
      </vt:variant>
      <vt:variant>
        <vt:i4>5</vt:i4>
      </vt:variant>
      <vt:variant>
        <vt:lpwstr/>
      </vt:variant>
      <vt:variant>
        <vt:lpwstr>_Toc250734068</vt:lpwstr>
      </vt:variant>
      <vt:variant>
        <vt:i4>1507377</vt:i4>
      </vt:variant>
      <vt:variant>
        <vt:i4>497</vt:i4>
      </vt:variant>
      <vt:variant>
        <vt:i4>0</vt:i4>
      </vt:variant>
      <vt:variant>
        <vt:i4>5</vt:i4>
      </vt:variant>
      <vt:variant>
        <vt:lpwstr/>
      </vt:variant>
      <vt:variant>
        <vt:lpwstr>_Toc250734067</vt:lpwstr>
      </vt:variant>
      <vt:variant>
        <vt:i4>1507377</vt:i4>
      </vt:variant>
      <vt:variant>
        <vt:i4>491</vt:i4>
      </vt:variant>
      <vt:variant>
        <vt:i4>0</vt:i4>
      </vt:variant>
      <vt:variant>
        <vt:i4>5</vt:i4>
      </vt:variant>
      <vt:variant>
        <vt:lpwstr/>
      </vt:variant>
      <vt:variant>
        <vt:lpwstr>_Toc250734066</vt:lpwstr>
      </vt:variant>
      <vt:variant>
        <vt:i4>1507377</vt:i4>
      </vt:variant>
      <vt:variant>
        <vt:i4>485</vt:i4>
      </vt:variant>
      <vt:variant>
        <vt:i4>0</vt:i4>
      </vt:variant>
      <vt:variant>
        <vt:i4>5</vt:i4>
      </vt:variant>
      <vt:variant>
        <vt:lpwstr/>
      </vt:variant>
      <vt:variant>
        <vt:lpwstr>_Toc250734065</vt:lpwstr>
      </vt:variant>
      <vt:variant>
        <vt:i4>1507377</vt:i4>
      </vt:variant>
      <vt:variant>
        <vt:i4>479</vt:i4>
      </vt:variant>
      <vt:variant>
        <vt:i4>0</vt:i4>
      </vt:variant>
      <vt:variant>
        <vt:i4>5</vt:i4>
      </vt:variant>
      <vt:variant>
        <vt:lpwstr/>
      </vt:variant>
      <vt:variant>
        <vt:lpwstr>_Toc250734064</vt:lpwstr>
      </vt:variant>
      <vt:variant>
        <vt:i4>1507377</vt:i4>
      </vt:variant>
      <vt:variant>
        <vt:i4>473</vt:i4>
      </vt:variant>
      <vt:variant>
        <vt:i4>0</vt:i4>
      </vt:variant>
      <vt:variant>
        <vt:i4>5</vt:i4>
      </vt:variant>
      <vt:variant>
        <vt:lpwstr/>
      </vt:variant>
      <vt:variant>
        <vt:lpwstr>_Toc250734063</vt:lpwstr>
      </vt:variant>
      <vt:variant>
        <vt:i4>1507377</vt:i4>
      </vt:variant>
      <vt:variant>
        <vt:i4>467</vt:i4>
      </vt:variant>
      <vt:variant>
        <vt:i4>0</vt:i4>
      </vt:variant>
      <vt:variant>
        <vt:i4>5</vt:i4>
      </vt:variant>
      <vt:variant>
        <vt:lpwstr/>
      </vt:variant>
      <vt:variant>
        <vt:lpwstr>_Toc250734062</vt:lpwstr>
      </vt:variant>
      <vt:variant>
        <vt:i4>1507377</vt:i4>
      </vt:variant>
      <vt:variant>
        <vt:i4>461</vt:i4>
      </vt:variant>
      <vt:variant>
        <vt:i4>0</vt:i4>
      </vt:variant>
      <vt:variant>
        <vt:i4>5</vt:i4>
      </vt:variant>
      <vt:variant>
        <vt:lpwstr/>
      </vt:variant>
      <vt:variant>
        <vt:lpwstr>_Toc250734061</vt:lpwstr>
      </vt:variant>
      <vt:variant>
        <vt:i4>1507377</vt:i4>
      </vt:variant>
      <vt:variant>
        <vt:i4>455</vt:i4>
      </vt:variant>
      <vt:variant>
        <vt:i4>0</vt:i4>
      </vt:variant>
      <vt:variant>
        <vt:i4>5</vt:i4>
      </vt:variant>
      <vt:variant>
        <vt:lpwstr/>
      </vt:variant>
      <vt:variant>
        <vt:lpwstr>_Toc250734060</vt:lpwstr>
      </vt:variant>
      <vt:variant>
        <vt:i4>1310769</vt:i4>
      </vt:variant>
      <vt:variant>
        <vt:i4>449</vt:i4>
      </vt:variant>
      <vt:variant>
        <vt:i4>0</vt:i4>
      </vt:variant>
      <vt:variant>
        <vt:i4>5</vt:i4>
      </vt:variant>
      <vt:variant>
        <vt:lpwstr/>
      </vt:variant>
      <vt:variant>
        <vt:lpwstr>_Toc250734059</vt:lpwstr>
      </vt:variant>
      <vt:variant>
        <vt:i4>1310769</vt:i4>
      </vt:variant>
      <vt:variant>
        <vt:i4>443</vt:i4>
      </vt:variant>
      <vt:variant>
        <vt:i4>0</vt:i4>
      </vt:variant>
      <vt:variant>
        <vt:i4>5</vt:i4>
      </vt:variant>
      <vt:variant>
        <vt:lpwstr/>
      </vt:variant>
      <vt:variant>
        <vt:lpwstr>_Toc250734058</vt:lpwstr>
      </vt:variant>
      <vt:variant>
        <vt:i4>1310769</vt:i4>
      </vt:variant>
      <vt:variant>
        <vt:i4>437</vt:i4>
      </vt:variant>
      <vt:variant>
        <vt:i4>0</vt:i4>
      </vt:variant>
      <vt:variant>
        <vt:i4>5</vt:i4>
      </vt:variant>
      <vt:variant>
        <vt:lpwstr/>
      </vt:variant>
      <vt:variant>
        <vt:lpwstr>_Toc250734057</vt:lpwstr>
      </vt:variant>
      <vt:variant>
        <vt:i4>1310769</vt:i4>
      </vt:variant>
      <vt:variant>
        <vt:i4>431</vt:i4>
      </vt:variant>
      <vt:variant>
        <vt:i4>0</vt:i4>
      </vt:variant>
      <vt:variant>
        <vt:i4>5</vt:i4>
      </vt:variant>
      <vt:variant>
        <vt:lpwstr/>
      </vt:variant>
      <vt:variant>
        <vt:lpwstr>_Toc250734056</vt:lpwstr>
      </vt:variant>
      <vt:variant>
        <vt:i4>1310769</vt:i4>
      </vt:variant>
      <vt:variant>
        <vt:i4>425</vt:i4>
      </vt:variant>
      <vt:variant>
        <vt:i4>0</vt:i4>
      </vt:variant>
      <vt:variant>
        <vt:i4>5</vt:i4>
      </vt:variant>
      <vt:variant>
        <vt:lpwstr/>
      </vt:variant>
      <vt:variant>
        <vt:lpwstr>_Toc250734055</vt:lpwstr>
      </vt:variant>
      <vt:variant>
        <vt:i4>1310769</vt:i4>
      </vt:variant>
      <vt:variant>
        <vt:i4>419</vt:i4>
      </vt:variant>
      <vt:variant>
        <vt:i4>0</vt:i4>
      </vt:variant>
      <vt:variant>
        <vt:i4>5</vt:i4>
      </vt:variant>
      <vt:variant>
        <vt:lpwstr/>
      </vt:variant>
      <vt:variant>
        <vt:lpwstr>_Toc250734054</vt:lpwstr>
      </vt:variant>
      <vt:variant>
        <vt:i4>1310769</vt:i4>
      </vt:variant>
      <vt:variant>
        <vt:i4>413</vt:i4>
      </vt:variant>
      <vt:variant>
        <vt:i4>0</vt:i4>
      </vt:variant>
      <vt:variant>
        <vt:i4>5</vt:i4>
      </vt:variant>
      <vt:variant>
        <vt:lpwstr/>
      </vt:variant>
      <vt:variant>
        <vt:lpwstr>_Toc250734053</vt:lpwstr>
      </vt:variant>
      <vt:variant>
        <vt:i4>1310769</vt:i4>
      </vt:variant>
      <vt:variant>
        <vt:i4>407</vt:i4>
      </vt:variant>
      <vt:variant>
        <vt:i4>0</vt:i4>
      </vt:variant>
      <vt:variant>
        <vt:i4>5</vt:i4>
      </vt:variant>
      <vt:variant>
        <vt:lpwstr/>
      </vt:variant>
      <vt:variant>
        <vt:lpwstr>_Toc250734052</vt:lpwstr>
      </vt:variant>
      <vt:variant>
        <vt:i4>1310769</vt:i4>
      </vt:variant>
      <vt:variant>
        <vt:i4>401</vt:i4>
      </vt:variant>
      <vt:variant>
        <vt:i4>0</vt:i4>
      </vt:variant>
      <vt:variant>
        <vt:i4>5</vt:i4>
      </vt:variant>
      <vt:variant>
        <vt:lpwstr/>
      </vt:variant>
      <vt:variant>
        <vt:lpwstr>_Toc250734051</vt:lpwstr>
      </vt:variant>
      <vt:variant>
        <vt:i4>1310769</vt:i4>
      </vt:variant>
      <vt:variant>
        <vt:i4>395</vt:i4>
      </vt:variant>
      <vt:variant>
        <vt:i4>0</vt:i4>
      </vt:variant>
      <vt:variant>
        <vt:i4>5</vt:i4>
      </vt:variant>
      <vt:variant>
        <vt:lpwstr/>
      </vt:variant>
      <vt:variant>
        <vt:lpwstr>_Toc250734050</vt:lpwstr>
      </vt:variant>
      <vt:variant>
        <vt:i4>1376305</vt:i4>
      </vt:variant>
      <vt:variant>
        <vt:i4>389</vt:i4>
      </vt:variant>
      <vt:variant>
        <vt:i4>0</vt:i4>
      </vt:variant>
      <vt:variant>
        <vt:i4>5</vt:i4>
      </vt:variant>
      <vt:variant>
        <vt:lpwstr/>
      </vt:variant>
      <vt:variant>
        <vt:lpwstr>_Toc250734049</vt:lpwstr>
      </vt:variant>
      <vt:variant>
        <vt:i4>1376305</vt:i4>
      </vt:variant>
      <vt:variant>
        <vt:i4>383</vt:i4>
      </vt:variant>
      <vt:variant>
        <vt:i4>0</vt:i4>
      </vt:variant>
      <vt:variant>
        <vt:i4>5</vt:i4>
      </vt:variant>
      <vt:variant>
        <vt:lpwstr/>
      </vt:variant>
      <vt:variant>
        <vt:lpwstr>_Toc250734048</vt:lpwstr>
      </vt:variant>
      <vt:variant>
        <vt:i4>1376305</vt:i4>
      </vt:variant>
      <vt:variant>
        <vt:i4>377</vt:i4>
      </vt:variant>
      <vt:variant>
        <vt:i4>0</vt:i4>
      </vt:variant>
      <vt:variant>
        <vt:i4>5</vt:i4>
      </vt:variant>
      <vt:variant>
        <vt:lpwstr/>
      </vt:variant>
      <vt:variant>
        <vt:lpwstr>_Toc250734047</vt:lpwstr>
      </vt:variant>
      <vt:variant>
        <vt:i4>1376305</vt:i4>
      </vt:variant>
      <vt:variant>
        <vt:i4>371</vt:i4>
      </vt:variant>
      <vt:variant>
        <vt:i4>0</vt:i4>
      </vt:variant>
      <vt:variant>
        <vt:i4>5</vt:i4>
      </vt:variant>
      <vt:variant>
        <vt:lpwstr/>
      </vt:variant>
      <vt:variant>
        <vt:lpwstr>_Toc250734046</vt:lpwstr>
      </vt:variant>
      <vt:variant>
        <vt:i4>1376305</vt:i4>
      </vt:variant>
      <vt:variant>
        <vt:i4>365</vt:i4>
      </vt:variant>
      <vt:variant>
        <vt:i4>0</vt:i4>
      </vt:variant>
      <vt:variant>
        <vt:i4>5</vt:i4>
      </vt:variant>
      <vt:variant>
        <vt:lpwstr/>
      </vt:variant>
      <vt:variant>
        <vt:lpwstr>_Toc250734045</vt:lpwstr>
      </vt:variant>
      <vt:variant>
        <vt:i4>1376305</vt:i4>
      </vt:variant>
      <vt:variant>
        <vt:i4>359</vt:i4>
      </vt:variant>
      <vt:variant>
        <vt:i4>0</vt:i4>
      </vt:variant>
      <vt:variant>
        <vt:i4>5</vt:i4>
      </vt:variant>
      <vt:variant>
        <vt:lpwstr/>
      </vt:variant>
      <vt:variant>
        <vt:lpwstr>_Toc250734044</vt:lpwstr>
      </vt:variant>
      <vt:variant>
        <vt:i4>1376305</vt:i4>
      </vt:variant>
      <vt:variant>
        <vt:i4>353</vt:i4>
      </vt:variant>
      <vt:variant>
        <vt:i4>0</vt:i4>
      </vt:variant>
      <vt:variant>
        <vt:i4>5</vt:i4>
      </vt:variant>
      <vt:variant>
        <vt:lpwstr/>
      </vt:variant>
      <vt:variant>
        <vt:lpwstr>_Toc250734043</vt:lpwstr>
      </vt:variant>
      <vt:variant>
        <vt:i4>1376305</vt:i4>
      </vt:variant>
      <vt:variant>
        <vt:i4>347</vt:i4>
      </vt:variant>
      <vt:variant>
        <vt:i4>0</vt:i4>
      </vt:variant>
      <vt:variant>
        <vt:i4>5</vt:i4>
      </vt:variant>
      <vt:variant>
        <vt:lpwstr/>
      </vt:variant>
      <vt:variant>
        <vt:lpwstr>_Toc250734042</vt:lpwstr>
      </vt:variant>
      <vt:variant>
        <vt:i4>1376305</vt:i4>
      </vt:variant>
      <vt:variant>
        <vt:i4>341</vt:i4>
      </vt:variant>
      <vt:variant>
        <vt:i4>0</vt:i4>
      </vt:variant>
      <vt:variant>
        <vt:i4>5</vt:i4>
      </vt:variant>
      <vt:variant>
        <vt:lpwstr/>
      </vt:variant>
      <vt:variant>
        <vt:lpwstr>_Toc250734041</vt:lpwstr>
      </vt:variant>
      <vt:variant>
        <vt:i4>1376305</vt:i4>
      </vt:variant>
      <vt:variant>
        <vt:i4>335</vt:i4>
      </vt:variant>
      <vt:variant>
        <vt:i4>0</vt:i4>
      </vt:variant>
      <vt:variant>
        <vt:i4>5</vt:i4>
      </vt:variant>
      <vt:variant>
        <vt:lpwstr/>
      </vt:variant>
      <vt:variant>
        <vt:lpwstr>_Toc250734040</vt:lpwstr>
      </vt:variant>
      <vt:variant>
        <vt:i4>1179697</vt:i4>
      </vt:variant>
      <vt:variant>
        <vt:i4>329</vt:i4>
      </vt:variant>
      <vt:variant>
        <vt:i4>0</vt:i4>
      </vt:variant>
      <vt:variant>
        <vt:i4>5</vt:i4>
      </vt:variant>
      <vt:variant>
        <vt:lpwstr/>
      </vt:variant>
      <vt:variant>
        <vt:lpwstr>_Toc250734039</vt:lpwstr>
      </vt:variant>
      <vt:variant>
        <vt:i4>1179697</vt:i4>
      </vt:variant>
      <vt:variant>
        <vt:i4>323</vt:i4>
      </vt:variant>
      <vt:variant>
        <vt:i4>0</vt:i4>
      </vt:variant>
      <vt:variant>
        <vt:i4>5</vt:i4>
      </vt:variant>
      <vt:variant>
        <vt:lpwstr/>
      </vt:variant>
      <vt:variant>
        <vt:lpwstr>_Toc250734038</vt:lpwstr>
      </vt:variant>
      <vt:variant>
        <vt:i4>1179697</vt:i4>
      </vt:variant>
      <vt:variant>
        <vt:i4>317</vt:i4>
      </vt:variant>
      <vt:variant>
        <vt:i4>0</vt:i4>
      </vt:variant>
      <vt:variant>
        <vt:i4>5</vt:i4>
      </vt:variant>
      <vt:variant>
        <vt:lpwstr/>
      </vt:variant>
      <vt:variant>
        <vt:lpwstr>_Toc250734037</vt:lpwstr>
      </vt:variant>
      <vt:variant>
        <vt:i4>1179697</vt:i4>
      </vt:variant>
      <vt:variant>
        <vt:i4>311</vt:i4>
      </vt:variant>
      <vt:variant>
        <vt:i4>0</vt:i4>
      </vt:variant>
      <vt:variant>
        <vt:i4>5</vt:i4>
      </vt:variant>
      <vt:variant>
        <vt:lpwstr/>
      </vt:variant>
      <vt:variant>
        <vt:lpwstr>_Toc250734036</vt:lpwstr>
      </vt:variant>
      <vt:variant>
        <vt:i4>1179697</vt:i4>
      </vt:variant>
      <vt:variant>
        <vt:i4>305</vt:i4>
      </vt:variant>
      <vt:variant>
        <vt:i4>0</vt:i4>
      </vt:variant>
      <vt:variant>
        <vt:i4>5</vt:i4>
      </vt:variant>
      <vt:variant>
        <vt:lpwstr/>
      </vt:variant>
      <vt:variant>
        <vt:lpwstr>_Toc250734035</vt:lpwstr>
      </vt:variant>
      <vt:variant>
        <vt:i4>1179697</vt:i4>
      </vt:variant>
      <vt:variant>
        <vt:i4>299</vt:i4>
      </vt:variant>
      <vt:variant>
        <vt:i4>0</vt:i4>
      </vt:variant>
      <vt:variant>
        <vt:i4>5</vt:i4>
      </vt:variant>
      <vt:variant>
        <vt:lpwstr/>
      </vt:variant>
      <vt:variant>
        <vt:lpwstr>_Toc250734034</vt:lpwstr>
      </vt:variant>
      <vt:variant>
        <vt:i4>1179697</vt:i4>
      </vt:variant>
      <vt:variant>
        <vt:i4>293</vt:i4>
      </vt:variant>
      <vt:variant>
        <vt:i4>0</vt:i4>
      </vt:variant>
      <vt:variant>
        <vt:i4>5</vt:i4>
      </vt:variant>
      <vt:variant>
        <vt:lpwstr/>
      </vt:variant>
      <vt:variant>
        <vt:lpwstr>_Toc250734033</vt:lpwstr>
      </vt:variant>
      <vt:variant>
        <vt:i4>1179697</vt:i4>
      </vt:variant>
      <vt:variant>
        <vt:i4>287</vt:i4>
      </vt:variant>
      <vt:variant>
        <vt:i4>0</vt:i4>
      </vt:variant>
      <vt:variant>
        <vt:i4>5</vt:i4>
      </vt:variant>
      <vt:variant>
        <vt:lpwstr/>
      </vt:variant>
      <vt:variant>
        <vt:lpwstr>_Toc250734032</vt:lpwstr>
      </vt:variant>
      <vt:variant>
        <vt:i4>1179697</vt:i4>
      </vt:variant>
      <vt:variant>
        <vt:i4>281</vt:i4>
      </vt:variant>
      <vt:variant>
        <vt:i4>0</vt:i4>
      </vt:variant>
      <vt:variant>
        <vt:i4>5</vt:i4>
      </vt:variant>
      <vt:variant>
        <vt:lpwstr/>
      </vt:variant>
      <vt:variant>
        <vt:lpwstr>_Toc250734031</vt:lpwstr>
      </vt:variant>
      <vt:variant>
        <vt:i4>1179697</vt:i4>
      </vt:variant>
      <vt:variant>
        <vt:i4>275</vt:i4>
      </vt:variant>
      <vt:variant>
        <vt:i4>0</vt:i4>
      </vt:variant>
      <vt:variant>
        <vt:i4>5</vt:i4>
      </vt:variant>
      <vt:variant>
        <vt:lpwstr/>
      </vt:variant>
      <vt:variant>
        <vt:lpwstr>_Toc250734030</vt:lpwstr>
      </vt:variant>
      <vt:variant>
        <vt:i4>1245233</vt:i4>
      </vt:variant>
      <vt:variant>
        <vt:i4>269</vt:i4>
      </vt:variant>
      <vt:variant>
        <vt:i4>0</vt:i4>
      </vt:variant>
      <vt:variant>
        <vt:i4>5</vt:i4>
      </vt:variant>
      <vt:variant>
        <vt:lpwstr/>
      </vt:variant>
      <vt:variant>
        <vt:lpwstr>_Toc250734029</vt:lpwstr>
      </vt:variant>
      <vt:variant>
        <vt:i4>1245233</vt:i4>
      </vt:variant>
      <vt:variant>
        <vt:i4>263</vt:i4>
      </vt:variant>
      <vt:variant>
        <vt:i4>0</vt:i4>
      </vt:variant>
      <vt:variant>
        <vt:i4>5</vt:i4>
      </vt:variant>
      <vt:variant>
        <vt:lpwstr/>
      </vt:variant>
      <vt:variant>
        <vt:lpwstr>_Toc250734028</vt:lpwstr>
      </vt:variant>
      <vt:variant>
        <vt:i4>1245233</vt:i4>
      </vt:variant>
      <vt:variant>
        <vt:i4>257</vt:i4>
      </vt:variant>
      <vt:variant>
        <vt:i4>0</vt:i4>
      </vt:variant>
      <vt:variant>
        <vt:i4>5</vt:i4>
      </vt:variant>
      <vt:variant>
        <vt:lpwstr/>
      </vt:variant>
      <vt:variant>
        <vt:lpwstr>_Toc250734027</vt:lpwstr>
      </vt:variant>
      <vt:variant>
        <vt:i4>1245233</vt:i4>
      </vt:variant>
      <vt:variant>
        <vt:i4>251</vt:i4>
      </vt:variant>
      <vt:variant>
        <vt:i4>0</vt:i4>
      </vt:variant>
      <vt:variant>
        <vt:i4>5</vt:i4>
      </vt:variant>
      <vt:variant>
        <vt:lpwstr/>
      </vt:variant>
      <vt:variant>
        <vt:lpwstr>_Toc250734026</vt:lpwstr>
      </vt:variant>
      <vt:variant>
        <vt:i4>1245233</vt:i4>
      </vt:variant>
      <vt:variant>
        <vt:i4>245</vt:i4>
      </vt:variant>
      <vt:variant>
        <vt:i4>0</vt:i4>
      </vt:variant>
      <vt:variant>
        <vt:i4>5</vt:i4>
      </vt:variant>
      <vt:variant>
        <vt:lpwstr/>
      </vt:variant>
      <vt:variant>
        <vt:lpwstr>_Toc250734025</vt:lpwstr>
      </vt:variant>
      <vt:variant>
        <vt:i4>1245233</vt:i4>
      </vt:variant>
      <vt:variant>
        <vt:i4>239</vt:i4>
      </vt:variant>
      <vt:variant>
        <vt:i4>0</vt:i4>
      </vt:variant>
      <vt:variant>
        <vt:i4>5</vt:i4>
      </vt:variant>
      <vt:variant>
        <vt:lpwstr/>
      </vt:variant>
      <vt:variant>
        <vt:lpwstr>_Toc250734024</vt:lpwstr>
      </vt:variant>
      <vt:variant>
        <vt:i4>1245233</vt:i4>
      </vt:variant>
      <vt:variant>
        <vt:i4>233</vt:i4>
      </vt:variant>
      <vt:variant>
        <vt:i4>0</vt:i4>
      </vt:variant>
      <vt:variant>
        <vt:i4>5</vt:i4>
      </vt:variant>
      <vt:variant>
        <vt:lpwstr/>
      </vt:variant>
      <vt:variant>
        <vt:lpwstr>_Toc250734023</vt:lpwstr>
      </vt:variant>
      <vt:variant>
        <vt:i4>1245233</vt:i4>
      </vt:variant>
      <vt:variant>
        <vt:i4>227</vt:i4>
      </vt:variant>
      <vt:variant>
        <vt:i4>0</vt:i4>
      </vt:variant>
      <vt:variant>
        <vt:i4>5</vt:i4>
      </vt:variant>
      <vt:variant>
        <vt:lpwstr/>
      </vt:variant>
      <vt:variant>
        <vt:lpwstr>_Toc250734022</vt:lpwstr>
      </vt:variant>
      <vt:variant>
        <vt:i4>1245233</vt:i4>
      </vt:variant>
      <vt:variant>
        <vt:i4>221</vt:i4>
      </vt:variant>
      <vt:variant>
        <vt:i4>0</vt:i4>
      </vt:variant>
      <vt:variant>
        <vt:i4>5</vt:i4>
      </vt:variant>
      <vt:variant>
        <vt:lpwstr/>
      </vt:variant>
      <vt:variant>
        <vt:lpwstr>_Toc250734021</vt:lpwstr>
      </vt:variant>
      <vt:variant>
        <vt:i4>1245233</vt:i4>
      </vt:variant>
      <vt:variant>
        <vt:i4>215</vt:i4>
      </vt:variant>
      <vt:variant>
        <vt:i4>0</vt:i4>
      </vt:variant>
      <vt:variant>
        <vt:i4>5</vt:i4>
      </vt:variant>
      <vt:variant>
        <vt:lpwstr/>
      </vt:variant>
      <vt:variant>
        <vt:lpwstr>_Toc250734020</vt:lpwstr>
      </vt:variant>
      <vt:variant>
        <vt:i4>1048625</vt:i4>
      </vt:variant>
      <vt:variant>
        <vt:i4>209</vt:i4>
      </vt:variant>
      <vt:variant>
        <vt:i4>0</vt:i4>
      </vt:variant>
      <vt:variant>
        <vt:i4>5</vt:i4>
      </vt:variant>
      <vt:variant>
        <vt:lpwstr/>
      </vt:variant>
      <vt:variant>
        <vt:lpwstr>_Toc250734019</vt:lpwstr>
      </vt:variant>
      <vt:variant>
        <vt:i4>1048625</vt:i4>
      </vt:variant>
      <vt:variant>
        <vt:i4>203</vt:i4>
      </vt:variant>
      <vt:variant>
        <vt:i4>0</vt:i4>
      </vt:variant>
      <vt:variant>
        <vt:i4>5</vt:i4>
      </vt:variant>
      <vt:variant>
        <vt:lpwstr/>
      </vt:variant>
      <vt:variant>
        <vt:lpwstr>_Toc250734018</vt:lpwstr>
      </vt:variant>
      <vt:variant>
        <vt:i4>1048625</vt:i4>
      </vt:variant>
      <vt:variant>
        <vt:i4>197</vt:i4>
      </vt:variant>
      <vt:variant>
        <vt:i4>0</vt:i4>
      </vt:variant>
      <vt:variant>
        <vt:i4>5</vt:i4>
      </vt:variant>
      <vt:variant>
        <vt:lpwstr/>
      </vt:variant>
      <vt:variant>
        <vt:lpwstr>_Toc250734017</vt:lpwstr>
      </vt:variant>
      <vt:variant>
        <vt:i4>1048625</vt:i4>
      </vt:variant>
      <vt:variant>
        <vt:i4>191</vt:i4>
      </vt:variant>
      <vt:variant>
        <vt:i4>0</vt:i4>
      </vt:variant>
      <vt:variant>
        <vt:i4>5</vt:i4>
      </vt:variant>
      <vt:variant>
        <vt:lpwstr/>
      </vt:variant>
      <vt:variant>
        <vt:lpwstr>_Toc250734016</vt:lpwstr>
      </vt:variant>
      <vt:variant>
        <vt:i4>1048625</vt:i4>
      </vt:variant>
      <vt:variant>
        <vt:i4>185</vt:i4>
      </vt:variant>
      <vt:variant>
        <vt:i4>0</vt:i4>
      </vt:variant>
      <vt:variant>
        <vt:i4>5</vt:i4>
      </vt:variant>
      <vt:variant>
        <vt:lpwstr/>
      </vt:variant>
      <vt:variant>
        <vt:lpwstr>_Toc250734015</vt:lpwstr>
      </vt:variant>
      <vt:variant>
        <vt:i4>1048625</vt:i4>
      </vt:variant>
      <vt:variant>
        <vt:i4>179</vt:i4>
      </vt:variant>
      <vt:variant>
        <vt:i4>0</vt:i4>
      </vt:variant>
      <vt:variant>
        <vt:i4>5</vt:i4>
      </vt:variant>
      <vt:variant>
        <vt:lpwstr/>
      </vt:variant>
      <vt:variant>
        <vt:lpwstr>_Toc250734014</vt:lpwstr>
      </vt:variant>
      <vt:variant>
        <vt:i4>1048625</vt:i4>
      </vt:variant>
      <vt:variant>
        <vt:i4>173</vt:i4>
      </vt:variant>
      <vt:variant>
        <vt:i4>0</vt:i4>
      </vt:variant>
      <vt:variant>
        <vt:i4>5</vt:i4>
      </vt:variant>
      <vt:variant>
        <vt:lpwstr/>
      </vt:variant>
      <vt:variant>
        <vt:lpwstr>_Toc250734013</vt:lpwstr>
      </vt:variant>
      <vt:variant>
        <vt:i4>1048625</vt:i4>
      </vt:variant>
      <vt:variant>
        <vt:i4>167</vt:i4>
      </vt:variant>
      <vt:variant>
        <vt:i4>0</vt:i4>
      </vt:variant>
      <vt:variant>
        <vt:i4>5</vt:i4>
      </vt:variant>
      <vt:variant>
        <vt:lpwstr/>
      </vt:variant>
      <vt:variant>
        <vt:lpwstr>_Toc250734012</vt:lpwstr>
      </vt:variant>
      <vt:variant>
        <vt:i4>1048625</vt:i4>
      </vt:variant>
      <vt:variant>
        <vt:i4>161</vt:i4>
      </vt:variant>
      <vt:variant>
        <vt:i4>0</vt:i4>
      </vt:variant>
      <vt:variant>
        <vt:i4>5</vt:i4>
      </vt:variant>
      <vt:variant>
        <vt:lpwstr/>
      </vt:variant>
      <vt:variant>
        <vt:lpwstr>_Toc250734011</vt:lpwstr>
      </vt:variant>
      <vt:variant>
        <vt:i4>1048625</vt:i4>
      </vt:variant>
      <vt:variant>
        <vt:i4>155</vt:i4>
      </vt:variant>
      <vt:variant>
        <vt:i4>0</vt:i4>
      </vt:variant>
      <vt:variant>
        <vt:i4>5</vt:i4>
      </vt:variant>
      <vt:variant>
        <vt:lpwstr/>
      </vt:variant>
      <vt:variant>
        <vt:lpwstr>_Toc250734010</vt:lpwstr>
      </vt:variant>
      <vt:variant>
        <vt:i4>1114161</vt:i4>
      </vt:variant>
      <vt:variant>
        <vt:i4>149</vt:i4>
      </vt:variant>
      <vt:variant>
        <vt:i4>0</vt:i4>
      </vt:variant>
      <vt:variant>
        <vt:i4>5</vt:i4>
      </vt:variant>
      <vt:variant>
        <vt:lpwstr/>
      </vt:variant>
      <vt:variant>
        <vt:lpwstr>_Toc250734009</vt:lpwstr>
      </vt:variant>
      <vt:variant>
        <vt:i4>1114161</vt:i4>
      </vt:variant>
      <vt:variant>
        <vt:i4>143</vt:i4>
      </vt:variant>
      <vt:variant>
        <vt:i4>0</vt:i4>
      </vt:variant>
      <vt:variant>
        <vt:i4>5</vt:i4>
      </vt:variant>
      <vt:variant>
        <vt:lpwstr/>
      </vt:variant>
      <vt:variant>
        <vt:lpwstr>_Toc250734008</vt:lpwstr>
      </vt:variant>
      <vt:variant>
        <vt:i4>1114161</vt:i4>
      </vt:variant>
      <vt:variant>
        <vt:i4>137</vt:i4>
      </vt:variant>
      <vt:variant>
        <vt:i4>0</vt:i4>
      </vt:variant>
      <vt:variant>
        <vt:i4>5</vt:i4>
      </vt:variant>
      <vt:variant>
        <vt:lpwstr/>
      </vt:variant>
      <vt:variant>
        <vt:lpwstr>_Toc250734007</vt:lpwstr>
      </vt:variant>
      <vt:variant>
        <vt:i4>1114161</vt:i4>
      </vt:variant>
      <vt:variant>
        <vt:i4>131</vt:i4>
      </vt:variant>
      <vt:variant>
        <vt:i4>0</vt:i4>
      </vt:variant>
      <vt:variant>
        <vt:i4>5</vt:i4>
      </vt:variant>
      <vt:variant>
        <vt:lpwstr/>
      </vt:variant>
      <vt:variant>
        <vt:lpwstr>_Toc250734006</vt:lpwstr>
      </vt:variant>
      <vt:variant>
        <vt:i4>1114161</vt:i4>
      </vt:variant>
      <vt:variant>
        <vt:i4>125</vt:i4>
      </vt:variant>
      <vt:variant>
        <vt:i4>0</vt:i4>
      </vt:variant>
      <vt:variant>
        <vt:i4>5</vt:i4>
      </vt:variant>
      <vt:variant>
        <vt:lpwstr/>
      </vt:variant>
      <vt:variant>
        <vt:lpwstr>_Toc250734005</vt:lpwstr>
      </vt:variant>
      <vt:variant>
        <vt:i4>1114161</vt:i4>
      </vt:variant>
      <vt:variant>
        <vt:i4>119</vt:i4>
      </vt:variant>
      <vt:variant>
        <vt:i4>0</vt:i4>
      </vt:variant>
      <vt:variant>
        <vt:i4>5</vt:i4>
      </vt:variant>
      <vt:variant>
        <vt:lpwstr/>
      </vt:variant>
      <vt:variant>
        <vt:lpwstr>_Toc250734004</vt:lpwstr>
      </vt:variant>
      <vt:variant>
        <vt:i4>1114161</vt:i4>
      </vt:variant>
      <vt:variant>
        <vt:i4>113</vt:i4>
      </vt:variant>
      <vt:variant>
        <vt:i4>0</vt:i4>
      </vt:variant>
      <vt:variant>
        <vt:i4>5</vt:i4>
      </vt:variant>
      <vt:variant>
        <vt:lpwstr/>
      </vt:variant>
      <vt:variant>
        <vt:lpwstr>_Toc250734003</vt:lpwstr>
      </vt:variant>
      <vt:variant>
        <vt:i4>1114161</vt:i4>
      </vt:variant>
      <vt:variant>
        <vt:i4>107</vt:i4>
      </vt:variant>
      <vt:variant>
        <vt:i4>0</vt:i4>
      </vt:variant>
      <vt:variant>
        <vt:i4>5</vt:i4>
      </vt:variant>
      <vt:variant>
        <vt:lpwstr/>
      </vt:variant>
      <vt:variant>
        <vt:lpwstr>_Toc250734002</vt:lpwstr>
      </vt:variant>
      <vt:variant>
        <vt:i4>1114161</vt:i4>
      </vt:variant>
      <vt:variant>
        <vt:i4>101</vt:i4>
      </vt:variant>
      <vt:variant>
        <vt:i4>0</vt:i4>
      </vt:variant>
      <vt:variant>
        <vt:i4>5</vt:i4>
      </vt:variant>
      <vt:variant>
        <vt:lpwstr/>
      </vt:variant>
      <vt:variant>
        <vt:lpwstr>_Toc250734001</vt:lpwstr>
      </vt:variant>
      <vt:variant>
        <vt:i4>1114161</vt:i4>
      </vt:variant>
      <vt:variant>
        <vt:i4>95</vt:i4>
      </vt:variant>
      <vt:variant>
        <vt:i4>0</vt:i4>
      </vt:variant>
      <vt:variant>
        <vt:i4>5</vt:i4>
      </vt:variant>
      <vt:variant>
        <vt:lpwstr/>
      </vt:variant>
      <vt:variant>
        <vt:lpwstr>_Toc250734000</vt:lpwstr>
      </vt:variant>
      <vt:variant>
        <vt:i4>2031672</vt:i4>
      </vt:variant>
      <vt:variant>
        <vt:i4>89</vt:i4>
      </vt:variant>
      <vt:variant>
        <vt:i4>0</vt:i4>
      </vt:variant>
      <vt:variant>
        <vt:i4>5</vt:i4>
      </vt:variant>
      <vt:variant>
        <vt:lpwstr/>
      </vt:variant>
      <vt:variant>
        <vt:lpwstr>_Toc250733999</vt:lpwstr>
      </vt:variant>
      <vt:variant>
        <vt:i4>2031672</vt:i4>
      </vt:variant>
      <vt:variant>
        <vt:i4>83</vt:i4>
      </vt:variant>
      <vt:variant>
        <vt:i4>0</vt:i4>
      </vt:variant>
      <vt:variant>
        <vt:i4>5</vt:i4>
      </vt:variant>
      <vt:variant>
        <vt:lpwstr/>
      </vt:variant>
      <vt:variant>
        <vt:lpwstr>_Toc250733998</vt:lpwstr>
      </vt:variant>
      <vt:variant>
        <vt:i4>2031672</vt:i4>
      </vt:variant>
      <vt:variant>
        <vt:i4>77</vt:i4>
      </vt:variant>
      <vt:variant>
        <vt:i4>0</vt:i4>
      </vt:variant>
      <vt:variant>
        <vt:i4>5</vt:i4>
      </vt:variant>
      <vt:variant>
        <vt:lpwstr/>
      </vt:variant>
      <vt:variant>
        <vt:lpwstr>_Toc250733997</vt:lpwstr>
      </vt:variant>
      <vt:variant>
        <vt:i4>2031672</vt:i4>
      </vt:variant>
      <vt:variant>
        <vt:i4>71</vt:i4>
      </vt:variant>
      <vt:variant>
        <vt:i4>0</vt:i4>
      </vt:variant>
      <vt:variant>
        <vt:i4>5</vt:i4>
      </vt:variant>
      <vt:variant>
        <vt:lpwstr/>
      </vt:variant>
      <vt:variant>
        <vt:lpwstr>_Toc250733996</vt:lpwstr>
      </vt:variant>
      <vt:variant>
        <vt:i4>2031672</vt:i4>
      </vt:variant>
      <vt:variant>
        <vt:i4>65</vt:i4>
      </vt:variant>
      <vt:variant>
        <vt:i4>0</vt:i4>
      </vt:variant>
      <vt:variant>
        <vt:i4>5</vt:i4>
      </vt:variant>
      <vt:variant>
        <vt:lpwstr/>
      </vt:variant>
      <vt:variant>
        <vt:lpwstr>_Toc250733995</vt:lpwstr>
      </vt:variant>
      <vt:variant>
        <vt:i4>2031672</vt:i4>
      </vt:variant>
      <vt:variant>
        <vt:i4>59</vt:i4>
      </vt:variant>
      <vt:variant>
        <vt:i4>0</vt:i4>
      </vt:variant>
      <vt:variant>
        <vt:i4>5</vt:i4>
      </vt:variant>
      <vt:variant>
        <vt:lpwstr/>
      </vt:variant>
      <vt:variant>
        <vt:lpwstr>_Toc250733994</vt:lpwstr>
      </vt:variant>
      <vt:variant>
        <vt:i4>2031672</vt:i4>
      </vt:variant>
      <vt:variant>
        <vt:i4>53</vt:i4>
      </vt:variant>
      <vt:variant>
        <vt:i4>0</vt:i4>
      </vt:variant>
      <vt:variant>
        <vt:i4>5</vt:i4>
      </vt:variant>
      <vt:variant>
        <vt:lpwstr/>
      </vt:variant>
      <vt:variant>
        <vt:lpwstr>_Toc250733993</vt:lpwstr>
      </vt:variant>
      <vt:variant>
        <vt:i4>2031672</vt:i4>
      </vt:variant>
      <vt:variant>
        <vt:i4>47</vt:i4>
      </vt:variant>
      <vt:variant>
        <vt:i4>0</vt:i4>
      </vt:variant>
      <vt:variant>
        <vt:i4>5</vt:i4>
      </vt:variant>
      <vt:variant>
        <vt:lpwstr/>
      </vt:variant>
      <vt:variant>
        <vt:lpwstr>_Toc250733992</vt:lpwstr>
      </vt:variant>
      <vt:variant>
        <vt:i4>2031672</vt:i4>
      </vt:variant>
      <vt:variant>
        <vt:i4>41</vt:i4>
      </vt:variant>
      <vt:variant>
        <vt:i4>0</vt:i4>
      </vt:variant>
      <vt:variant>
        <vt:i4>5</vt:i4>
      </vt:variant>
      <vt:variant>
        <vt:lpwstr/>
      </vt:variant>
      <vt:variant>
        <vt:lpwstr>_Toc250733991</vt:lpwstr>
      </vt:variant>
      <vt:variant>
        <vt:i4>2031672</vt:i4>
      </vt:variant>
      <vt:variant>
        <vt:i4>35</vt:i4>
      </vt:variant>
      <vt:variant>
        <vt:i4>0</vt:i4>
      </vt:variant>
      <vt:variant>
        <vt:i4>5</vt:i4>
      </vt:variant>
      <vt:variant>
        <vt:lpwstr/>
      </vt:variant>
      <vt:variant>
        <vt:lpwstr>_Toc250733990</vt:lpwstr>
      </vt:variant>
      <vt:variant>
        <vt:i4>1966136</vt:i4>
      </vt:variant>
      <vt:variant>
        <vt:i4>29</vt:i4>
      </vt:variant>
      <vt:variant>
        <vt:i4>0</vt:i4>
      </vt:variant>
      <vt:variant>
        <vt:i4>5</vt:i4>
      </vt:variant>
      <vt:variant>
        <vt:lpwstr/>
      </vt:variant>
      <vt:variant>
        <vt:lpwstr>_Toc250733989</vt:lpwstr>
      </vt:variant>
      <vt:variant>
        <vt:i4>1966136</vt:i4>
      </vt:variant>
      <vt:variant>
        <vt:i4>23</vt:i4>
      </vt:variant>
      <vt:variant>
        <vt:i4>0</vt:i4>
      </vt:variant>
      <vt:variant>
        <vt:i4>5</vt:i4>
      </vt:variant>
      <vt:variant>
        <vt:lpwstr/>
      </vt:variant>
      <vt:variant>
        <vt:lpwstr>_Toc250733988</vt:lpwstr>
      </vt:variant>
      <vt:variant>
        <vt:i4>1966136</vt:i4>
      </vt:variant>
      <vt:variant>
        <vt:i4>17</vt:i4>
      </vt:variant>
      <vt:variant>
        <vt:i4>0</vt:i4>
      </vt:variant>
      <vt:variant>
        <vt:i4>5</vt:i4>
      </vt:variant>
      <vt:variant>
        <vt:lpwstr/>
      </vt:variant>
      <vt:variant>
        <vt:lpwstr>_Toc250733987</vt:lpwstr>
      </vt:variant>
      <vt:variant>
        <vt:i4>1966136</vt:i4>
      </vt:variant>
      <vt:variant>
        <vt:i4>11</vt:i4>
      </vt:variant>
      <vt:variant>
        <vt:i4>0</vt:i4>
      </vt:variant>
      <vt:variant>
        <vt:i4>5</vt:i4>
      </vt:variant>
      <vt:variant>
        <vt:lpwstr/>
      </vt:variant>
      <vt:variant>
        <vt:lpwstr>_Toc250733986</vt:lpwstr>
      </vt:variant>
      <vt:variant>
        <vt:i4>5505050</vt:i4>
      </vt:variant>
      <vt:variant>
        <vt:i4>3</vt:i4>
      </vt:variant>
      <vt:variant>
        <vt:i4>0</vt:i4>
      </vt:variant>
      <vt:variant>
        <vt:i4>5</vt:i4>
      </vt:variant>
      <vt:variant>
        <vt:lpwstr>http://www.intel.com/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PIV Automation External Architecture Guide</dc:title>
  <dc:subject/>
  <dc:creator>Batista, Carlos</dc:creator>
  <cp:keywords>CTPClassification=CTP_NT</cp:keywords>
  <dc:description/>
  <cp:lastModifiedBy>Zhao, Chengming</cp:lastModifiedBy>
  <cp:revision>117</cp:revision>
  <cp:lastPrinted>2010-08-18T17:58:00Z</cp:lastPrinted>
  <dcterms:created xsi:type="dcterms:W3CDTF">2019-08-09T03:28:00Z</dcterms:created>
  <dcterms:modified xsi:type="dcterms:W3CDTF">2020-05-08T03:01:00Z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A53591</vt:lpwstr>
  </property>
  <property fmtid="{D5CDD505-2E9C-101B-9397-08002B2CF9AE}" pid="3" name="TitusGUID">
    <vt:lpwstr>5da0801d-c60c-472a-b960-6ada0c0984e3</vt:lpwstr>
  </property>
  <property fmtid="{D5CDD505-2E9C-101B-9397-08002B2CF9AE}" pid="4" name="CTP_TimeStamp">
    <vt:lpwstr>2020-05-08 03:01:11Z</vt:lpwstr>
  </property>
  <property fmtid="{D5CDD505-2E9C-101B-9397-08002B2CF9AE}" pid="5" name="CTP_BU">
    <vt:lpwstr>NA</vt:lpwstr>
  </property>
  <property fmtid="{D5CDD505-2E9C-101B-9397-08002B2CF9AE}" pid="6" name="CTP_IDSID">
    <vt:lpwstr>NA</vt:lpwstr>
  </property>
  <property fmtid="{D5CDD505-2E9C-101B-9397-08002B2CF9AE}" pid="7" name="CTP_WWID">
    <vt:lpwstr>NA</vt:lpwstr>
  </property>
  <property fmtid="{D5CDD505-2E9C-101B-9397-08002B2CF9AE}" pid="8" name="ContentTypeId">
    <vt:lpwstr>0x010100D6BDBC4928C13046A4B54DE9D1400716</vt:lpwstr>
  </property>
  <property fmtid="{D5CDD505-2E9C-101B-9397-08002B2CF9AE}" pid="9" name="CTPClassification">
    <vt:lpwstr>CTP_NT</vt:lpwstr>
  </property>
</Properties>
</file>